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1649" w:rsidRPr="00F41649" w:rsidRDefault="00F41649" w:rsidP="00F416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41649">
        <w:rPr>
          <w:rFonts w:ascii="Times New Roman" w:eastAsia="Times New Roman" w:hAnsi="Times New Roman" w:cs="Times New Roman"/>
          <w:b/>
          <w:bCs/>
          <w:kern w:val="36"/>
          <w:sz w:val="48"/>
          <w:szCs w:val="48"/>
        </w:rPr>
        <w:t>Terms and conditions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Effective from: December 5, 2017.</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To download and print this document please click </w:t>
      </w:r>
      <w:hyperlink r:id="rId6" w:history="1">
        <w:r w:rsidRPr="00F41649">
          <w:rPr>
            <w:rFonts w:ascii="Times New Roman" w:eastAsia="Times New Roman" w:hAnsi="Times New Roman" w:cs="Times New Roman"/>
            <w:color w:val="0000FF"/>
            <w:sz w:val="24"/>
            <w:szCs w:val="24"/>
            <w:u w:val="single"/>
          </w:rPr>
          <w:t>here</w:t>
        </w:r>
      </w:hyperlink>
      <w:r w:rsidRPr="00F41649">
        <w:rPr>
          <w:rFonts w:ascii="Times New Roman" w:eastAsia="Times New Roman" w:hAnsi="Times New Roman" w:cs="Times New Roman"/>
          <w:sz w:val="24"/>
          <w:szCs w:val="24"/>
        </w:rPr>
        <w:t>.</w:t>
      </w:r>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7" w:anchor="definitions" w:history="1">
        <w:r w:rsidR="00F41649" w:rsidRPr="00F41649">
          <w:rPr>
            <w:rFonts w:ascii="Times New Roman" w:eastAsia="Times New Roman" w:hAnsi="Times New Roman" w:cs="Times New Roman"/>
            <w:color w:val="0000FF"/>
            <w:sz w:val="24"/>
            <w:szCs w:val="24"/>
            <w:u w:val="single"/>
          </w:rPr>
          <w:t>1. Definitions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8" w:anchor="descriptionofservice" w:history="1">
        <w:r w:rsidR="00F41649" w:rsidRPr="00F41649">
          <w:rPr>
            <w:rFonts w:ascii="Times New Roman" w:eastAsia="Times New Roman" w:hAnsi="Times New Roman" w:cs="Times New Roman"/>
            <w:color w:val="0000FF"/>
            <w:sz w:val="24"/>
            <w:szCs w:val="24"/>
            <w:u w:val="single"/>
          </w:rPr>
          <w:t>2. Description of the Services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9" w:anchor="pricingandinvoicing" w:history="1">
        <w:r w:rsidR="00F41649" w:rsidRPr="00F41649">
          <w:rPr>
            <w:rFonts w:ascii="Times New Roman" w:eastAsia="Times New Roman" w:hAnsi="Times New Roman" w:cs="Times New Roman"/>
            <w:color w:val="0000FF"/>
            <w:sz w:val="24"/>
            <w:szCs w:val="24"/>
            <w:u w:val="single"/>
          </w:rPr>
          <w:t>3. Pricing and Invoicing</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0" w:anchor="integration" w:history="1">
        <w:r w:rsidR="00F41649" w:rsidRPr="00F41649">
          <w:rPr>
            <w:rFonts w:ascii="Times New Roman" w:eastAsia="Times New Roman" w:hAnsi="Times New Roman" w:cs="Times New Roman"/>
            <w:color w:val="0000FF"/>
            <w:sz w:val="24"/>
            <w:szCs w:val="24"/>
            <w:u w:val="single"/>
          </w:rPr>
          <w:t>4. Integration</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1" w:anchor="customersupport" w:history="1">
        <w:r w:rsidR="00F41649" w:rsidRPr="00F41649">
          <w:rPr>
            <w:rFonts w:ascii="Times New Roman" w:eastAsia="Times New Roman" w:hAnsi="Times New Roman" w:cs="Times New Roman"/>
            <w:color w:val="0000FF"/>
            <w:sz w:val="24"/>
            <w:szCs w:val="24"/>
            <w:u w:val="single"/>
          </w:rPr>
          <w:t>5. Customer Support</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2" w:anchor="servicelevel" w:history="1">
        <w:r w:rsidR="00F41649" w:rsidRPr="00F41649">
          <w:rPr>
            <w:rFonts w:ascii="Times New Roman" w:eastAsia="Times New Roman" w:hAnsi="Times New Roman" w:cs="Times New Roman"/>
            <w:color w:val="0000FF"/>
            <w:sz w:val="24"/>
            <w:szCs w:val="24"/>
            <w:u w:val="single"/>
          </w:rPr>
          <w:t>6. Service Level Agreement</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3" w:anchor="chargebacksandrefunds" w:history="1">
        <w:r w:rsidR="00F41649" w:rsidRPr="00F41649">
          <w:rPr>
            <w:rFonts w:ascii="Times New Roman" w:eastAsia="Times New Roman" w:hAnsi="Times New Roman" w:cs="Times New Roman"/>
            <w:color w:val="0000FF"/>
            <w:sz w:val="24"/>
            <w:szCs w:val="24"/>
            <w:u w:val="single"/>
          </w:rPr>
          <w:t>7. Chargebacks and Refunds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4" w:anchor="propertyrights" w:history="1">
        <w:r w:rsidR="00F41649" w:rsidRPr="00F41649">
          <w:rPr>
            <w:rFonts w:ascii="Times New Roman" w:eastAsia="Times New Roman" w:hAnsi="Times New Roman" w:cs="Times New Roman"/>
            <w:color w:val="0000FF"/>
            <w:sz w:val="24"/>
            <w:szCs w:val="24"/>
            <w:u w:val="single"/>
          </w:rPr>
          <w:t>8. Property Rights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5" w:anchor="confidentiality" w:history="1">
        <w:r w:rsidR="00F41649" w:rsidRPr="00F41649">
          <w:rPr>
            <w:rFonts w:ascii="Times New Roman" w:eastAsia="Times New Roman" w:hAnsi="Times New Roman" w:cs="Times New Roman"/>
            <w:color w:val="0000FF"/>
            <w:sz w:val="24"/>
            <w:szCs w:val="24"/>
            <w:u w:val="single"/>
          </w:rPr>
          <w:t>9. Confidentiality, Privacy and Compliance</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6" w:anchor="duration" w:history="1">
        <w:r w:rsidR="00F41649" w:rsidRPr="00F41649">
          <w:rPr>
            <w:rFonts w:ascii="Times New Roman" w:eastAsia="Times New Roman" w:hAnsi="Times New Roman" w:cs="Times New Roman"/>
            <w:color w:val="0000FF"/>
            <w:sz w:val="24"/>
            <w:szCs w:val="24"/>
            <w:u w:val="single"/>
          </w:rPr>
          <w:t>10. Duration and Cancellation</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7" w:anchor="liability" w:history="1">
        <w:r w:rsidR="00F41649" w:rsidRPr="00F41649">
          <w:rPr>
            <w:rFonts w:ascii="Times New Roman" w:eastAsia="Times New Roman" w:hAnsi="Times New Roman" w:cs="Times New Roman"/>
            <w:color w:val="0000FF"/>
            <w:sz w:val="24"/>
            <w:szCs w:val="24"/>
            <w:u w:val="single"/>
          </w:rPr>
          <w:t>11. Liability</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8" w:anchor="indemnification" w:history="1">
        <w:r w:rsidR="00F41649" w:rsidRPr="00F41649">
          <w:rPr>
            <w:rFonts w:ascii="Times New Roman" w:eastAsia="Times New Roman" w:hAnsi="Times New Roman" w:cs="Times New Roman"/>
            <w:color w:val="0000FF"/>
            <w:sz w:val="24"/>
            <w:szCs w:val="24"/>
            <w:u w:val="single"/>
          </w:rPr>
          <w:t>12. Indemnification and Fines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19" w:anchor="generalprovisions" w:history="1">
        <w:r w:rsidR="00F41649" w:rsidRPr="00F41649">
          <w:rPr>
            <w:rFonts w:ascii="Times New Roman" w:eastAsia="Times New Roman" w:hAnsi="Times New Roman" w:cs="Times New Roman"/>
            <w:color w:val="0000FF"/>
            <w:sz w:val="24"/>
            <w:szCs w:val="24"/>
            <w:u w:val="single"/>
          </w:rPr>
          <w:t>13. General Provisions</w:t>
        </w:r>
      </w:hyperlink>
    </w:p>
    <w:p w:rsidR="00F41649" w:rsidRPr="00F41649" w:rsidRDefault="00E549F8" w:rsidP="00F41649">
      <w:pPr>
        <w:spacing w:before="100" w:beforeAutospacing="1" w:after="100" w:afterAutospacing="1" w:line="240" w:lineRule="auto"/>
        <w:rPr>
          <w:rFonts w:ascii="Times New Roman" w:eastAsia="Times New Roman" w:hAnsi="Times New Roman" w:cs="Times New Roman"/>
          <w:sz w:val="24"/>
          <w:szCs w:val="24"/>
        </w:rPr>
      </w:pPr>
      <w:hyperlink r:id="rId20" w:anchor="settlement" w:history="1">
        <w:r w:rsidR="00F41649" w:rsidRPr="00F41649">
          <w:rPr>
            <w:rFonts w:ascii="Times New Roman" w:eastAsia="Times New Roman" w:hAnsi="Times New Roman" w:cs="Times New Roman"/>
            <w:color w:val="0000FF"/>
            <w:sz w:val="24"/>
            <w:szCs w:val="24"/>
            <w:u w:val="single"/>
          </w:rPr>
          <w:t>14. Settlement of Disputes</w:t>
        </w:r>
      </w:hyperlink>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1. Definitions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In the Merchant Agreement, and in the Terms &amp; Conditions, the following definitions shall apply:</w:t>
      </w: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2060"/>
        <w:gridCol w:w="7025"/>
      </w:tblGrid>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3D Secure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"Three-Domain Secure" protocol developed by Visa International Inc. (Visa) branded as "Verified by Visa" and "MasterCard Secure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Code" developed by MasterCard International Inc. (MasterCard), including successive versions thereof and any amendments thereto.</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Account Holder</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Any person who is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to use a Payment Method issued to him.</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Acquirer</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 financial institution that is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by a Scheme Owner to enable the use of a Payment Method by accepting Transactions from merchants on behalf of the Scheme Owners, routing these to the Scheme Owners or Issuing Banks and collecting and settling the resulting funds to the Merchant.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Acquiring via </w:t>
            </w:r>
            <w:proofErr w:type="spellStart"/>
            <w:r w:rsidRPr="00F41649">
              <w:rPr>
                <w:rFonts w:ascii="Times New Roman" w:eastAsia="Times New Roman" w:hAnsi="Times New Roman" w:cs="Times New Roman"/>
                <w:sz w:val="24"/>
                <w:szCs w:val="24"/>
              </w:rPr>
              <w:t>Adyen</w:t>
            </w:r>
            <w:proofErr w:type="spellEnd"/>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Use of a Payment Method via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where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acts as the Acquirer 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contracts with the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relevant third party Acquirer on behalf of the Merchant to enable the use by Merchant of such Payment</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Method.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N.V., a company registered with the Dutch Chamber of Commerce under number 34259528and having its seat at Simon </w:t>
            </w:r>
            <w:proofErr w:type="spellStart"/>
            <w:r w:rsidRPr="00F41649">
              <w:rPr>
                <w:rFonts w:ascii="Times New Roman" w:eastAsia="Times New Roman" w:hAnsi="Times New Roman" w:cs="Times New Roman"/>
                <w:sz w:val="24"/>
                <w:szCs w:val="24"/>
              </w:rPr>
              <w:t>Carmiggeltstraat</w:t>
            </w:r>
            <w:proofErr w:type="spellEnd"/>
            <w:r w:rsidRPr="00F41649">
              <w:rPr>
                <w:rFonts w:ascii="Times New Roman" w:eastAsia="Times New Roman" w:hAnsi="Times New Roman" w:cs="Times New Roman"/>
                <w:sz w:val="24"/>
                <w:szCs w:val="24"/>
              </w:rPr>
              <w:t xml:space="preserve"> 6-50, 1011 DJ in Amsterdam, the Netherlands.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API</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Application Programming Interface consisting of a direct secured internet connection between the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Merchant's site and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environment via which Payment Details are sent.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Authorisation</w:t>
            </w:r>
            <w:proofErr w:type="spellEnd"/>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process whereby an Account Holder (or Merchant on Account Holder's behalf) requests</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permission for a Payment Method to be used for a particular purchase of Merchant's Service or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Product.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shall have the corresponding meaning.</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Bank Account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bank account held by an Eligible Merchant with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which funds owed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Eligible Merchant (credit) or by the Eligible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(debit) are administered and on which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Settle the funds for Transactions validly processed for the Merchant.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Business Day</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day other than a Saturday or Sunday on which banks are open for business in The Netherlands.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Capture Period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period in which an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Transaction can be Captured. The Capture Period varies per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Payment Method.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Capturing</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confirmation by (or on behalf of) the Merchant to the Acquirer that a Transaction for which</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Merchant received an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is to be executed and the Account of the Account Holder is to be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actually charged for the Transaction. "Captured" shall have the corresponding meaning.</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Card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form of Credit Card or Debit Card, which may be used by a Cardholder to carry out a Transaction</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on a Cardholder's account.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Card Association / Card scheme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Visa, MasterCard, Discover or comparable bodies which provide Cards.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Card Verification Method / CVM Code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3- or 4-digit numeric code that is printed on a Card. This code is known as: for Visa: CVV2; for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MasterCard: CVC2; for American Express and Discover: CID. Collectively referred to as CVM Code.</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Cardholder</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person who is issued a Card and possesses and uses a Card and, where required on the Card,</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whose signature appears on the Card as an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user.</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Chargeback</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 Transaction which is successfully charged back </w:t>
            </w:r>
            <w:r w:rsidRPr="00EC0EA6">
              <w:rPr>
                <w:rFonts w:ascii="Times New Roman" w:eastAsia="Times New Roman" w:hAnsi="Times New Roman" w:cs="Times New Roman"/>
                <w:sz w:val="24"/>
                <w:szCs w:val="24"/>
                <w:highlight w:val="yellow"/>
              </w:rPr>
              <w:t>on request of the Account Holder or the Issuer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pursuant to the relevant Scheme Rules resulting in a cancellation of a Transaction in respect of which a</w:t>
            </w:r>
            <w:r w:rsidR="004600A8">
              <w:rPr>
                <w:rFonts w:ascii="Times New Roman" w:eastAsia="Times New Roman" w:hAnsi="Times New Roman" w:cs="Times New Roman"/>
                <w:sz w:val="24"/>
                <w:szCs w:val="24"/>
              </w:rPr>
              <w:t xml:space="preserve"> </w:t>
            </w:r>
            <w:r w:rsidRPr="00530927">
              <w:rPr>
                <w:rFonts w:ascii="Times New Roman" w:eastAsia="Times New Roman" w:hAnsi="Times New Roman" w:cs="Times New Roman"/>
                <w:sz w:val="24"/>
                <w:szCs w:val="24"/>
                <w:highlight w:val="yellow"/>
              </w:rPr>
              <w:t>Merchant has been paid</w:t>
            </w:r>
            <w:r w:rsidRPr="00F41649">
              <w:rPr>
                <w:rFonts w:ascii="Times New Roman" w:eastAsia="Times New Roman" w:hAnsi="Times New Roman" w:cs="Times New Roman"/>
                <w:sz w:val="24"/>
                <w:szCs w:val="24"/>
              </w:rPr>
              <w:t xml:space="preserve"> or was due to be paid. If a Chargeback occurs for a Transaction in respect of</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which Merchant already received Settlement of the related funds, this results in the unconditional</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obligation for the Merchant to immediately return the Settled funds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enable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return such funds to the Scheme Owner or Acquirer.</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Chargeback Fee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fee charged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Merchant in respect of a Chargeback.</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CNP or Card Not Present Transaction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Transaction by a Cardholder where the Cardholder is not physically present at the point of sale at the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time of the Transaction. CNP shall comprise MO/TO and E-Commerce Transactions.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Credit Card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form of credit card, which permits or enables Transactions on a Cardholder's account.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Customer Area</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secured interface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website where Merchants can review and operate on their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Transactions, profile and settings and find usage instructions, information regarding the Services and</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the Payment Methods.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Debit Card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form of debit card, which permits or enables Transactions on a Cardholder's account.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Delivery Date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date on which the complete Merchant Product and/or Merchant Service is delivered to the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Account Holder who paid for the corresponding Transaction.</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Deposit Level</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minimum level of Deposit(s) set for the Merchant from time to time pursuant to these Terms and</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Conditions.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Deposit(s)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 sum of money held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withheld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from funds to be Settled to the Merchant and/or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separately deposited with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by the Merchant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request as security for Chargebacks,</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Fines and fees due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E-Commerce Transaction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Transaction by an Account Holder where said Account Holder is not physically present at the point of</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sale at the time of the Transaction, and the Payment Details are presented to the Merchant 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by</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the Account Holder by means of secure Internet communications.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Eligible Merchant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 Merchant which is deemed eligible to hold a Bank Account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its discretion) and, as such, is provided a Bank Account.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Fine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fine, uplifted service fee or other additional payment as imposed by the Scheme Owners and/or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Acquirers to the Merchant and/or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a result of situations such as, but not limited to, </w:t>
            </w:r>
            <w:commentRangeStart w:id="0"/>
            <w:r w:rsidRPr="00F41649">
              <w:rPr>
                <w:rFonts w:ascii="Times New Roman" w:eastAsia="Times New Roman" w:hAnsi="Times New Roman" w:cs="Times New Roman"/>
                <w:sz w:val="24"/>
                <w:szCs w:val="24"/>
              </w:rPr>
              <w:t>breach of</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Scheme Rules </w:t>
            </w:r>
            <w:commentRangeEnd w:id="0"/>
            <w:r w:rsidR="00B50AFE">
              <w:rPr>
                <w:rStyle w:val="CommentReference"/>
              </w:rPr>
              <w:commentReference w:id="0"/>
            </w:r>
            <w:r w:rsidRPr="00F41649">
              <w:rPr>
                <w:rFonts w:ascii="Times New Roman" w:eastAsia="Times New Roman" w:hAnsi="Times New Roman" w:cs="Times New Roman"/>
                <w:sz w:val="24"/>
                <w:szCs w:val="24"/>
              </w:rPr>
              <w:t>by the Merchant or caused by the Merchant, excessive fraud levels or excessive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Chargeback levels.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Hosted Payment Pages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Payment Interface where an Account Holder is redirected from the Merchant shopping site to a</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payment site hosted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on which the Payment Details are entered by the Account Holder.</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Inflation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Euro Area Inflation (HICP All Items Euro Area) as found on </w:t>
            </w:r>
            <w:hyperlink r:id="rId22" w:tgtFrame="_blank" w:history="1">
              <w:r w:rsidRPr="00F41649">
                <w:rPr>
                  <w:rFonts w:ascii="Times New Roman" w:eastAsia="Times New Roman" w:hAnsi="Times New Roman" w:cs="Times New Roman"/>
                  <w:color w:val="0000FF"/>
                  <w:sz w:val="24"/>
                  <w:szCs w:val="24"/>
                  <w:u w:val="single"/>
                </w:rPr>
                <w:t>http://ec.europa.eu/eurostat</w:t>
              </w:r>
            </w:hyperlink>
            <w:r w:rsidRPr="00F41649">
              <w:rPr>
                <w:rFonts w:ascii="Times New Roman" w:eastAsia="Times New Roman" w:hAnsi="Times New Roman" w:cs="Times New Roman"/>
                <w:sz w:val="24"/>
                <w:szCs w:val="24"/>
              </w:rPr>
              <w:t xml:space="preserve"> (or such</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future replacement website as may be used by Eurostat).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Interchange Fee(s)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fee(s) set and charged by the Card Schemes (and in part passed on to the relevant Issuer) for</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processing and settlement of a Card Transaction. This fee shall include the assessment fees and any</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other scheme fees charged by the Card Scheme for the particular Transaction.</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Issuer / Issuing Bank</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 institution that issues Payment Methods to the Account Holder and whose name appears on the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Card or bank account statement as the Issuer or who enters into a contractual relationship with the</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Account Holder with respect to the Payment Method.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Merchant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company entering into a Merchant Agreement with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for which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processes</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Transactions related to the Merchant Service and Merchant Products.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Merchant Agreement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agreement between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the Merchant for the provision of the Services to Merchant,</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including the Terms and Conditions and all Schedules and other documents appended thereto by</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reference.</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Merchant Product / Merchant Service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product/service which the Merchant is selling and for which Transactions are processed.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MO/TO or Mail Order/Telephone Order Transaction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Transaction by an Account Holder where the Account Holder is not physically present at the point of</w:t>
            </w:r>
            <w:r w:rsidR="004600A8">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sale at the time of the Transaction, and the Payment Details are presented to the Merchant by the</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Account Holder by means of mail (not email), fax or telephone.</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MSC / Merchant Service Charge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fee that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charges per Transaction for the use of the relevant Payment Method for that</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Transaction. This can be a percentage of the Transaction amount, or a fixed fee, or a combination of a</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percentage and a fixed fee. The Processing Fee is not part of the MSC.</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Order Currency</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Currency in which the Transaction is originally offered to the Account Holder.</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Payment Currency</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Currency in which a Transaction is processed.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Payment Details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information which makes up a Transaction message which needs to be submitted to the Payment</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Interface to enable the processing of the Transaction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to perform fraud checks, including</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details regarding the Card, the Account Holder, relevant authentication details and the payment</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amount.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Payment Instruction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Electronic instruction sent by an Eligible Merchant (or by an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third party acting on behalf of Eligible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via the Customer Area to transfer funds from the Bank Account to another bank account.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Payment Interface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An electronic connection method provided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Merchant for providing the Payment</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Details for individual Transactions allowing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provide its Services with respect thereto.</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Payment Method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method of enabling payments by Account Holders to merchants such as Cards, online and offline</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bank transfers and direct debits offered by the Scheme Owners.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PCI DSS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security standards for transmitting, processing or storing card data / payment details, known</w:t>
            </w:r>
            <w:r w:rsidR="00E42212">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under the name PCI DSS, as required to be observed under the Scheme Rules of the Card Schemes.(</w:t>
            </w:r>
            <w:hyperlink r:id="rId23" w:tgtFrame="_blank" w:history="1">
              <w:r w:rsidRPr="00F41649">
                <w:rPr>
                  <w:rFonts w:ascii="Times New Roman" w:eastAsia="Times New Roman" w:hAnsi="Times New Roman" w:cs="Times New Roman"/>
                  <w:color w:val="0000FF"/>
                  <w:sz w:val="24"/>
                  <w:szCs w:val="24"/>
                  <w:u w:val="single"/>
                </w:rPr>
                <w:t>www.pcisecuritystandards.org</w:t>
              </w:r>
            </w:hyperlink>
            <w:r w:rsidRPr="00F41649">
              <w:rPr>
                <w:rFonts w:ascii="Times New Roman" w:eastAsia="Times New Roman" w:hAnsi="Times New Roman" w:cs="Times New Roman"/>
                <w:sz w:val="24"/>
                <w:szCs w:val="24"/>
              </w:rPr>
              <w: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POS / Point of Sale Transaction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Transaction submitted for processing by a Cardholder via a POS Terminal where the Cardholder is</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physically present at the location of </w:t>
            </w:r>
            <w:r w:rsidRPr="00F41649">
              <w:rPr>
                <w:rFonts w:ascii="Times New Roman" w:eastAsia="Times New Roman" w:hAnsi="Times New Roman" w:cs="Times New Roman"/>
                <w:sz w:val="24"/>
                <w:szCs w:val="24"/>
              </w:rPr>
              <w:lastRenderedPageBreak/>
              <w:t>the POS Terminal</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POS Terminal</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Device designed to submit POS Transactions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by reading the relevant data on the Card,</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registering the approval of the Cardholder for the Transaction, encrypting the Payment Details and</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sending them via the public internet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processing.</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Processing Fee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fee that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charges for each Transaction submitted for processing to the Payment Interface,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regardless of the Transaction amount and the type of Payment Method used.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Refund</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 (partial) reversal of a particular Transaction, whereby the funds are reimbursed to the Account Holder</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on the initiative or request of the Merchant.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RFI or Request for Information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 request from Scheme Owner or Acquirer received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more information about a</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Transaction, made available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Merchant in electronic form.</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Scheme Owner</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party offering and/or regulating the relevant Payment Method.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Scheme Rule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530927">
              <w:rPr>
                <w:rFonts w:ascii="Times New Roman" w:eastAsia="Times New Roman" w:hAnsi="Times New Roman" w:cs="Times New Roman"/>
                <w:sz w:val="24"/>
                <w:szCs w:val="24"/>
                <w:highlight w:val="yellow"/>
              </w:rPr>
              <w:t>The collective set of bylaws, rules, regulations, operating regulations, procedures and/or waivers</w:t>
            </w:r>
            <w:r w:rsidR="00BB367C" w:rsidRPr="00530927">
              <w:rPr>
                <w:rFonts w:ascii="Times New Roman" w:eastAsia="Times New Roman" w:hAnsi="Times New Roman" w:cs="Times New Roman"/>
                <w:sz w:val="24"/>
                <w:szCs w:val="24"/>
                <w:highlight w:val="yellow"/>
              </w:rPr>
              <w:t xml:space="preserve"> </w:t>
            </w:r>
            <w:r w:rsidRPr="00530927">
              <w:rPr>
                <w:rFonts w:ascii="Times New Roman" w:eastAsia="Times New Roman" w:hAnsi="Times New Roman" w:cs="Times New Roman"/>
                <w:sz w:val="24"/>
                <w:szCs w:val="24"/>
                <w:highlight w:val="yellow"/>
              </w:rPr>
              <w:t>issued by the Scheme Owners</w:t>
            </w:r>
            <w:r w:rsidRPr="00F41649">
              <w:rPr>
                <w:rFonts w:ascii="Times New Roman" w:eastAsia="Times New Roman" w:hAnsi="Times New Roman" w:cs="Times New Roman"/>
                <w:sz w:val="24"/>
                <w:szCs w:val="24"/>
              </w:rPr>
              <w:t xml:space="preserve"> as may be amended or supplemented over time and with which</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Merchant must comply when using the relevant Payment Method. As a service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endeavours</w:t>
            </w:r>
            <w:proofErr w:type="spellEnd"/>
            <w:r w:rsidRPr="00F41649">
              <w:rPr>
                <w:rFonts w:ascii="Times New Roman" w:eastAsia="Times New Roman" w:hAnsi="Times New Roman" w:cs="Times New Roman"/>
                <w:sz w:val="24"/>
                <w:szCs w:val="24"/>
              </w:rPr>
              <w:t xml:space="preserve"> to</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make up to date versions available of the Scheme Rules applicable to the Merchant </w:t>
            </w:r>
            <w:commentRangeStart w:id="1"/>
            <w:r w:rsidRPr="00530927">
              <w:rPr>
                <w:rFonts w:ascii="Times New Roman" w:eastAsia="Times New Roman" w:hAnsi="Times New Roman" w:cs="Times New Roman"/>
                <w:sz w:val="24"/>
                <w:szCs w:val="24"/>
                <w:highlight w:val="yellow"/>
              </w:rPr>
              <w:t>via the Customer</w:t>
            </w:r>
            <w:r w:rsidR="00BB367C" w:rsidRPr="00530927">
              <w:rPr>
                <w:rFonts w:ascii="Times New Roman" w:eastAsia="Times New Roman" w:hAnsi="Times New Roman" w:cs="Times New Roman"/>
                <w:sz w:val="24"/>
                <w:szCs w:val="24"/>
                <w:highlight w:val="yellow"/>
              </w:rPr>
              <w:t xml:space="preserve"> </w:t>
            </w:r>
            <w:r w:rsidRPr="00530927">
              <w:rPr>
                <w:rFonts w:ascii="Times New Roman" w:eastAsia="Times New Roman" w:hAnsi="Times New Roman" w:cs="Times New Roman"/>
                <w:sz w:val="24"/>
                <w:szCs w:val="24"/>
                <w:highlight w:val="yellow"/>
              </w:rPr>
              <w:t>Area</w:t>
            </w:r>
            <w:commentRangeEnd w:id="1"/>
            <w:r w:rsidR="008F683E">
              <w:rPr>
                <w:rStyle w:val="CommentReference"/>
              </w:rPr>
              <w:commentReference w:id="1"/>
            </w:r>
            <w:r w:rsidRPr="00F41649">
              <w:rPr>
                <w:rFonts w:ascii="Times New Roman" w:eastAsia="Times New Roman" w:hAnsi="Times New Roman" w:cs="Times New Roman"/>
                <w:sz w:val="24"/>
                <w:szCs w:val="24"/>
              </w:rPr>
              <w:t>, but only the then current applicable Scheme Rules as issued by the relevant Scheme Owner</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and/or the relevant Acquirer are binding on Merchant.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Service(s)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collective set of payment processing, payment routing, fraud control, reconciliation, reporting,</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Settlement and/or other services as provided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Merchant to enable the Merchant to use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Payment Methods to process Transactions, as well as providing a Bank Account to Eligible Merchants and any other services offered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a Merchant under the Merchant Agreement.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Settlement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payment of amounts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Merchant, owed with respect to settlements received by</w:t>
            </w:r>
            <w:r w:rsidR="00BB367C">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from Acquirers or Scheme Owners for Transactions validly processed for the Merchant, minus</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the amounts for Refund and Chargebacks, Transaction Fees and the amounts needed to keep the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Deposit on the then current Deposit Level. "Settle" and "Settled" shall have the corresponding meanings.</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Software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collective set of programs and data developed and/or operated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needed to provide the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Service to its merchants, including the </w:t>
            </w:r>
            <w:r w:rsidRPr="00F41649">
              <w:rPr>
                <w:rFonts w:ascii="Times New Roman" w:eastAsia="Times New Roman" w:hAnsi="Times New Roman" w:cs="Times New Roman"/>
                <w:sz w:val="24"/>
                <w:szCs w:val="24"/>
              </w:rPr>
              <w:lastRenderedPageBreak/>
              <w:t>Payment Interface.</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Terms and Conditions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current version of these terms and conditions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Traffic</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profile of Merchant Transactions, including volume, spread across Payment Methods,</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geographical spread and other relevant information.</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Transaction</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An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request of an Account Holder for a payment from the Account Holder to the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 xml:space="preserve">Merchant submitted by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Transaction Fee</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sum of Merchant Service Charge (MSC) and Processing Fee.</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Uncompleted Order Amount</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total amount of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Captured and/or Settled Transactions for the Merchant on any point in</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time, for which the Merchant Products and/or Merchant Services have not been delivered to the</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relevant Account Holders at that time and/or for which the return rights or order cancellation rights of</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the Account Holder under the terms and conditions of the Merchant and/or applicable law have not yet</w:t>
            </w:r>
            <w:r w:rsidR="00BB367C">
              <w:rPr>
                <w:rFonts w:ascii="Times New Roman" w:eastAsia="Times New Roman" w:hAnsi="Times New Roman" w:cs="Times New Roman"/>
                <w:sz w:val="24"/>
                <w:szCs w:val="24"/>
              </w:rPr>
              <w:t xml:space="preserve"> </w:t>
            </w:r>
            <w:r w:rsidRPr="00F41649">
              <w:rPr>
                <w:rFonts w:ascii="Times New Roman" w:eastAsia="Times New Roman" w:hAnsi="Times New Roman" w:cs="Times New Roman"/>
                <w:sz w:val="24"/>
                <w:szCs w:val="24"/>
              </w:rPr>
              <w:t>lapsed.</w:t>
            </w:r>
          </w:p>
        </w:tc>
      </w:tr>
      <w:tr w:rsidR="00F41649" w:rsidRPr="00F41649" w:rsidTr="00F41649">
        <w:trPr>
          <w:tblCellSpacing w:w="7" w:type="dxa"/>
        </w:trPr>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Working Hours</w:t>
            </w:r>
          </w:p>
        </w:tc>
        <w:tc>
          <w:tcPr>
            <w:tcW w:w="0" w:type="auto"/>
            <w:vAlign w:val="center"/>
            <w:hideMark/>
          </w:tcPr>
          <w:p w:rsidR="00F41649" w:rsidRPr="00F41649" w:rsidRDefault="00F41649" w:rsidP="00F41649">
            <w:pPr>
              <w:spacing w:before="360" w:after="0"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From 09:00 CET to 18:00 CET on Business Days in the Netherlands, or such other hours as may be published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the Customer Area.</w:t>
            </w:r>
          </w:p>
        </w:tc>
      </w:tr>
    </w:tbl>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2. Description of the Services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2.1 Payment processing</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deliver real time or near real time Transaction processing capability over the Internet </w:t>
      </w:r>
      <w:r w:rsidRPr="00BB367C">
        <w:rPr>
          <w:rFonts w:ascii="Times New Roman" w:eastAsia="Times New Roman" w:hAnsi="Times New Roman" w:cs="Times New Roman"/>
          <w:sz w:val="24"/>
          <w:szCs w:val="24"/>
          <w:highlight w:val="yellow"/>
        </w:rPr>
        <w:t>with a high availability service level</w:t>
      </w:r>
      <w:r w:rsidRPr="00F41649">
        <w:rPr>
          <w:rFonts w:ascii="Times New Roman" w:eastAsia="Times New Roman" w:hAnsi="Times New Roman" w:cs="Times New Roman"/>
          <w:sz w:val="24"/>
          <w:szCs w:val="24"/>
        </w:rPr>
        <w:t xml:space="preserve"> applying to the Payment Interface (as set out in clause 6).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include reconciliation services for Transaction Acquired and Settled via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help match processed Transactions with settlements received from the relevant Acquirers and Scheme Owners. All </w:t>
      </w:r>
      <w:r w:rsidRPr="00BB367C">
        <w:rPr>
          <w:rFonts w:ascii="Times New Roman" w:eastAsia="Times New Roman" w:hAnsi="Times New Roman" w:cs="Times New Roman"/>
          <w:sz w:val="24"/>
          <w:szCs w:val="24"/>
          <w:highlight w:val="green"/>
        </w:rPr>
        <w:t>Card Not Present Transactions</w:t>
      </w:r>
      <w:r w:rsidRPr="00F41649">
        <w:rPr>
          <w:rFonts w:ascii="Times New Roman" w:eastAsia="Times New Roman" w:hAnsi="Times New Roman" w:cs="Times New Roman"/>
          <w:sz w:val="24"/>
          <w:szCs w:val="24"/>
        </w:rPr>
        <w:t xml:space="preserve"> </w:t>
      </w:r>
      <w:r w:rsidRPr="00BB367C">
        <w:rPr>
          <w:rFonts w:ascii="Times New Roman" w:eastAsia="Times New Roman" w:hAnsi="Times New Roman" w:cs="Times New Roman"/>
          <w:sz w:val="24"/>
          <w:szCs w:val="24"/>
          <w:highlight w:val="yellow"/>
        </w:rPr>
        <w:t xml:space="preserve">shall be submitted to </w:t>
      </w:r>
      <w:proofErr w:type="spellStart"/>
      <w:r w:rsidRPr="00BB367C">
        <w:rPr>
          <w:rFonts w:ascii="Times New Roman" w:eastAsia="Times New Roman" w:hAnsi="Times New Roman" w:cs="Times New Roman"/>
          <w:sz w:val="24"/>
          <w:szCs w:val="24"/>
          <w:highlight w:val="yellow"/>
        </w:rPr>
        <w:t>Adyen</w:t>
      </w:r>
      <w:proofErr w:type="spellEnd"/>
      <w:r w:rsidRPr="00BB367C">
        <w:rPr>
          <w:rFonts w:ascii="Times New Roman" w:eastAsia="Times New Roman" w:hAnsi="Times New Roman" w:cs="Times New Roman"/>
          <w:sz w:val="24"/>
          <w:szCs w:val="24"/>
          <w:highlight w:val="yellow"/>
        </w:rPr>
        <w:t xml:space="preserve"> for processing through the </w:t>
      </w:r>
      <w:commentRangeStart w:id="2"/>
      <w:r w:rsidRPr="00BB367C">
        <w:rPr>
          <w:rFonts w:ascii="Times New Roman" w:eastAsia="Times New Roman" w:hAnsi="Times New Roman" w:cs="Times New Roman"/>
          <w:sz w:val="24"/>
          <w:szCs w:val="24"/>
          <w:highlight w:val="yellow"/>
        </w:rPr>
        <w:t xml:space="preserve">Hosted Payment Page </w:t>
      </w:r>
      <w:commentRangeEnd w:id="2"/>
      <w:r w:rsidR="00BB367C">
        <w:rPr>
          <w:rStyle w:val="CommentReference"/>
        </w:rPr>
        <w:commentReference w:id="2"/>
      </w:r>
      <w:r w:rsidRPr="00BB367C">
        <w:rPr>
          <w:rFonts w:ascii="Times New Roman" w:eastAsia="Times New Roman" w:hAnsi="Times New Roman" w:cs="Times New Roman"/>
          <w:sz w:val="24"/>
          <w:szCs w:val="24"/>
          <w:highlight w:val="yellow"/>
        </w:rPr>
        <w:t>as Payment Interface</w:t>
      </w:r>
      <w:r w:rsidRPr="00F41649">
        <w:rPr>
          <w:rFonts w:ascii="Times New Roman" w:eastAsia="Times New Roman" w:hAnsi="Times New Roman" w:cs="Times New Roman"/>
          <w:sz w:val="24"/>
          <w:szCs w:val="24"/>
        </w:rPr>
        <w:t xml:space="preserve">, unless otherwise agreed in the Merchant Agreement. </w:t>
      </w:r>
      <w:r w:rsidRPr="00BB367C">
        <w:rPr>
          <w:rFonts w:ascii="Times New Roman" w:eastAsia="Times New Roman" w:hAnsi="Times New Roman" w:cs="Times New Roman"/>
          <w:sz w:val="24"/>
          <w:szCs w:val="24"/>
          <w:highlight w:val="green"/>
        </w:rPr>
        <w:t>All POS Transactions</w:t>
      </w:r>
      <w:r w:rsidRPr="00F41649">
        <w:rPr>
          <w:rFonts w:ascii="Times New Roman" w:eastAsia="Times New Roman" w:hAnsi="Times New Roman" w:cs="Times New Roman"/>
          <w:sz w:val="24"/>
          <w:szCs w:val="24"/>
        </w:rPr>
        <w:t xml:space="preserve"> </w:t>
      </w:r>
      <w:r w:rsidRPr="00BB367C">
        <w:rPr>
          <w:rFonts w:ascii="Times New Roman" w:eastAsia="Times New Roman" w:hAnsi="Times New Roman" w:cs="Times New Roman"/>
          <w:sz w:val="24"/>
          <w:szCs w:val="24"/>
          <w:highlight w:val="yellow"/>
        </w:rPr>
        <w:t xml:space="preserve">shall be submitted to </w:t>
      </w:r>
      <w:proofErr w:type="spellStart"/>
      <w:r w:rsidRPr="00BB367C">
        <w:rPr>
          <w:rFonts w:ascii="Times New Roman" w:eastAsia="Times New Roman" w:hAnsi="Times New Roman" w:cs="Times New Roman"/>
          <w:sz w:val="24"/>
          <w:szCs w:val="24"/>
          <w:highlight w:val="yellow"/>
        </w:rPr>
        <w:t>Adyen</w:t>
      </w:r>
      <w:proofErr w:type="spellEnd"/>
      <w:r w:rsidRPr="00BB367C">
        <w:rPr>
          <w:rFonts w:ascii="Times New Roman" w:eastAsia="Times New Roman" w:hAnsi="Times New Roman" w:cs="Times New Roman"/>
          <w:sz w:val="24"/>
          <w:szCs w:val="24"/>
          <w:highlight w:val="yellow"/>
        </w:rPr>
        <w:t xml:space="preserve"> to the API by means of an </w:t>
      </w:r>
      <w:proofErr w:type="spellStart"/>
      <w:r w:rsidRPr="00BB367C">
        <w:rPr>
          <w:rFonts w:ascii="Times New Roman" w:eastAsia="Times New Roman" w:hAnsi="Times New Roman" w:cs="Times New Roman"/>
          <w:sz w:val="24"/>
          <w:szCs w:val="24"/>
          <w:highlight w:val="yellow"/>
        </w:rPr>
        <w:t>Adyen</w:t>
      </w:r>
      <w:proofErr w:type="spellEnd"/>
      <w:r w:rsidRPr="00BB367C">
        <w:rPr>
          <w:rFonts w:ascii="Times New Roman" w:eastAsia="Times New Roman" w:hAnsi="Times New Roman" w:cs="Times New Roman"/>
          <w:sz w:val="24"/>
          <w:szCs w:val="24"/>
          <w:highlight w:val="yellow"/>
        </w:rPr>
        <w:t xml:space="preserve"> </w:t>
      </w:r>
      <w:commentRangeStart w:id="3"/>
      <w:r w:rsidRPr="00BB367C">
        <w:rPr>
          <w:rFonts w:ascii="Times New Roman" w:eastAsia="Times New Roman" w:hAnsi="Times New Roman" w:cs="Times New Roman"/>
          <w:sz w:val="24"/>
          <w:szCs w:val="24"/>
          <w:highlight w:val="yellow"/>
        </w:rPr>
        <w:t>approved POS Terminal</w:t>
      </w:r>
      <w:commentRangeEnd w:id="3"/>
      <w:r w:rsidR="00BB367C">
        <w:rPr>
          <w:rStyle w:val="CommentReference"/>
        </w:rPr>
        <w:commentReference w:id="3"/>
      </w:r>
      <w:r w:rsidRPr="00F41649">
        <w:rPr>
          <w:rFonts w:ascii="Times New Roman" w:eastAsia="Times New Roman" w:hAnsi="Times New Roman" w:cs="Times New Roman"/>
          <w:sz w:val="24"/>
          <w:szCs w:val="24"/>
        </w:rPr>
        <w:t>, which complies with the requirements set out in clause 4.</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If the relevant Acquirer or Scheme Owner settles related funds </w:t>
      </w:r>
      <w:commentRangeStart w:id="4"/>
      <w:r w:rsidRPr="00F41649">
        <w:rPr>
          <w:rFonts w:ascii="Times New Roman" w:eastAsia="Times New Roman" w:hAnsi="Times New Roman" w:cs="Times New Roman"/>
          <w:sz w:val="24"/>
          <w:szCs w:val="24"/>
        </w:rPr>
        <w:t xml:space="preserve">directly to Merchant </w:t>
      </w:r>
      <w:commentRangeEnd w:id="4"/>
      <w:r w:rsidR="00BB367C">
        <w:rPr>
          <w:rStyle w:val="CommentReference"/>
        </w:rPr>
        <w:commentReference w:id="4"/>
      </w:r>
      <w:r w:rsidRPr="00F41649">
        <w:rPr>
          <w:rFonts w:ascii="Times New Roman" w:eastAsia="Times New Roman" w:hAnsi="Times New Roman" w:cs="Times New Roman"/>
          <w:sz w:val="24"/>
          <w:szCs w:val="24"/>
        </w:rPr>
        <w:t xml:space="preserve">(so not via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reconciliation services will not be available unless specifically agreed otherwise in writing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is obliged to </w:t>
      </w:r>
      <w:commentRangeStart w:id="5"/>
      <w:r w:rsidRPr="00F41649">
        <w:rPr>
          <w:rFonts w:ascii="Times New Roman" w:eastAsia="Times New Roman" w:hAnsi="Times New Roman" w:cs="Times New Roman"/>
          <w:sz w:val="24"/>
          <w:szCs w:val="24"/>
        </w:rPr>
        <w:t>ensure all data</w:t>
      </w:r>
      <w:commentRangeEnd w:id="5"/>
      <w:r w:rsidR="00BB367C">
        <w:rPr>
          <w:rStyle w:val="CommentReference"/>
        </w:rPr>
        <w:commentReference w:id="5"/>
      </w:r>
      <w:r w:rsidRPr="00F41649">
        <w:rPr>
          <w:rFonts w:ascii="Times New Roman" w:eastAsia="Times New Roman" w:hAnsi="Times New Roman" w:cs="Times New Roman"/>
          <w:sz w:val="24"/>
          <w:szCs w:val="24"/>
        </w:rPr>
        <w:t xml:space="preserve"> that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requests to be provided for a Transaction, including those needed for fraud checks</w:t>
      </w:r>
      <w:r w:rsidRPr="00BB367C">
        <w:rPr>
          <w:rFonts w:ascii="Times New Roman" w:eastAsia="Times New Roman" w:hAnsi="Times New Roman" w:cs="Times New Roman"/>
          <w:sz w:val="24"/>
          <w:szCs w:val="24"/>
          <w:highlight w:val="yellow"/>
        </w:rPr>
        <w:t xml:space="preserve">, are provided with each Transaction submitted for processing by </w:t>
      </w:r>
      <w:proofErr w:type="spellStart"/>
      <w:r w:rsidRPr="00BB367C">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If the Merchant fails to provide the requested data with each Transaction, </w:t>
      </w:r>
      <w:proofErr w:type="spellStart"/>
      <w:r w:rsidRPr="00301986">
        <w:rPr>
          <w:rFonts w:ascii="Times New Roman" w:eastAsia="Times New Roman" w:hAnsi="Times New Roman" w:cs="Times New Roman"/>
          <w:sz w:val="24"/>
          <w:szCs w:val="24"/>
          <w:highlight w:val="yellow"/>
        </w:rPr>
        <w:t>Adyen</w:t>
      </w:r>
      <w:proofErr w:type="spellEnd"/>
      <w:r w:rsidRPr="00301986">
        <w:rPr>
          <w:rFonts w:ascii="Times New Roman" w:eastAsia="Times New Roman" w:hAnsi="Times New Roman" w:cs="Times New Roman"/>
          <w:sz w:val="24"/>
          <w:szCs w:val="24"/>
          <w:highlight w:val="yellow"/>
        </w:rPr>
        <w:t xml:space="preserve"> has the right to immediately suspend Transaction processing</w:t>
      </w:r>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revise the required data needed to process Transactions from time to time by giving </w:t>
      </w:r>
      <w:r w:rsidRPr="00F41649">
        <w:rPr>
          <w:rFonts w:ascii="Times New Roman" w:eastAsia="Times New Roman" w:hAnsi="Times New Roman" w:cs="Times New Roman"/>
          <w:sz w:val="24"/>
          <w:szCs w:val="24"/>
        </w:rPr>
        <w:lastRenderedPageBreak/>
        <w:t xml:space="preserve">notice to the Merchant </w:t>
      </w:r>
      <w:r w:rsidRPr="00301986">
        <w:rPr>
          <w:rFonts w:ascii="Times New Roman" w:eastAsia="Times New Roman" w:hAnsi="Times New Roman" w:cs="Times New Roman"/>
          <w:sz w:val="24"/>
          <w:szCs w:val="24"/>
          <w:highlight w:val="yellow"/>
        </w:rPr>
        <w:t>via the Customer Area</w:t>
      </w:r>
      <w:r w:rsidRPr="00F41649">
        <w:rPr>
          <w:rFonts w:ascii="Times New Roman" w:eastAsia="Times New Roman" w:hAnsi="Times New Roman" w:cs="Times New Roman"/>
          <w:sz w:val="24"/>
          <w:szCs w:val="24"/>
        </w:rPr>
        <w:t xml:space="preserve"> as needed to be able to process such Transaction and conduct fraud checks.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2.2 Merchant registration and KYC check</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 order to enable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comply with anti-terrorism, financial services and other applicable laws and regulations and KYC ('Know Your Customer') requirements imposed by the Scheme Owners and Acquirers, Merchant must when entering into the Merchant Agreement and thereafter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first request, provide information about itself, its activities and its shareholders (the "</w:t>
      </w:r>
      <w:r w:rsidRPr="00EF0625">
        <w:rPr>
          <w:rFonts w:ascii="Times New Roman" w:eastAsia="Times New Roman" w:hAnsi="Times New Roman" w:cs="Times New Roman"/>
          <w:b/>
          <w:sz w:val="24"/>
          <w:szCs w:val="24"/>
        </w:rPr>
        <w:t>Registration Information</w:t>
      </w:r>
      <w:r w:rsidRPr="00F41649">
        <w:rPr>
          <w:rFonts w:ascii="Times New Roman" w:eastAsia="Times New Roman" w:hAnsi="Times New Roman" w:cs="Times New Roman"/>
          <w:sz w:val="24"/>
          <w:szCs w:val="24"/>
        </w:rPr>
        <w:t xml:space="preserve">"). Merchant </w:t>
      </w:r>
      <w:r w:rsidRPr="00EF0625">
        <w:rPr>
          <w:rFonts w:ascii="Times New Roman" w:eastAsia="Times New Roman" w:hAnsi="Times New Roman" w:cs="Times New Roman"/>
          <w:sz w:val="24"/>
          <w:szCs w:val="24"/>
          <w:highlight w:val="yellow"/>
        </w:rPr>
        <w:t>warrants unconditionally that all Registration Information it provides is correct and up to date</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will provide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with at least three Business Days prior written notice of any change of the Registration Information. Merchant will on first request from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provide such additional information and supporting documentation regarding its activities and identity and that of its shareholders as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reasonably determine to need to ensure compliance with applicable laws and regulations and Scheme Owner and Acquirer KYC requirements. Merchant agrees that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run further checks on Merchant's identity, creditworthiness and background by contacting and consulting relevant registries and governmental authorities.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acceptance of Merchant as user of the Services and the relevant Payment Methods is strictly personal and limited to the use by Merchant of the Services for payment of </w:t>
      </w:r>
      <w:r w:rsidRPr="00EF0625">
        <w:rPr>
          <w:rFonts w:ascii="Times New Roman" w:eastAsia="Times New Roman" w:hAnsi="Times New Roman" w:cs="Times New Roman"/>
          <w:sz w:val="24"/>
          <w:szCs w:val="24"/>
          <w:highlight w:val="yellow"/>
        </w:rPr>
        <w:t>Merchant's own products and services</w:t>
      </w:r>
      <w:r w:rsidRPr="00F41649">
        <w:rPr>
          <w:rFonts w:ascii="Times New Roman" w:eastAsia="Times New Roman" w:hAnsi="Times New Roman" w:cs="Times New Roman"/>
          <w:sz w:val="24"/>
          <w:szCs w:val="24"/>
        </w:rPr>
        <w:t xml:space="preserve">. Merchant may not use the Services to facilitate the payment for </w:t>
      </w:r>
      <w:commentRangeStart w:id="6"/>
      <w:r w:rsidRPr="00EF0625">
        <w:rPr>
          <w:rFonts w:ascii="Times New Roman" w:eastAsia="Times New Roman" w:hAnsi="Times New Roman" w:cs="Times New Roman"/>
          <w:sz w:val="24"/>
          <w:szCs w:val="24"/>
          <w:highlight w:val="yellow"/>
        </w:rPr>
        <w:t>products or services sold by third parties</w:t>
      </w:r>
      <w:r w:rsidRPr="00F41649">
        <w:rPr>
          <w:rFonts w:ascii="Times New Roman" w:eastAsia="Times New Roman" w:hAnsi="Times New Roman" w:cs="Times New Roman"/>
          <w:sz w:val="24"/>
          <w:szCs w:val="24"/>
        </w:rPr>
        <w:t xml:space="preserve"> </w:t>
      </w:r>
      <w:commentRangeEnd w:id="6"/>
      <w:r w:rsidR="00EF0625">
        <w:rPr>
          <w:rStyle w:val="CommentReference"/>
        </w:rPr>
        <w:commentReference w:id="6"/>
      </w:r>
      <w:r w:rsidRPr="00F41649">
        <w:rPr>
          <w:rFonts w:ascii="Times New Roman" w:eastAsia="Times New Roman" w:hAnsi="Times New Roman" w:cs="Times New Roman"/>
          <w:sz w:val="24"/>
          <w:szCs w:val="24"/>
        </w:rPr>
        <w:t>and therefor may not resell the Services to third parties.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Support for each Payment Method is </w:t>
      </w:r>
      <w:r w:rsidRPr="00EF0625">
        <w:rPr>
          <w:rFonts w:ascii="Times New Roman" w:eastAsia="Times New Roman" w:hAnsi="Times New Roman" w:cs="Times New Roman"/>
          <w:sz w:val="24"/>
          <w:szCs w:val="24"/>
          <w:highlight w:val="yellow"/>
        </w:rPr>
        <w:t>subject to acceptance by the relevant Scheme Owner or Acquirer used by the Scheme Owner</w:t>
      </w:r>
      <w:r w:rsidRPr="00F41649">
        <w:rPr>
          <w:rFonts w:ascii="Times New Roman" w:eastAsia="Times New Roman" w:hAnsi="Times New Roman" w:cs="Times New Roman"/>
          <w:sz w:val="24"/>
          <w:szCs w:val="24"/>
        </w:rPr>
        <w:t xml:space="preserve">, which such Acquirer or Scheme Owner may withhold or withdraw in its discretion at any time. Some Scheme Owners or Acquirers may require the Merchant to enter into a direct agreement with the Acquirer or Scheme Owner before the Merchant may use the relevant Payment Scheme. Merchant hereby </w:t>
      </w:r>
      <w:commentRangeStart w:id="7"/>
      <w:r w:rsidRPr="00EF0625">
        <w:rPr>
          <w:rFonts w:ascii="Times New Roman" w:eastAsia="Times New Roman" w:hAnsi="Times New Roman" w:cs="Times New Roman"/>
          <w:sz w:val="24"/>
          <w:szCs w:val="24"/>
          <w:highlight w:val="yellow"/>
        </w:rPr>
        <w:t xml:space="preserve">authorizes </w:t>
      </w:r>
      <w:proofErr w:type="spellStart"/>
      <w:r w:rsidRPr="00EF0625">
        <w:rPr>
          <w:rFonts w:ascii="Times New Roman" w:eastAsia="Times New Roman" w:hAnsi="Times New Roman" w:cs="Times New Roman"/>
          <w:sz w:val="24"/>
          <w:szCs w:val="24"/>
          <w:highlight w:val="yellow"/>
        </w:rPr>
        <w:t>Adyen</w:t>
      </w:r>
      <w:proofErr w:type="spellEnd"/>
      <w:r w:rsidRPr="00EF0625">
        <w:rPr>
          <w:rFonts w:ascii="Times New Roman" w:eastAsia="Times New Roman" w:hAnsi="Times New Roman" w:cs="Times New Roman"/>
          <w:sz w:val="24"/>
          <w:szCs w:val="24"/>
          <w:highlight w:val="yellow"/>
        </w:rPr>
        <w:t xml:space="preserve"> to submit Registration Information </w:t>
      </w:r>
      <w:commentRangeEnd w:id="7"/>
      <w:r w:rsidR="00EF0625">
        <w:rPr>
          <w:rStyle w:val="CommentReference"/>
        </w:rPr>
        <w:commentReference w:id="7"/>
      </w:r>
      <w:r w:rsidRPr="00EF0625">
        <w:rPr>
          <w:rFonts w:ascii="Times New Roman" w:eastAsia="Times New Roman" w:hAnsi="Times New Roman" w:cs="Times New Roman"/>
          <w:sz w:val="24"/>
          <w:szCs w:val="24"/>
          <w:highlight w:val="yellow"/>
        </w:rPr>
        <w:t>received from Merchant to the relevant Scheme Owners and Acquirers to obtain permission</w:t>
      </w:r>
      <w:r w:rsidRPr="00F41649">
        <w:rPr>
          <w:rFonts w:ascii="Times New Roman" w:eastAsia="Times New Roman" w:hAnsi="Times New Roman" w:cs="Times New Roman"/>
          <w:sz w:val="24"/>
          <w:szCs w:val="24"/>
        </w:rPr>
        <w:t xml:space="preserve"> for providing access to their Payment Methods for Merchant.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2.3 Payment method and currency support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support the Payment Methods and Currencies as specified in the Merchant Agreement, as long as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continues to support these in its general product portfolio. In case of: (i) materially different terms imposed by the relevant Scheme Owner or Acquirer; (ii) material </w:t>
      </w:r>
      <w:proofErr w:type="spellStart"/>
      <w:r w:rsidRPr="00F41649">
        <w:rPr>
          <w:rFonts w:ascii="Times New Roman" w:eastAsia="Times New Roman" w:hAnsi="Times New Roman" w:cs="Times New Roman"/>
          <w:sz w:val="24"/>
          <w:szCs w:val="24"/>
        </w:rPr>
        <w:t>malperformance</w:t>
      </w:r>
      <w:proofErr w:type="spellEnd"/>
      <w:r w:rsidRPr="00F41649">
        <w:rPr>
          <w:rFonts w:ascii="Times New Roman" w:eastAsia="Times New Roman" w:hAnsi="Times New Roman" w:cs="Times New Roman"/>
          <w:sz w:val="24"/>
          <w:szCs w:val="24"/>
        </w:rPr>
        <w:t xml:space="preserve"> by the relevant Scheme Owner or Acquirer (or reasonable ground for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expect such </w:t>
      </w:r>
      <w:proofErr w:type="spellStart"/>
      <w:r w:rsidRPr="00F41649">
        <w:rPr>
          <w:rFonts w:ascii="Times New Roman" w:eastAsia="Times New Roman" w:hAnsi="Times New Roman" w:cs="Times New Roman"/>
          <w:sz w:val="24"/>
          <w:szCs w:val="24"/>
        </w:rPr>
        <w:t>malperformance</w:t>
      </w:r>
      <w:proofErr w:type="spellEnd"/>
      <w:r w:rsidRPr="00F41649">
        <w:rPr>
          <w:rFonts w:ascii="Times New Roman" w:eastAsia="Times New Roman" w:hAnsi="Times New Roman" w:cs="Times New Roman"/>
          <w:sz w:val="24"/>
          <w:szCs w:val="24"/>
        </w:rPr>
        <w:t xml:space="preserve">); (iii) reasonable grounds to doubt the credit worthiness of the Scheme Owner or Acquirer; or (iv) sharply increased costs for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offer the Payment Method due to new circumstances; then </w:t>
      </w:r>
      <w:proofErr w:type="spellStart"/>
      <w:r w:rsidRPr="00EF0625">
        <w:rPr>
          <w:rFonts w:ascii="Times New Roman" w:eastAsia="Times New Roman" w:hAnsi="Times New Roman" w:cs="Times New Roman"/>
          <w:sz w:val="24"/>
          <w:szCs w:val="24"/>
          <w:highlight w:val="yellow"/>
        </w:rPr>
        <w:t>Adyen</w:t>
      </w:r>
      <w:proofErr w:type="spellEnd"/>
      <w:r w:rsidRPr="00EF0625">
        <w:rPr>
          <w:rFonts w:ascii="Times New Roman" w:eastAsia="Times New Roman" w:hAnsi="Times New Roman" w:cs="Times New Roman"/>
          <w:sz w:val="24"/>
          <w:szCs w:val="24"/>
          <w:highlight w:val="yellow"/>
        </w:rPr>
        <w:t xml:space="preserve"> may decide in its reasonable discretion to </w:t>
      </w:r>
      <w:commentRangeStart w:id="8"/>
      <w:r w:rsidRPr="00EF0625">
        <w:rPr>
          <w:rFonts w:ascii="Times New Roman" w:eastAsia="Times New Roman" w:hAnsi="Times New Roman" w:cs="Times New Roman"/>
          <w:sz w:val="24"/>
          <w:szCs w:val="24"/>
          <w:highlight w:val="yellow"/>
        </w:rPr>
        <w:t xml:space="preserve">stop supporting </w:t>
      </w:r>
      <w:commentRangeEnd w:id="8"/>
      <w:r w:rsidR="00EF0625">
        <w:rPr>
          <w:rStyle w:val="CommentReference"/>
        </w:rPr>
        <w:commentReference w:id="8"/>
      </w:r>
      <w:r w:rsidRPr="00EF0625">
        <w:rPr>
          <w:rFonts w:ascii="Times New Roman" w:eastAsia="Times New Roman" w:hAnsi="Times New Roman" w:cs="Times New Roman"/>
          <w:sz w:val="24"/>
          <w:szCs w:val="24"/>
          <w:highlight w:val="yellow"/>
        </w:rPr>
        <w:t>a particular Payment Method</w:t>
      </w:r>
      <w:r w:rsidRPr="00F41649">
        <w:rPr>
          <w:rFonts w:ascii="Times New Roman" w:eastAsia="Times New Roman" w:hAnsi="Times New Roman" w:cs="Times New Roman"/>
          <w:sz w:val="24"/>
          <w:szCs w:val="24"/>
        </w:rPr>
        <w:t xml:space="preserve"> or make future support conditional on the acceptance by Merchant of additional conditions or fees.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give </w:t>
      </w:r>
      <w:r w:rsidRPr="009F61EE">
        <w:rPr>
          <w:rFonts w:ascii="Times New Roman" w:eastAsia="Times New Roman" w:hAnsi="Times New Roman" w:cs="Times New Roman"/>
          <w:sz w:val="24"/>
          <w:szCs w:val="24"/>
          <w:highlight w:val="yellow"/>
        </w:rPr>
        <w:t>at least 1 month written notice</w:t>
      </w:r>
      <w:r w:rsidRPr="00F41649">
        <w:rPr>
          <w:rFonts w:ascii="Times New Roman" w:eastAsia="Times New Roman" w:hAnsi="Times New Roman" w:cs="Times New Roman"/>
          <w:sz w:val="24"/>
          <w:szCs w:val="24"/>
        </w:rPr>
        <w:t xml:space="preserve"> of any discontinued or changed support of any Payment Method, unless this is not reasonably possible given the cause for this decision.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use its reasonable </w:t>
      </w:r>
      <w:proofErr w:type="spellStart"/>
      <w:r w:rsidRPr="00F41649">
        <w:rPr>
          <w:rFonts w:ascii="Times New Roman" w:eastAsia="Times New Roman" w:hAnsi="Times New Roman" w:cs="Times New Roman"/>
          <w:sz w:val="24"/>
          <w:szCs w:val="24"/>
        </w:rPr>
        <w:t>endeavours</w:t>
      </w:r>
      <w:proofErr w:type="spellEnd"/>
      <w:r w:rsidRPr="00F41649">
        <w:rPr>
          <w:rFonts w:ascii="Times New Roman" w:eastAsia="Times New Roman" w:hAnsi="Times New Roman" w:cs="Times New Roman"/>
          <w:sz w:val="24"/>
          <w:szCs w:val="24"/>
        </w:rPr>
        <w:t xml:space="preserve"> to offer an alternative for any discontinued Payment Method to the Merchant.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 xml:space="preserve">Merchant understands that </w:t>
      </w:r>
      <w:r w:rsidRPr="00E91450">
        <w:rPr>
          <w:rFonts w:ascii="Times New Roman" w:eastAsia="Times New Roman" w:hAnsi="Times New Roman" w:cs="Times New Roman"/>
          <w:sz w:val="24"/>
          <w:szCs w:val="24"/>
          <w:highlight w:val="yellow"/>
        </w:rPr>
        <w:t>Acquirers and/or Scheme Owners might cancel certain Payment Methods</w:t>
      </w:r>
      <w:r w:rsidRPr="00F41649">
        <w:rPr>
          <w:rFonts w:ascii="Times New Roman" w:eastAsia="Times New Roman" w:hAnsi="Times New Roman" w:cs="Times New Roman"/>
          <w:sz w:val="24"/>
          <w:szCs w:val="24"/>
        </w:rPr>
        <w:t xml:space="preserve">, change the characteristics thereof or change the acceptance criteria under which they make them available. </w:t>
      </w:r>
      <w:r w:rsidRPr="00E91450">
        <w:rPr>
          <w:rFonts w:ascii="Times New Roman" w:eastAsia="Times New Roman" w:hAnsi="Times New Roman" w:cs="Times New Roman"/>
          <w:sz w:val="24"/>
          <w:szCs w:val="24"/>
          <w:highlight w:val="yellow"/>
        </w:rPr>
        <w:t xml:space="preserve">As a consequence, </w:t>
      </w:r>
      <w:proofErr w:type="spellStart"/>
      <w:r w:rsidRPr="00E91450">
        <w:rPr>
          <w:rFonts w:ascii="Times New Roman" w:eastAsia="Times New Roman" w:hAnsi="Times New Roman" w:cs="Times New Roman"/>
          <w:sz w:val="24"/>
          <w:szCs w:val="24"/>
          <w:highlight w:val="yellow"/>
        </w:rPr>
        <w:t>Adyen</w:t>
      </w:r>
      <w:proofErr w:type="spellEnd"/>
      <w:r w:rsidRPr="00E91450">
        <w:rPr>
          <w:rFonts w:ascii="Times New Roman" w:eastAsia="Times New Roman" w:hAnsi="Times New Roman" w:cs="Times New Roman"/>
          <w:sz w:val="24"/>
          <w:szCs w:val="24"/>
          <w:highlight w:val="yellow"/>
        </w:rPr>
        <w:t xml:space="preserve"> may be forced to </w:t>
      </w:r>
      <w:commentRangeStart w:id="9"/>
      <w:r w:rsidRPr="00E91450">
        <w:rPr>
          <w:rFonts w:ascii="Times New Roman" w:eastAsia="Times New Roman" w:hAnsi="Times New Roman" w:cs="Times New Roman"/>
          <w:sz w:val="24"/>
          <w:szCs w:val="24"/>
          <w:highlight w:val="yellow"/>
        </w:rPr>
        <w:t xml:space="preserve">block Merchant from further use of a Payment Method </w:t>
      </w:r>
      <w:commentRangeEnd w:id="9"/>
      <w:r w:rsidR="004B08E1">
        <w:rPr>
          <w:rStyle w:val="CommentReference"/>
        </w:rPr>
        <w:commentReference w:id="9"/>
      </w:r>
      <w:r w:rsidRPr="00E91450">
        <w:rPr>
          <w:rFonts w:ascii="Times New Roman" w:eastAsia="Times New Roman" w:hAnsi="Times New Roman" w:cs="Times New Roman"/>
          <w:sz w:val="24"/>
          <w:szCs w:val="24"/>
          <w:highlight w:val="yellow"/>
        </w:rPr>
        <w:t>or impose additional restrictions or conditions on its continued use</w:t>
      </w:r>
      <w:r w:rsidRPr="00F41649">
        <w:rPr>
          <w:rFonts w:ascii="Times New Roman" w:eastAsia="Times New Roman" w:hAnsi="Times New Roman" w:cs="Times New Roman"/>
          <w:sz w:val="24"/>
          <w:szCs w:val="24"/>
        </w:rPr>
        <w:t xml:space="preserve"> as a consequence of such decisions of the relevant Acquirer and/or Scheme Owner. Where possible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w:t>
      </w:r>
      <w:r w:rsidRPr="00B43C67">
        <w:rPr>
          <w:rFonts w:ascii="Times New Roman" w:eastAsia="Times New Roman" w:hAnsi="Times New Roman" w:cs="Times New Roman"/>
          <w:sz w:val="24"/>
          <w:szCs w:val="24"/>
          <w:highlight w:val="yellow"/>
        </w:rPr>
        <w:t>use its reasonable efforts to give Merchant prior notice</w:t>
      </w:r>
      <w:r w:rsidRPr="00F41649">
        <w:rPr>
          <w:rFonts w:ascii="Times New Roman" w:eastAsia="Times New Roman" w:hAnsi="Times New Roman" w:cs="Times New Roman"/>
          <w:sz w:val="24"/>
          <w:szCs w:val="24"/>
        </w:rPr>
        <w:t xml:space="preserve"> of any such change or cancellation with respect to the Payment Methods agreed to be offered under the Merchant Agreement.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on request of Merchant in such case </w:t>
      </w:r>
      <w:r w:rsidRPr="004B08E1">
        <w:rPr>
          <w:rFonts w:ascii="Times New Roman" w:eastAsia="Times New Roman" w:hAnsi="Times New Roman" w:cs="Times New Roman"/>
          <w:sz w:val="24"/>
          <w:szCs w:val="24"/>
          <w:highlight w:val="yellow"/>
        </w:rPr>
        <w:t>reasonably assist</w:t>
      </w:r>
      <w:r w:rsidRPr="00F41649">
        <w:rPr>
          <w:rFonts w:ascii="Times New Roman" w:eastAsia="Times New Roman" w:hAnsi="Times New Roman" w:cs="Times New Roman"/>
          <w:sz w:val="24"/>
          <w:szCs w:val="24"/>
        </w:rPr>
        <w:t xml:space="preserve"> Merchant in </w:t>
      </w:r>
      <w:r w:rsidRPr="00B43C67">
        <w:rPr>
          <w:rFonts w:ascii="Times New Roman" w:eastAsia="Times New Roman" w:hAnsi="Times New Roman" w:cs="Times New Roman"/>
          <w:sz w:val="24"/>
          <w:szCs w:val="24"/>
          <w:highlight w:val="yellow"/>
        </w:rPr>
        <w:t>finding alternative Payment Methods</w:t>
      </w:r>
      <w:r w:rsidRPr="00F41649">
        <w:rPr>
          <w:rFonts w:ascii="Times New Roman" w:eastAsia="Times New Roman" w:hAnsi="Times New Roman" w:cs="Times New Roman"/>
          <w:sz w:val="24"/>
          <w:szCs w:val="24"/>
        </w:rPr>
        <w:t xml:space="preserve"> available to Merchant or manners in which to (re-)gain the approval of the relevant Scheme Owner or Acquirer.</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2.4 Cardholder authentication methods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all Transactions processed through the Hosted Payment Pages, 3D Secure authentication will be offered </w:t>
      </w:r>
      <w:commentRangeStart w:id="10"/>
      <w:r w:rsidRPr="00F41649">
        <w:rPr>
          <w:rFonts w:ascii="Times New Roman" w:eastAsia="Times New Roman" w:hAnsi="Times New Roman" w:cs="Times New Roman"/>
          <w:sz w:val="24"/>
          <w:szCs w:val="24"/>
        </w:rPr>
        <w:t xml:space="preserve">as option </w:t>
      </w:r>
      <w:commentRangeEnd w:id="10"/>
      <w:r w:rsidR="004B08E1">
        <w:rPr>
          <w:rStyle w:val="CommentReference"/>
        </w:rPr>
        <w:commentReference w:id="10"/>
      </w:r>
      <w:r w:rsidRPr="00F41649">
        <w:rPr>
          <w:rFonts w:ascii="Times New Roman" w:eastAsia="Times New Roman" w:hAnsi="Times New Roman" w:cs="Times New Roman"/>
          <w:sz w:val="24"/>
          <w:szCs w:val="24"/>
        </w:rPr>
        <w:t xml:space="preserve">to use by the Merchant where supported by the Acquirer and Payment Method used in combination with the then current Software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2.5 Account holder payment currency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have the right to offer the Account Holder the option to use a different Payment Currency than the Order Currency, in which case the Merchant will still always receive Settlement of the Transaction amount in the Order Currency (except in case another currency is agreed in the Merchant Agreement or the Merchant does not make a bank account available for Settlement in the Order Currency).</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2.6 Fraud control</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All Transactions processed by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will be screened by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4B08E1">
        <w:rPr>
          <w:rFonts w:ascii="Times New Roman" w:eastAsia="Times New Roman" w:hAnsi="Times New Roman" w:cs="Times New Roman"/>
          <w:sz w:val="24"/>
          <w:szCs w:val="24"/>
          <w:highlight w:val="yellow"/>
        </w:rPr>
        <w:t>Fraud Control Tool</w:t>
      </w:r>
      <w:r w:rsidRPr="00F41649">
        <w:rPr>
          <w:rFonts w:ascii="Times New Roman" w:eastAsia="Times New Roman" w:hAnsi="Times New Roman" w:cs="Times New Roman"/>
          <w:sz w:val="24"/>
          <w:szCs w:val="24"/>
        </w:rPr>
        <w:t xml:space="preserve">, which performs a number of checks on the Transactions and attaches a </w:t>
      </w:r>
      <w:r w:rsidRPr="004B08E1">
        <w:rPr>
          <w:rFonts w:ascii="Times New Roman" w:eastAsia="Times New Roman" w:hAnsi="Times New Roman" w:cs="Times New Roman"/>
          <w:sz w:val="24"/>
          <w:szCs w:val="24"/>
          <w:highlight w:val="yellow"/>
        </w:rPr>
        <w:t>resulting total score</w:t>
      </w:r>
      <w:r w:rsidRPr="00F41649">
        <w:rPr>
          <w:rFonts w:ascii="Times New Roman" w:eastAsia="Times New Roman" w:hAnsi="Times New Roman" w:cs="Times New Roman"/>
          <w:sz w:val="24"/>
          <w:szCs w:val="24"/>
        </w:rPr>
        <w:t xml:space="preserve"> to each Transaction, which represents the </w:t>
      </w:r>
      <w:r w:rsidRPr="004B08E1">
        <w:rPr>
          <w:rFonts w:ascii="Times New Roman" w:eastAsia="Times New Roman" w:hAnsi="Times New Roman" w:cs="Times New Roman"/>
          <w:sz w:val="24"/>
          <w:szCs w:val="24"/>
          <w:highlight w:val="yellow"/>
        </w:rPr>
        <w:t>likelihood of the Transaction being fraudulent</w:t>
      </w:r>
      <w:r w:rsidRPr="00F41649">
        <w:rPr>
          <w:rFonts w:ascii="Times New Roman" w:eastAsia="Times New Roman" w:hAnsi="Times New Roman" w:cs="Times New Roman"/>
          <w:sz w:val="24"/>
          <w:szCs w:val="24"/>
        </w:rPr>
        <w:t xml:space="preserve">. </w:t>
      </w:r>
      <w:commentRangeStart w:id="11"/>
      <w:r w:rsidRPr="004B08E1">
        <w:rPr>
          <w:rFonts w:ascii="Times New Roman" w:eastAsia="Times New Roman" w:hAnsi="Times New Roman" w:cs="Times New Roman"/>
          <w:sz w:val="24"/>
          <w:szCs w:val="24"/>
          <w:highlight w:val="yellow"/>
        </w:rPr>
        <w:t>Merchant must configure the scoring values</w:t>
      </w:r>
      <w:r w:rsidRPr="00F41649">
        <w:rPr>
          <w:rFonts w:ascii="Times New Roman" w:eastAsia="Times New Roman" w:hAnsi="Times New Roman" w:cs="Times New Roman"/>
          <w:sz w:val="24"/>
          <w:szCs w:val="24"/>
        </w:rPr>
        <w:t xml:space="preserve"> </w:t>
      </w:r>
      <w:commentRangeEnd w:id="11"/>
      <w:r w:rsidR="004B08E1">
        <w:rPr>
          <w:rStyle w:val="CommentReference"/>
        </w:rPr>
        <w:commentReference w:id="11"/>
      </w:r>
      <w:r w:rsidRPr="00F41649">
        <w:rPr>
          <w:rFonts w:ascii="Times New Roman" w:eastAsia="Times New Roman" w:hAnsi="Times New Roman" w:cs="Times New Roman"/>
          <w:sz w:val="24"/>
          <w:szCs w:val="24"/>
        </w:rPr>
        <w:t xml:space="preserve">for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Fraud Control Tool via the Customer Area on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website to determine how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Fraud Control Tool will judge Transactions.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Fraud Control Tool </w:t>
      </w:r>
      <w:commentRangeStart w:id="12"/>
      <w:r w:rsidRPr="00B50AFE">
        <w:rPr>
          <w:rFonts w:ascii="Times New Roman" w:eastAsia="Times New Roman" w:hAnsi="Times New Roman" w:cs="Times New Roman"/>
          <w:sz w:val="24"/>
          <w:szCs w:val="24"/>
          <w:highlight w:val="yellow"/>
        </w:rPr>
        <w:t xml:space="preserve">does not guarantee </w:t>
      </w:r>
      <w:commentRangeEnd w:id="12"/>
      <w:r w:rsidR="00B50AFE">
        <w:rPr>
          <w:rStyle w:val="CommentReference"/>
        </w:rPr>
        <w:commentReference w:id="12"/>
      </w:r>
      <w:r w:rsidRPr="00B50AFE">
        <w:rPr>
          <w:rFonts w:ascii="Times New Roman" w:eastAsia="Times New Roman" w:hAnsi="Times New Roman" w:cs="Times New Roman"/>
          <w:sz w:val="24"/>
          <w:szCs w:val="24"/>
          <w:highlight w:val="yellow"/>
        </w:rPr>
        <w:t>the prevention of fraudulent Transactions, nor against resulting Chargebacks or Fines</w:t>
      </w:r>
      <w:r w:rsidRPr="00F41649">
        <w:rPr>
          <w:rFonts w:ascii="Times New Roman" w:eastAsia="Times New Roman" w:hAnsi="Times New Roman" w:cs="Times New Roman"/>
          <w:sz w:val="24"/>
          <w:szCs w:val="24"/>
        </w:rPr>
        <w:t>. Regardless of the resulting total score, Transactions may be fraudulent or non-fraudulent.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B50AFE">
        <w:rPr>
          <w:rFonts w:ascii="Times New Roman" w:eastAsia="Times New Roman" w:hAnsi="Times New Roman" w:cs="Times New Roman"/>
          <w:sz w:val="24"/>
          <w:szCs w:val="24"/>
          <w:highlight w:val="yellow"/>
        </w:rPr>
        <w:t>Adyen</w:t>
      </w:r>
      <w:proofErr w:type="spellEnd"/>
      <w:r w:rsidRPr="00B50AFE">
        <w:rPr>
          <w:rFonts w:ascii="Times New Roman" w:eastAsia="Times New Roman" w:hAnsi="Times New Roman" w:cs="Times New Roman"/>
          <w:sz w:val="24"/>
          <w:szCs w:val="24"/>
          <w:highlight w:val="yellow"/>
        </w:rPr>
        <w:t xml:space="preserve"> reserves the right to change the scoring values</w:t>
      </w:r>
      <w:r w:rsidRPr="00F41649">
        <w:rPr>
          <w:rFonts w:ascii="Times New Roman" w:eastAsia="Times New Roman" w:hAnsi="Times New Roman" w:cs="Times New Roman"/>
          <w:sz w:val="24"/>
          <w:szCs w:val="24"/>
        </w:rPr>
        <w:t xml:space="preserve"> as set by the Merchant in the Fraud Control Tool </w:t>
      </w:r>
      <w:r w:rsidRPr="00B50AFE">
        <w:rPr>
          <w:rFonts w:ascii="Times New Roman" w:eastAsia="Times New Roman" w:hAnsi="Times New Roman" w:cs="Times New Roman"/>
          <w:sz w:val="24"/>
          <w:szCs w:val="24"/>
          <w:highlight w:val="yellow"/>
        </w:rPr>
        <w:t xml:space="preserve">in case </w:t>
      </w:r>
      <w:proofErr w:type="spellStart"/>
      <w:r w:rsidRPr="00B50AFE">
        <w:rPr>
          <w:rFonts w:ascii="Times New Roman" w:eastAsia="Times New Roman" w:hAnsi="Times New Roman" w:cs="Times New Roman"/>
          <w:sz w:val="24"/>
          <w:szCs w:val="24"/>
          <w:highlight w:val="yellow"/>
        </w:rPr>
        <w:t>Adyen</w:t>
      </w:r>
      <w:proofErr w:type="spellEnd"/>
      <w:r w:rsidRPr="00B50AFE">
        <w:rPr>
          <w:rFonts w:ascii="Times New Roman" w:eastAsia="Times New Roman" w:hAnsi="Times New Roman" w:cs="Times New Roman"/>
          <w:sz w:val="24"/>
          <w:szCs w:val="24"/>
          <w:highlight w:val="yellow"/>
        </w:rPr>
        <w:t xml:space="preserve"> in its reasonable discretion</w:t>
      </w:r>
      <w:r w:rsidRPr="00F41649">
        <w:rPr>
          <w:rFonts w:ascii="Times New Roman" w:eastAsia="Times New Roman" w:hAnsi="Times New Roman" w:cs="Times New Roman"/>
          <w:sz w:val="24"/>
          <w:szCs w:val="24"/>
        </w:rPr>
        <w:t xml:space="preserve"> on the basis of clear and objective indications judges these to pose an unacceptable risk for accepting fraudulent Transactions or creating increased Chargeback levels.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is not under any obligation to check these or any other setting made by Merchant in the Customer Area.) Furthermore, </w:t>
      </w:r>
      <w:proofErr w:type="spellStart"/>
      <w:r w:rsidRPr="00B50AFE">
        <w:rPr>
          <w:rFonts w:ascii="Times New Roman" w:eastAsia="Times New Roman" w:hAnsi="Times New Roman" w:cs="Times New Roman"/>
          <w:sz w:val="24"/>
          <w:szCs w:val="24"/>
          <w:highlight w:val="yellow"/>
        </w:rPr>
        <w:t>Adyen</w:t>
      </w:r>
      <w:proofErr w:type="spellEnd"/>
      <w:r w:rsidRPr="00B50AFE">
        <w:rPr>
          <w:rFonts w:ascii="Times New Roman" w:eastAsia="Times New Roman" w:hAnsi="Times New Roman" w:cs="Times New Roman"/>
          <w:sz w:val="24"/>
          <w:szCs w:val="24"/>
          <w:highlight w:val="yellow"/>
        </w:rPr>
        <w:t xml:space="preserve"> has the right to add new checks</w:t>
      </w:r>
      <w:r w:rsidRPr="00F41649">
        <w:rPr>
          <w:rFonts w:ascii="Times New Roman" w:eastAsia="Times New Roman" w:hAnsi="Times New Roman" w:cs="Times New Roman"/>
          <w:sz w:val="24"/>
          <w:szCs w:val="24"/>
        </w:rPr>
        <w:t xml:space="preserve"> to the Fraud Control Tool or change existing checks </w:t>
      </w:r>
      <w:r w:rsidRPr="00B50AFE">
        <w:rPr>
          <w:rFonts w:ascii="Times New Roman" w:eastAsia="Times New Roman" w:hAnsi="Times New Roman" w:cs="Times New Roman"/>
          <w:sz w:val="24"/>
          <w:szCs w:val="24"/>
          <w:highlight w:val="yellow"/>
        </w:rPr>
        <w:t>without prior notice</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some Payment Methods, Transactions can be cancelled by the Merchant after they have been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w:t>
      </w:r>
      <w:r w:rsidRPr="00B50AFE">
        <w:rPr>
          <w:rFonts w:ascii="Times New Roman" w:eastAsia="Times New Roman" w:hAnsi="Times New Roman" w:cs="Times New Roman"/>
          <w:sz w:val="24"/>
          <w:szCs w:val="24"/>
          <w:highlight w:val="yellow"/>
        </w:rPr>
        <w:t>The final responsibility for accepting or rejecting a Transaction will remain with the Merchant</w:t>
      </w:r>
      <w:r w:rsidRPr="00F41649">
        <w:rPr>
          <w:rFonts w:ascii="Times New Roman" w:eastAsia="Times New Roman" w:hAnsi="Times New Roman" w:cs="Times New Roman"/>
          <w:sz w:val="24"/>
          <w:szCs w:val="24"/>
        </w:rPr>
        <w:t xml:space="preserve">. </w:t>
      </w:r>
      <w:proofErr w:type="spellStart"/>
      <w:r w:rsidRPr="00B50AFE">
        <w:rPr>
          <w:rFonts w:ascii="Times New Roman" w:eastAsia="Times New Roman" w:hAnsi="Times New Roman" w:cs="Times New Roman"/>
          <w:sz w:val="24"/>
          <w:szCs w:val="24"/>
          <w:highlight w:val="yellow"/>
        </w:rPr>
        <w:t>Adyen</w:t>
      </w:r>
      <w:proofErr w:type="spellEnd"/>
      <w:r w:rsidRPr="00B50AFE">
        <w:rPr>
          <w:rFonts w:ascii="Times New Roman" w:eastAsia="Times New Roman" w:hAnsi="Times New Roman" w:cs="Times New Roman"/>
          <w:sz w:val="24"/>
          <w:szCs w:val="24"/>
          <w:highlight w:val="yellow"/>
        </w:rPr>
        <w:t xml:space="preserve"> reserves the right to cancel Transactions</w:t>
      </w:r>
      <w:r w:rsidRPr="00F41649">
        <w:rPr>
          <w:rFonts w:ascii="Times New Roman" w:eastAsia="Times New Roman" w:hAnsi="Times New Roman" w:cs="Times New Roman"/>
          <w:sz w:val="24"/>
          <w:szCs w:val="24"/>
        </w:rPr>
        <w:t xml:space="preserve"> that it has </w:t>
      </w:r>
      <w:r w:rsidRPr="00181336">
        <w:rPr>
          <w:rFonts w:ascii="Times New Roman" w:eastAsia="Times New Roman" w:hAnsi="Times New Roman" w:cs="Times New Roman"/>
          <w:sz w:val="24"/>
          <w:szCs w:val="24"/>
          <w:highlight w:val="yellow"/>
        </w:rPr>
        <w:t>reasonable grounds to suspect to be fraudulent or involving other criminal activities</w:t>
      </w:r>
      <w:r w:rsidRPr="00F41649">
        <w:rPr>
          <w:rFonts w:ascii="Times New Roman" w:eastAsia="Times New Roman" w:hAnsi="Times New Roman" w:cs="Times New Roman"/>
          <w:sz w:val="24"/>
          <w:szCs w:val="24"/>
        </w:rPr>
        <w:t>, even if the Fraud Control Tool failed to block the Transaction.</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lastRenderedPageBreak/>
        <w:t>2.7 Captures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some Payment Methods it is possible to ask for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of a payment (to check whether the Account Holder indeed has an account that can be charged for the payment amount) without immediately Capturing the Transaction. The prior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gives the Merchant some additional assurance that when Merchant Captures the Transaction, it will be Settled to the Merchant (and not blocked or subject to Chargeback). </w:t>
      </w:r>
      <w:r w:rsidRPr="001202E4">
        <w:rPr>
          <w:rFonts w:ascii="Times New Roman" w:eastAsia="Times New Roman" w:hAnsi="Times New Roman" w:cs="Times New Roman"/>
          <w:sz w:val="24"/>
          <w:szCs w:val="24"/>
          <w:highlight w:val="yellow"/>
        </w:rPr>
        <w:t>The Merchant is responsible for Capturing Transactions;</w:t>
      </w:r>
      <w:r w:rsidRPr="00F41649">
        <w:rPr>
          <w:rFonts w:ascii="Times New Roman" w:eastAsia="Times New Roman" w:hAnsi="Times New Roman" w:cs="Times New Roman"/>
          <w:sz w:val="24"/>
          <w:szCs w:val="24"/>
        </w:rPr>
        <w:t xml:space="preserve"> this can be </w:t>
      </w:r>
      <w:proofErr w:type="spellStart"/>
      <w:r w:rsidRPr="00F41649">
        <w:rPr>
          <w:rFonts w:ascii="Times New Roman" w:eastAsia="Times New Roman" w:hAnsi="Times New Roman" w:cs="Times New Roman"/>
          <w:sz w:val="24"/>
          <w:szCs w:val="24"/>
        </w:rPr>
        <w:t>realised</w:t>
      </w:r>
      <w:proofErr w:type="spellEnd"/>
      <w:r w:rsidRPr="00F41649">
        <w:rPr>
          <w:rFonts w:ascii="Times New Roman" w:eastAsia="Times New Roman" w:hAnsi="Times New Roman" w:cs="Times New Roman"/>
          <w:sz w:val="24"/>
          <w:szCs w:val="24"/>
        </w:rPr>
        <w:t xml:space="preserve"> via the Customer Area or the API. Merchant understands that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Transactions have </w:t>
      </w:r>
      <w:r w:rsidRPr="001202E4">
        <w:rPr>
          <w:rFonts w:ascii="Times New Roman" w:eastAsia="Times New Roman" w:hAnsi="Times New Roman" w:cs="Times New Roman"/>
          <w:sz w:val="24"/>
          <w:szCs w:val="24"/>
          <w:highlight w:val="yellow"/>
        </w:rPr>
        <w:t>a limited maximum Capture Period</w:t>
      </w:r>
      <w:r w:rsidRPr="00F41649">
        <w:rPr>
          <w:rFonts w:ascii="Times New Roman" w:eastAsia="Times New Roman" w:hAnsi="Times New Roman" w:cs="Times New Roman"/>
          <w:sz w:val="24"/>
          <w:szCs w:val="24"/>
        </w:rPr>
        <w:t xml:space="preserve"> in which they can be Captured which is set by the Issuing Bank or the relevant Scheme Owner. Beyond the applicable Capture Period, the additional assurance granted by the prior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is no longer valid, increasing the chances of the Capture not leading to a successful Settlement of the related payment. It is </w:t>
      </w:r>
      <w:r w:rsidRPr="001202E4">
        <w:rPr>
          <w:rFonts w:ascii="Times New Roman" w:eastAsia="Times New Roman" w:hAnsi="Times New Roman" w:cs="Times New Roman"/>
          <w:sz w:val="24"/>
          <w:szCs w:val="24"/>
          <w:highlight w:val="yellow"/>
        </w:rPr>
        <w:t>Merchant's responsibility to check the applicable Capture Period</w:t>
      </w:r>
      <w:r w:rsidRPr="00F41649">
        <w:rPr>
          <w:rFonts w:ascii="Times New Roman" w:eastAsia="Times New Roman" w:hAnsi="Times New Roman" w:cs="Times New Roman"/>
          <w:sz w:val="24"/>
          <w:szCs w:val="24"/>
        </w:rPr>
        <w:t xml:space="preserve"> via the Customer Area to ensure it timely Captures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Transactions. Merchant should generally take into account that </w:t>
      </w:r>
      <w:r w:rsidRPr="001202E4">
        <w:rPr>
          <w:rFonts w:ascii="Times New Roman" w:eastAsia="Times New Roman" w:hAnsi="Times New Roman" w:cs="Times New Roman"/>
          <w:sz w:val="24"/>
          <w:szCs w:val="24"/>
          <w:highlight w:val="yellow"/>
        </w:rPr>
        <w:t xml:space="preserve">the Capture Period can be as short as 5 days after </w:t>
      </w:r>
      <w:proofErr w:type="spellStart"/>
      <w:r w:rsidRPr="001202E4">
        <w:rPr>
          <w:rFonts w:ascii="Times New Roman" w:eastAsia="Times New Roman" w:hAnsi="Times New Roman" w:cs="Times New Roman"/>
          <w:sz w:val="24"/>
          <w:szCs w:val="24"/>
          <w:highlight w:val="yellow"/>
        </w:rPr>
        <w:t>Authorisation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2.8 Settlements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Subject to the Deposit being at the applicable Deposit Level, funds from the Account Holders charged for the validly processed Transactions of the Merchant which are Acquired via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are paid by the Acquirer or the Scheme Owner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who will subsequently Settle received funds to the Merchant.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1202E4">
        <w:rPr>
          <w:rFonts w:ascii="Times New Roman" w:eastAsia="Times New Roman" w:hAnsi="Times New Roman" w:cs="Times New Roman"/>
          <w:sz w:val="24"/>
          <w:szCs w:val="24"/>
          <w:highlight w:val="yellow"/>
        </w:rPr>
        <w:t>Adyen</w:t>
      </w:r>
      <w:proofErr w:type="spellEnd"/>
      <w:r w:rsidRPr="001202E4">
        <w:rPr>
          <w:rFonts w:ascii="Times New Roman" w:eastAsia="Times New Roman" w:hAnsi="Times New Roman" w:cs="Times New Roman"/>
          <w:sz w:val="24"/>
          <w:szCs w:val="24"/>
          <w:highlight w:val="yellow"/>
        </w:rPr>
        <w:t xml:space="preserve"> is only obliged to provide Settlement of Transactions for which it has received settlement(s) by the Acquirer or the Scheme Owner</w:t>
      </w:r>
      <w:r w:rsidRPr="00F41649">
        <w:rPr>
          <w:rFonts w:ascii="Times New Roman" w:eastAsia="Times New Roman" w:hAnsi="Times New Roman" w:cs="Times New Roman"/>
          <w:sz w:val="24"/>
          <w:szCs w:val="24"/>
        </w:rPr>
        <w:t xml:space="preserve">. It is </w:t>
      </w:r>
      <w:r w:rsidRPr="001202E4">
        <w:rPr>
          <w:rFonts w:ascii="Times New Roman" w:eastAsia="Times New Roman" w:hAnsi="Times New Roman" w:cs="Times New Roman"/>
          <w:sz w:val="24"/>
          <w:szCs w:val="24"/>
          <w:highlight w:val="yellow"/>
        </w:rPr>
        <w:t xml:space="preserve">Merchant's responsibility to evaluate </w:t>
      </w:r>
      <w:commentRangeStart w:id="13"/>
      <w:r w:rsidRPr="001202E4">
        <w:rPr>
          <w:rFonts w:ascii="Times New Roman" w:eastAsia="Times New Roman" w:hAnsi="Times New Roman" w:cs="Times New Roman"/>
          <w:sz w:val="24"/>
          <w:szCs w:val="24"/>
          <w:highlight w:val="yellow"/>
        </w:rPr>
        <w:t xml:space="preserve">if the conditions imposed by the Payment Methods for settlement (as communicated from time to time via the Customer Area and/or by the Scheme Owners </w:t>
      </w:r>
      <w:commentRangeEnd w:id="13"/>
      <w:r w:rsidR="001202E4">
        <w:rPr>
          <w:rStyle w:val="CommentReference"/>
        </w:rPr>
        <w:commentReference w:id="13"/>
      </w:r>
      <w:r w:rsidRPr="001202E4">
        <w:rPr>
          <w:rFonts w:ascii="Times New Roman" w:eastAsia="Times New Roman" w:hAnsi="Times New Roman" w:cs="Times New Roman"/>
          <w:sz w:val="24"/>
          <w:szCs w:val="24"/>
          <w:highlight w:val="yellow"/>
        </w:rPr>
        <w:t>themselves via their websites and other communication channels to the Merchant) are acceptable</w:t>
      </w:r>
      <w:r w:rsidRPr="00F41649">
        <w:rPr>
          <w:rFonts w:ascii="Times New Roman" w:eastAsia="Times New Roman" w:hAnsi="Times New Roman" w:cs="Times New Roman"/>
          <w:sz w:val="24"/>
          <w:szCs w:val="24"/>
        </w:rPr>
        <w:t xml:space="preserve"> to the Merchant.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This is specifically relevant for the Merchant to take into account with respect to Payment Methods that are not monitored and regulated by governmental financial services authorities such as but not limited to non-Card Scheme related prepaid cards and SMS and IVR payments. Merchant understands and agrees that </w:t>
      </w:r>
      <w:proofErr w:type="spellStart"/>
      <w:r w:rsidRPr="001202E4">
        <w:rPr>
          <w:rFonts w:ascii="Times New Roman" w:eastAsia="Times New Roman" w:hAnsi="Times New Roman" w:cs="Times New Roman"/>
          <w:sz w:val="24"/>
          <w:szCs w:val="24"/>
          <w:highlight w:val="yellow"/>
        </w:rPr>
        <w:t>Adyen</w:t>
      </w:r>
      <w:proofErr w:type="spellEnd"/>
      <w:r w:rsidRPr="001202E4">
        <w:rPr>
          <w:rFonts w:ascii="Times New Roman" w:eastAsia="Times New Roman" w:hAnsi="Times New Roman" w:cs="Times New Roman"/>
          <w:sz w:val="24"/>
          <w:szCs w:val="24"/>
          <w:highlight w:val="yellow"/>
        </w:rPr>
        <w:t xml:space="preserve"> will not compensate Merchant for late or non-performance, insolvency or bankruptcy of the Acquirer or Scheme Owner</w:t>
      </w:r>
      <w:r w:rsidRPr="00F41649">
        <w:rPr>
          <w:rFonts w:ascii="Times New Roman" w:eastAsia="Times New Roman" w:hAnsi="Times New Roman" w:cs="Times New Roman"/>
          <w:sz w:val="24"/>
          <w:szCs w:val="24"/>
        </w:rPr>
        <w:t xml:space="preserve"> due to which Merchant receives late Settlement or no Settlement at all for processed Transactions.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1202E4">
        <w:rPr>
          <w:rFonts w:ascii="Times New Roman" w:eastAsia="Times New Roman" w:hAnsi="Times New Roman" w:cs="Times New Roman"/>
          <w:sz w:val="24"/>
          <w:szCs w:val="24"/>
          <w:highlight w:val="yellow"/>
        </w:rPr>
        <w:t>Adyen</w:t>
      </w:r>
      <w:proofErr w:type="spellEnd"/>
      <w:r w:rsidRPr="001202E4">
        <w:rPr>
          <w:rFonts w:ascii="Times New Roman" w:eastAsia="Times New Roman" w:hAnsi="Times New Roman" w:cs="Times New Roman"/>
          <w:sz w:val="24"/>
          <w:szCs w:val="24"/>
          <w:highlight w:val="yellow"/>
        </w:rPr>
        <w:t xml:space="preserve"> reserves the right to withhold Settlement</w:t>
      </w:r>
      <w:r w:rsidRPr="00F41649">
        <w:rPr>
          <w:rFonts w:ascii="Times New Roman" w:eastAsia="Times New Roman" w:hAnsi="Times New Roman" w:cs="Times New Roman"/>
          <w:sz w:val="24"/>
          <w:szCs w:val="24"/>
        </w:rPr>
        <w:t xml:space="preserve"> of Transactions if they are Captured, but </w:t>
      </w:r>
      <w:commentRangeStart w:id="14"/>
      <w:r w:rsidRPr="001202E4">
        <w:rPr>
          <w:rFonts w:ascii="Times New Roman" w:eastAsia="Times New Roman" w:hAnsi="Times New Roman" w:cs="Times New Roman"/>
          <w:sz w:val="24"/>
          <w:szCs w:val="24"/>
          <w:highlight w:val="yellow"/>
        </w:rPr>
        <w:t xml:space="preserve">suspected to be fraudulent, related to illegal activities or likely to become subject to a Chargeback by </w:t>
      </w:r>
      <w:proofErr w:type="spellStart"/>
      <w:r w:rsidRPr="001202E4">
        <w:rPr>
          <w:rFonts w:ascii="Times New Roman" w:eastAsia="Times New Roman" w:hAnsi="Times New Roman" w:cs="Times New Roman"/>
          <w:sz w:val="24"/>
          <w:szCs w:val="24"/>
          <w:highlight w:val="yellow"/>
        </w:rPr>
        <w:t>Adyen</w:t>
      </w:r>
      <w:proofErr w:type="spellEnd"/>
      <w:r w:rsidRPr="001202E4">
        <w:rPr>
          <w:rFonts w:ascii="Times New Roman" w:eastAsia="Times New Roman" w:hAnsi="Times New Roman" w:cs="Times New Roman"/>
          <w:sz w:val="24"/>
          <w:szCs w:val="24"/>
          <w:highlight w:val="yellow"/>
        </w:rPr>
        <w:t xml:space="preserve"> and/or the relevant Acquirer and/or Scheme Owner</w:t>
      </w:r>
      <w:commentRangeEnd w:id="14"/>
      <w:r w:rsidR="001202E4">
        <w:rPr>
          <w:rStyle w:val="CommentReference"/>
        </w:rPr>
        <w:commentReference w:id="14"/>
      </w:r>
      <w:r w:rsidRPr="00F41649">
        <w:rPr>
          <w:rFonts w:ascii="Times New Roman" w:eastAsia="Times New Roman" w:hAnsi="Times New Roman" w:cs="Times New Roman"/>
          <w:sz w:val="24"/>
          <w:szCs w:val="24"/>
        </w:rPr>
        <w:t xml:space="preserve">, until satisfactory completion of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investigation, that of the relevant Acquirer or Scheme Owner or that of a third party nominated by any of these parties. The Merchant will give its full co-operation to any such investigation. </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1202E4">
        <w:rPr>
          <w:rFonts w:ascii="Times New Roman" w:eastAsia="Times New Roman" w:hAnsi="Times New Roman" w:cs="Times New Roman"/>
          <w:sz w:val="24"/>
          <w:szCs w:val="24"/>
          <w:highlight w:val="yellow"/>
        </w:rPr>
        <w:t>No interest</w:t>
      </w:r>
      <w:r w:rsidRPr="00F41649">
        <w:rPr>
          <w:rFonts w:ascii="Times New Roman" w:eastAsia="Times New Roman" w:hAnsi="Times New Roman" w:cs="Times New Roman"/>
          <w:sz w:val="24"/>
          <w:szCs w:val="24"/>
        </w:rPr>
        <w:t xml:space="preserve"> will be due over amounts held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prior to Settlement of such funds to the Merchant, </w:t>
      </w:r>
      <w:r w:rsidRPr="001202E4">
        <w:rPr>
          <w:rFonts w:ascii="Times New Roman" w:eastAsia="Times New Roman" w:hAnsi="Times New Roman" w:cs="Times New Roman"/>
          <w:sz w:val="24"/>
          <w:szCs w:val="24"/>
          <w:highlight w:val="yellow"/>
        </w:rPr>
        <w:t xml:space="preserve">except in case Settlement is delayed for more than 30 days due to the intent or gross negligence of </w:t>
      </w:r>
      <w:proofErr w:type="spellStart"/>
      <w:r w:rsidRPr="001202E4">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In such case interest will be due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over the late Settled amount at the rate of the 3 month EURIBOR rate +2%.</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lastRenderedPageBreak/>
        <w:t>Adyen</w:t>
      </w:r>
      <w:proofErr w:type="spellEnd"/>
      <w:r w:rsidRPr="00F41649">
        <w:rPr>
          <w:rFonts w:ascii="Times New Roman" w:eastAsia="Times New Roman" w:hAnsi="Times New Roman" w:cs="Times New Roman"/>
          <w:sz w:val="24"/>
          <w:szCs w:val="24"/>
        </w:rPr>
        <w:t xml:space="preserve"> </w:t>
      </w:r>
      <w:del w:id="15" w:author="AChow" w:date="2019-06-03T14:09:00Z">
        <w:r w:rsidRPr="00F41649" w:rsidDel="001202E4">
          <w:rPr>
            <w:rFonts w:ascii="Times New Roman" w:eastAsia="Times New Roman" w:hAnsi="Times New Roman" w:cs="Times New Roman"/>
            <w:sz w:val="24"/>
            <w:szCs w:val="24"/>
          </w:rPr>
          <w:delText xml:space="preserve">may </w:delText>
        </w:r>
      </w:del>
      <w:ins w:id="16" w:author="AChow" w:date="2019-06-03T14:09:00Z">
        <w:r w:rsidR="001202E4">
          <w:rPr>
            <w:rFonts w:ascii="Times New Roman" w:eastAsia="Times New Roman" w:hAnsi="Times New Roman" w:cs="Times New Roman"/>
            <w:sz w:val="24"/>
            <w:szCs w:val="24"/>
          </w:rPr>
          <w:t>shall</w:t>
        </w:r>
        <w:r w:rsidR="001202E4" w:rsidRPr="00F41649">
          <w:rPr>
            <w:rFonts w:ascii="Times New Roman" w:eastAsia="Times New Roman" w:hAnsi="Times New Roman" w:cs="Times New Roman"/>
            <w:sz w:val="24"/>
            <w:szCs w:val="24"/>
          </w:rPr>
          <w:t xml:space="preserve"> </w:t>
        </w:r>
      </w:ins>
      <w:r w:rsidRPr="00F41649">
        <w:rPr>
          <w:rFonts w:ascii="Times New Roman" w:eastAsia="Times New Roman" w:hAnsi="Times New Roman" w:cs="Times New Roman"/>
          <w:sz w:val="24"/>
          <w:szCs w:val="24"/>
        </w:rPr>
        <w:t>not sell or pledge its receivables on or via the Scheme Owners resulting from Transactions processed for a Merchant.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2.9 Required data</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1202E4">
        <w:rPr>
          <w:rFonts w:ascii="Times New Roman" w:eastAsia="Times New Roman" w:hAnsi="Times New Roman" w:cs="Times New Roman"/>
          <w:sz w:val="24"/>
          <w:szCs w:val="24"/>
          <w:highlight w:val="yellow"/>
        </w:rPr>
        <w:t>Merchant</w:t>
      </w:r>
      <w:r w:rsidRPr="00F41649">
        <w:rPr>
          <w:rFonts w:ascii="Times New Roman" w:eastAsia="Times New Roman" w:hAnsi="Times New Roman" w:cs="Times New Roman"/>
          <w:sz w:val="24"/>
          <w:szCs w:val="24"/>
        </w:rPr>
        <w:t xml:space="preserve"> shall from time to time on the first request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1202E4">
        <w:rPr>
          <w:rFonts w:ascii="Times New Roman" w:eastAsia="Times New Roman" w:hAnsi="Times New Roman" w:cs="Times New Roman"/>
          <w:sz w:val="24"/>
          <w:szCs w:val="24"/>
          <w:highlight w:val="yellow"/>
        </w:rPr>
        <w:t>provide all required information regarding the then current actual or expected Delivery Dates</w:t>
      </w:r>
      <w:r w:rsidRPr="00F41649">
        <w:rPr>
          <w:rFonts w:ascii="Times New Roman" w:eastAsia="Times New Roman" w:hAnsi="Times New Roman" w:cs="Times New Roman"/>
          <w:sz w:val="24"/>
          <w:szCs w:val="24"/>
        </w:rPr>
        <w:t xml:space="preserve"> for processed Transactions and estimates for the average time between Transaction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and the related Delivery Date. Further Merchant shall provide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its first request with all requested </w:t>
      </w:r>
      <w:r w:rsidRPr="001202E4">
        <w:rPr>
          <w:rFonts w:ascii="Times New Roman" w:eastAsia="Times New Roman" w:hAnsi="Times New Roman" w:cs="Times New Roman"/>
          <w:sz w:val="24"/>
          <w:szCs w:val="24"/>
          <w:highlight w:val="yellow"/>
        </w:rPr>
        <w:t xml:space="preserve">information </w:t>
      </w:r>
      <w:commentRangeStart w:id="17"/>
      <w:r w:rsidRPr="001202E4">
        <w:rPr>
          <w:rFonts w:ascii="Times New Roman" w:eastAsia="Times New Roman" w:hAnsi="Times New Roman" w:cs="Times New Roman"/>
          <w:sz w:val="24"/>
          <w:szCs w:val="24"/>
          <w:highlight w:val="yellow"/>
        </w:rPr>
        <w:t>on Merchant's then current ability to provide the Merchant Products and Services, its financial status, solvability and liquidity</w:t>
      </w:r>
      <w:commentRangeEnd w:id="17"/>
      <w:r w:rsidR="001202E4">
        <w:rPr>
          <w:rStyle w:val="CommentReference"/>
        </w:rPr>
        <w:commentReference w:id="17"/>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This information is used by </w:t>
      </w:r>
      <w:proofErr w:type="spellStart"/>
      <w:r w:rsidRPr="001202E4">
        <w:rPr>
          <w:rFonts w:ascii="Times New Roman" w:eastAsia="Times New Roman" w:hAnsi="Times New Roman" w:cs="Times New Roman"/>
          <w:sz w:val="24"/>
          <w:szCs w:val="24"/>
          <w:highlight w:val="yellow"/>
        </w:rPr>
        <w:t>Adyen</w:t>
      </w:r>
      <w:proofErr w:type="spellEnd"/>
      <w:r w:rsidRPr="001202E4">
        <w:rPr>
          <w:rFonts w:ascii="Times New Roman" w:eastAsia="Times New Roman" w:hAnsi="Times New Roman" w:cs="Times New Roman"/>
          <w:sz w:val="24"/>
          <w:szCs w:val="24"/>
          <w:highlight w:val="yellow"/>
        </w:rPr>
        <w:t xml:space="preserve"> to estimate the likely Uncompleted Order Amount</w:t>
      </w:r>
      <w:r w:rsidRPr="00F41649">
        <w:rPr>
          <w:rFonts w:ascii="Times New Roman" w:eastAsia="Times New Roman" w:hAnsi="Times New Roman" w:cs="Times New Roman"/>
          <w:sz w:val="24"/>
          <w:szCs w:val="24"/>
        </w:rPr>
        <w:t xml:space="preserve"> as used to determine the </w:t>
      </w:r>
      <w:r w:rsidRPr="001202E4">
        <w:rPr>
          <w:rFonts w:ascii="Times New Roman" w:eastAsia="Times New Roman" w:hAnsi="Times New Roman" w:cs="Times New Roman"/>
          <w:sz w:val="24"/>
          <w:szCs w:val="24"/>
          <w:highlight w:val="yellow"/>
        </w:rPr>
        <w:t>Deposit Level</w:t>
      </w:r>
      <w:r w:rsidRPr="00F41649">
        <w:rPr>
          <w:rFonts w:ascii="Times New Roman" w:eastAsia="Times New Roman" w:hAnsi="Times New Roman" w:cs="Times New Roman"/>
          <w:sz w:val="24"/>
          <w:szCs w:val="24"/>
        </w:rPr>
        <w:t xml:space="preserve"> as per clause 3.4. In case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reasonable grounds to question (i) the accuracy or reliability of the information regarding Delivery Dates and/or (ii) Merchant's financial stability and/or (iii) its ability to provide the Merchant Product and/or the Merchant Services to the Account Holders,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in its discretion take this into account in estimating the Uncompleted Order Amount for setting the Deposit Level.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not take such action arbitrarily and will where reasonably possible (considering the grounds and urgency of the adjustment) request and consider Merchant's input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amended assessment of the Uncompleted Order Amount before using it to amend the Deposit Level.</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2.10 Merchant obligations and restrictions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may </w:t>
      </w:r>
      <w:r w:rsidRPr="00635E1F">
        <w:rPr>
          <w:rFonts w:ascii="Times New Roman" w:eastAsia="Times New Roman" w:hAnsi="Times New Roman" w:cs="Times New Roman"/>
          <w:sz w:val="24"/>
          <w:szCs w:val="24"/>
          <w:highlight w:val="yellow"/>
        </w:rPr>
        <w:t xml:space="preserve">only use the Services for payment of those Merchant Products and Services which Merchant registered for when entering into the Merchant Agreement with </w:t>
      </w:r>
      <w:proofErr w:type="spellStart"/>
      <w:r w:rsidRPr="00635E1F">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as reflected in the Merchant Agreement. The acceptance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of Merchant as customer is strictly linked to the description of Merchant's Products and Services Merchant registered for when entering into the Merchant Agreement. </w:t>
      </w:r>
      <w:r w:rsidRPr="00635E1F">
        <w:rPr>
          <w:rFonts w:ascii="Times New Roman" w:eastAsia="Times New Roman" w:hAnsi="Times New Roman" w:cs="Times New Roman"/>
          <w:sz w:val="24"/>
          <w:szCs w:val="24"/>
          <w:highlight w:val="yellow"/>
        </w:rPr>
        <w:t>Merchant must ask prior written approval for any change or addition to the Merchant's Products and Services</w:t>
      </w:r>
      <w:r w:rsidRPr="00F41649">
        <w:rPr>
          <w:rFonts w:ascii="Times New Roman" w:eastAsia="Times New Roman" w:hAnsi="Times New Roman" w:cs="Times New Roman"/>
          <w:sz w:val="24"/>
          <w:szCs w:val="24"/>
        </w:rPr>
        <w:t xml:space="preserve"> prior to submitting payment requests therefor.</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shall not use the Services for the payment of Merchant Products and/or Merchant Services where it is illegal to offer or provide these to or from the relevant country and/or which are stated in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w:t>
      </w:r>
      <w:r w:rsidRPr="00635E1F">
        <w:rPr>
          <w:rFonts w:ascii="Times New Roman" w:eastAsia="Times New Roman" w:hAnsi="Times New Roman" w:cs="Times New Roman"/>
          <w:sz w:val="24"/>
          <w:szCs w:val="24"/>
          <w:highlight w:val="yellow"/>
        </w:rPr>
        <w:t>Prohibited and Restricted Products and Services List</w:t>
      </w:r>
      <w:r w:rsidRPr="00F41649">
        <w:rPr>
          <w:rFonts w:ascii="Times New Roman" w:eastAsia="Times New Roman" w:hAnsi="Times New Roman" w:cs="Times New Roman"/>
          <w:sz w:val="24"/>
          <w:szCs w:val="24"/>
        </w:rPr>
        <w:t xml:space="preserve">. Merchant may </w:t>
      </w:r>
      <w:r w:rsidRPr="00635E1F">
        <w:rPr>
          <w:rFonts w:ascii="Times New Roman" w:eastAsia="Times New Roman" w:hAnsi="Times New Roman" w:cs="Times New Roman"/>
          <w:sz w:val="24"/>
          <w:szCs w:val="24"/>
          <w:highlight w:val="yellow"/>
        </w:rPr>
        <w:t>obtain a written waiver</w:t>
      </w:r>
      <w:r w:rsidRPr="00F41649">
        <w:rPr>
          <w:rFonts w:ascii="Times New Roman" w:eastAsia="Times New Roman" w:hAnsi="Times New Roman" w:cs="Times New Roman"/>
          <w:sz w:val="24"/>
          <w:szCs w:val="24"/>
        </w:rPr>
        <w:t xml:space="preserve"> for Products and Services in the 'restricted' section of this list, but such </w:t>
      </w:r>
      <w:r w:rsidRPr="00635E1F">
        <w:rPr>
          <w:rFonts w:ascii="Times New Roman" w:eastAsia="Times New Roman" w:hAnsi="Times New Roman" w:cs="Times New Roman"/>
          <w:sz w:val="24"/>
          <w:szCs w:val="24"/>
          <w:highlight w:val="yellow"/>
        </w:rPr>
        <w:t xml:space="preserve">waiver may be revoked by </w:t>
      </w:r>
      <w:proofErr w:type="spellStart"/>
      <w:r w:rsidRPr="00635E1F">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in its discretion. This list may be updated in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discretion where needed to ensure legal compliance, compliance to </w:t>
      </w:r>
      <w:r w:rsidRPr="00DB6FB4">
        <w:rPr>
          <w:rFonts w:ascii="Times New Roman" w:eastAsia="Times New Roman" w:hAnsi="Times New Roman" w:cs="Times New Roman"/>
          <w:sz w:val="24"/>
          <w:szCs w:val="24"/>
          <w:highlight w:val="yellow"/>
        </w:rPr>
        <w:t>Scheme Rules</w:t>
      </w:r>
      <w:r w:rsidRPr="00F41649">
        <w:rPr>
          <w:rFonts w:ascii="Times New Roman" w:eastAsia="Times New Roman" w:hAnsi="Times New Roman" w:cs="Times New Roman"/>
          <w:sz w:val="24"/>
          <w:szCs w:val="24"/>
        </w:rPr>
        <w:t xml:space="preserve">, prevent high levels of Chargebacks, reputational risks and/or to reduce exposure to potentially fraudulent or illegal transactions. Merchant will be informed of </w:t>
      </w:r>
      <w:r w:rsidRPr="00DB6FB4">
        <w:rPr>
          <w:rFonts w:ascii="Times New Roman" w:eastAsia="Times New Roman" w:hAnsi="Times New Roman" w:cs="Times New Roman"/>
          <w:sz w:val="24"/>
          <w:szCs w:val="24"/>
          <w:highlight w:val="yellow"/>
        </w:rPr>
        <w:t>updates of this list</w:t>
      </w:r>
      <w:r w:rsidRPr="00F41649">
        <w:rPr>
          <w:rFonts w:ascii="Times New Roman" w:eastAsia="Times New Roman" w:hAnsi="Times New Roman" w:cs="Times New Roman"/>
          <w:sz w:val="24"/>
          <w:szCs w:val="24"/>
        </w:rPr>
        <w:t xml:space="preserv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publishing an updated list </w:t>
      </w:r>
      <w:r w:rsidRPr="00DB6FB4">
        <w:rPr>
          <w:rFonts w:ascii="Times New Roman" w:eastAsia="Times New Roman" w:hAnsi="Times New Roman" w:cs="Times New Roman"/>
          <w:sz w:val="24"/>
          <w:szCs w:val="24"/>
          <w:highlight w:val="yellow"/>
        </w:rPr>
        <w:t>in the Customer Area</w:t>
      </w:r>
      <w:r w:rsidRPr="00F41649">
        <w:rPr>
          <w:rFonts w:ascii="Times New Roman" w:eastAsia="Times New Roman" w:hAnsi="Times New Roman" w:cs="Times New Roman"/>
          <w:sz w:val="24"/>
          <w:szCs w:val="24"/>
        </w:rPr>
        <w:t xml:space="preserve">. Where a published change affects a significant portion of the Merchant's Product or Services, </w:t>
      </w:r>
      <w:r w:rsidRPr="00DB6FB4">
        <w:rPr>
          <w:rFonts w:ascii="Times New Roman" w:eastAsia="Times New Roman" w:hAnsi="Times New Roman" w:cs="Times New Roman"/>
          <w:sz w:val="24"/>
          <w:szCs w:val="24"/>
          <w:highlight w:val="yellow"/>
        </w:rPr>
        <w:t xml:space="preserve">Merchant may terminate the Merchant Agreement </w:t>
      </w:r>
      <w:commentRangeStart w:id="18"/>
      <w:r w:rsidRPr="00DB6FB4">
        <w:rPr>
          <w:rFonts w:ascii="Times New Roman" w:eastAsia="Times New Roman" w:hAnsi="Times New Roman" w:cs="Times New Roman"/>
          <w:sz w:val="24"/>
          <w:szCs w:val="24"/>
          <w:highlight w:val="yellow"/>
        </w:rPr>
        <w:t xml:space="preserve">by giving written notice </w:t>
      </w:r>
      <w:commentRangeEnd w:id="18"/>
      <w:r w:rsidR="00DB6FB4">
        <w:rPr>
          <w:rStyle w:val="CommentReference"/>
        </w:rPr>
        <w:commentReference w:id="18"/>
      </w:r>
      <w:r w:rsidRPr="00DB6FB4">
        <w:rPr>
          <w:rFonts w:ascii="Times New Roman" w:eastAsia="Times New Roman" w:hAnsi="Times New Roman" w:cs="Times New Roman"/>
          <w:sz w:val="24"/>
          <w:szCs w:val="24"/>
          <w:highlight w:val="yellow"/>
        </w:rPr>
        <w:t xml:space="preserve">to </w:t>
      </w:r>
      <w:proofErr w:type="spellStart"/>
      <w:r w:rsidRPr="00DB6FB4">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acceptance of Merchant as customer should not be interpreted as an advice or opinion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to the legality of Merchant's Products and Services and/or of Merchant's intended use of the Services therefore. </w:t>
      </w:r>
      <w:r w:rsidRPr="00DB6FB4">
        <w:rPr>
          <w:rFonts w:ascii="Times New Roman" w:eastAsia="Times New Roman" w:hAnsi="Times New Roman" w:cs="Times New Roman"/>
          <w:sz w:val="24"/>
          <w:szCs w:val="24"/>
          <w:highlight w:val="yellow"/>
        </w:rPr>
        <w:t xml:space="preserve">Merchant is and remains solely responsible to ensure the Merchant Products and Services sold are compliant with the </w:t>
      </w:r>
      <w:commentRangeStart w:id="19"/>
      <w:r w:rsidRPr="00DB6FB4">
        <w:rPr>
          <w:rFonts w:ascii="Times New Roman" w:eastAsia="Times New Roman" w:hAnsi="Times New Roman" w:cs="Times New Roman"/>
          <w:sz w:val="24"/>
          <w:szCs w:val="24"/>
          <w:highlight w:val="yellow"/>
        </w:rPr>
        <w:t xml:space="preserve">Scheme Rules </w:t>
      </w:r>
      <w:commentRangeEnd w:id="19"/>
      <w:r w:rsidR="003F61CD">
        <w:rPr>
          <w:rStyle w:val="CommentReference"/>
        </w:rPr>
        <w:commentReference w:id="19"/>
      </w:r>
      <w:r w:rsidRPr="00DB6FB4">
        <w:rPr>
          <w:rFonts w:ascii="Times New Roman" w:eastAsia="Times New Roman" w:hAnsi="Times New Roman" w:cs="Times New Roman"/>
          <w:sz w:val="24"/>
          <w:szCs w:val="24"/>
          <w:highlight w:val="yellow"/>
        </w:rPr>
        <w:t>and applicable laws in its country of origin and the countries it customers are based in.</w:t>
      </w:r>
      <w:r w:rsidRPr="00F41649">
        <w:rPr>
          <w:rFonts w:ascii="Times New Roman" w:eastAsia="Times New Roman" w:hAnsi="Times New Roman" w:cs="Times New Roman"/>
          <w:sz w:val="24"/>
          <w:szCs w:val="24"/>
        </w:rPr>
        <w:t xml:space="preserve"> Further some </w:t>
      </w:r>
      <w:r w:rsidRPr="00F41649">
        <w:rPr>
          <w:rFonts w:ascii="Times New Roman" w:eastAsia="Times New Roman" w:hAnsi="Times New Roman" w:cs="Times New Roman"/>
          <w:sz w:val="24"/>
          <w:szCs w:val="24"/>
        </w:rPr>
        <w:lastRenderedPageBreak/>
        <w:t xml:space="preserve">Payment Methods </w:t>
      </w:r>
      <w:commentRangeStart w:id="20"/>
      <w:r w:rsidRPr="00F41649">
        <w:rPr>
          <w:rFonts w:ascii="Times New Roman" w:eastAsia="Times New Roman" w:hAnsi="Times New Roman" w:cs="Times New Roman"/>
          <w:sz w:val="24"/>
          <w:szCs w:val="24"/>
        </w:rPr>
        <w:t xml:space="preserve">apply additional restrictions as set out in the applicable Scheme Rules </w:t>
      </w:r>
      <w:commentRangeEnd w:id="20"/>
      <w:r w:rsidR="00DB6FB4">
        <w:rPr>
          <w:rStyle w:val="CommentReference"/>
        </w:rPr>
        <w:commentReference w:id="20"/>
      </w:r>
      <w:r w:rsidRPr="00F41649">
        <w:rPr>
          <w:rFonts w:ascii="Times New Roman" w:eastAsia="Times New Roman" w:hAnsi="Times New Roman" w:cs="Times New Roman"/>
          <w:sz w:val="24"/>
          <w:szCs w:val="24"/>
        </w:rPr>
        <w:t>which Merchant must at all times ensure compliance with.</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DB6FB4">
        <w:rPr>
          <w:rFonts w:ascii="Times New Roman" w:eastAsia="Times New Roman" w:hAnsi="Times New Roman" w:cs="Times New Roman"/>
          <w:sz w:val="24"/>
          <w:szCs w:val="24"/>
          <w:highlight w:val="yellow"/>
        </w:rPr>
        <w:t xml:space="preserve">The Services of </w:t>
      </w:r>
      <w:proofErr w:type="spellStart"/>
      <w:r w:rsidRPr="00DB6FB4">
        <w:rPr>
          <w:rFonts w:ascii="Times New Roman" w:eastAsia="Times New Roman" w:hAnsi="Times New Roman" w:cs="Times New Roman"/>
          <w:sz w:val="24"/>
          <w:szCs w:val="24"/>
          <w:highlight w:val="yellow"/>
        </w:rPr>
        <w:t>Adyen</w:t>
      </w:r>
      <w:proofErr w:type="spellEnd"/>
      <w:r w:rsidRPr="00DB6FB4">
        <w:rPr>
          <w:rFonts w:ascii="Times New Roman" w:eastAsia="Times New Roman" w:hAnsi="Times New Roman" w:cs="Times New Roman"/>
          <w:sz w:val="24"/>
          <w:szCs w:val="24"/>
          <w:highlight w:val="yellow"/>
        </w:rPr>
        <w:t xml:space="preserve"> may not be used</w:t>
      </w:r>
      <w:r w:rsidRPr="00F41649">
        <w:rPr>
          <w:rFonts w:ascii="Times New Roman" w:eastAsia="Times New Roman" w:hAnsi="Times New Roman" w:cs="Times New Roman"/>
          <w:sz w:val="24"/>
          <w:szCs w:val="24"/>
        </w:rPr>
        <w:t xml:space="preserve"> (and Transactions may not be submitted for processing) for </w:t>
      </w:r>
      <w:r w:rsidRPr="00DB6FB4">
        <w:rPr>
          <w:rFonts w:ascii="Times New Roman" w:eastAsia="Times New Roman" w:hAnsi="Times New Roman" w:cs="Times New Roman"/>
          <w:sz w:val="24"/>
          <w:szCs w:val="24"/>
          <w:highlight w:val="yellow"/>
        </w:rPr>
        <w:t>prepaying Merchant Products and Services</w:t>
      </w:r>
      <w:r w:rsidRPr="00F41649">
        <w:rPr>
          <w:rFonts w:ascii="Times New Roman" w:eastAsia="Times New Roman" w:hAnsi="Times New Roman" w:cs="Times New Roman"/>
          <w:sz w:val="24"/>
          <w:szCs w:val="24"/>
        </w:rPr>
        <w:t xml:space="preserve"> for which the Delivery Date is in part or in whole </w:t>
      </w:r>
      <w:r w:rsidRPr="00DB6FB4">
        <w:rPr>
          <w:rFonts w:ascii="Times New Roman" w:eastAsia="Times New Roman" w:hAnsi="Times New Roman" w:cs="Times New Roman"/>
          <w:sz w:val="24"/>
          <w:szCs w:val="24"/>
          <w:highlight w:val="yellow"/>
        </w:rPr>
        <w:t>more than 12 months after the date the Transaction</w:t>
      </w:r>
      <w:r w:rsidRPr="00F41649">
        <w:rPr>
          <w:rFonts w:ascii="Times New Roman" w:eastAsia="Times New Roman" w:hAnsi="Times New Roman" w:cs="Times New Roman"/>
          <w:sz w:val="24"/>
          <w:szCs w:val="24"/>
        </w:rPr>
        <w:t xml:space="preserve"> is submitted for processing. </w:t>
      </w:r>
      <w:r w:rsidRPr="00F41649">
        <w:rPr>
          <w:rFonts w:ascii="Times New Roman" w:eastAsia="Times New Roman" w:hAnsi="Times New Roman" w:cs="Times New Roman"/>
          <w:sz w:val="24"/>
          <w:szCs w:val="24"/>
        </w:rPr>
        <w:br/>
      </w:r>
      <w:r w:rsidRPr="00DB6FB4">
        <w:rPr>
          <w:rFonts w:ascii="Times New Roman" w:eastAsia="Times New Roman" w:hAnsi="Times New Roman" w:cs="Times New Roman"/>
          <w:sz w:val="24"/>
          <w:szCs w:val="24"/>
          <w:highlight w:val="yellow"/>
        </w:rPr>
        <w:t>For E-commerce Transactions</w:t>
      </w:r>
      <w:r w:rsidRPr="00F41649">
        <w:rPr>
          <w:rFonts w:ascii="Times New Roman" w:eastAsia="Times New Roman" w:hAnsi="Times New Roman" w:cs="Times New Roman"/>
          <w:sz w:val="24"/>
          <w:szCs w:val="24"/>
        </w:rPr>
        <w:t xml:space="preserve">, Merchant is obliged to provide on its website the following information to an Account Holder for every Transaction: </w:t>
      </w:r>
      <w:r w:rsidRPr="00DB6FB4">
        <w:rPr>
          <w:rFonts w:ascii="Times New Roman" w:eastAsia="Times New Roman" w:hAnsi="Times New Roman" w:cs="Times New Roman"/>
          <w:sz w:val="24"/>
          <w:szCs w:val="24"/>
          <w:highlight w:val="yellow"/>
        </w:rPr>
        <w:t>complete description of the goods or services offered, returned merchandise and refund policy, customer service contact (including email address and/or telephone number), address, delivery policy, Merchant's consumer data protection policy and all other legally required information</w:t>
      </w:r>
      <w:r w:rsidRPr="00F41649">
        <w:rPr>
          <w:rFonts w:ascii="Times New Roman" w:eastAsia="Times New Roman" w:hAnsi="Times New Roman" w:cs="Times New Roman"/>
          <w:sz w:val="24"/>
          <w:szCs w:val="24"/>
        </w:rPr>
        <w:t xml:space="preserve"> to be provided to the Account Holder in the relevant jurisdiction.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Merchants must </w:t>
      </w:r>
      <w:r w:rsidRPr="00DB6FB4">
        <w:rPr>
          <w:rFonts w:ascii="Times New Roman" w:eastAsia="Times New Roman" w:hAnsi="Times New Roman" w:cs="Times New Roman"/>
          <w:sz w:val="24"/>
          <w:szCs w:val="24"/>
          <w:highlight w:val="yellow"/>
        </w:rPr>
        <w:t>maintain a copy</w:t>
      </w:r>
      <w:r w:rsidRPr="00F41649">
        <w:rPr>
          <w:rFonts w:ascii="Times New Roman" w:eastAsia="Times New Roman" w:hAnsi="Times New Roman" w:cs="Times New Roman"/>
          <w:sz w:val="24"/>
          <w:szCs w:val="24"/>
        </w:rPr>
        <w:t xml:space="preserve"> of all electronic and other records related to the Transaction and the ordering and delivery of the Merchant Product and Services for the </w:t>
      </w:r>
      <w:r w:rsidRPr="00DB6FB4">
        <w:rPr>
          <w:rFonts w:ascii="Times New Roman" w:eastAsia="Times New Roman" w:hAnsi="Times New Roman" w:cs="Times New Roman"/>
          <w:sz w:val="24"/>
          <w:szCs w:val="24"/>
          <w:highlight w:val="yellow"/>
        </w:rPr>
        <w:t>greater of (i) 2 years subsequent to the Transaction being processed or (ii) the applicable warranty period</w:t>
      </w:r>
      <w:r w:rsidRPr="00F41649">
        <w:rPr>
          <w:rFonts w:ascii="Times New Roman" w:eastAsia="Times New Roman" w:hAnsi="Times New Roman" w:cs="Times New Roman"/>
          <w:sz w:val="24"/>
          <w:szCs w:val="24"/>
        </w:rPr>
        <w:t xml:space="preserve"> of the delivered Merchant Product and Services. The copy of the records shall include, but not be limited to: shipping details (if relevant), invoices for the delivered Merchant Product and Services and all contacts with the Account Holder. In case of investigations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the Acquirers and/or the Scheme Owners with respect to Chargebacks, suspected fraud or other RFI's from the Scheme Owners, </w:t>
      </w:r>
      <w:r w:rsidRPr="00DB6FB4">
        <w:rPr>
          <w:rFonts w:ascii="Times New Roman" w:eastAsia="Times New Roman" w:hAnsi="Times New Roman" w:cs="Times New Roman"/>
          <w:sz w:val="24"/>
          <w:szCs w:val="24"/>
          <w:highlight w:val="yellow"/>
        </w:rPr>
        <w:t>Merchant will fully co-operate in the auditing of such records</w:t>
      </w:r>
      <w:r w:rsidRPr="00F41649">
        <w:rPr>
          <w:rFonts w:ascii="Times New Roman" w:eastAsia="Times New Roman" w:hAnsi="Times New Roman" w:cs="Times New Roman"/>
          <w:sz w:val="24"/>
          <w:szCs w:val="24"/>
        </w:rPr>
        <w:t>. Merchant's obligations to maintain documentation of its business according to applicable laws remain unaffected by this clause.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shall not </w:t>
      </w:r>
      <w:proofErr w:type="spellStart"/>
      <w:r w:rsidRPr="00F41649">
        <w:rPr>
          <w:rFonts w:ascii="Times New Roman" w:eastAsia="Times New Roman" w:hAnsi="Times New Roman" w:cs="Times New Roman"/>
          <w:sz w:val="24"/>
          <w:szCs w:val="24"/>
        </w:rPr>
        <w:t>honour</w:t>
      </w:r>
      <w:proofErr w:type="spellEnd"/>
      <w:r w:rsidRPr="00F41649">
        <w:rPr>
          <w:rFonts w:ascii="Times New Roman" w:eastAsia="Times New Roman" w:hAnsi="Times New Roman" w:cs="Times New Roman"/>
          <w:sz w:val="24"/>
          <w:szCs w:val="24"/>
        </w:rPr>
        <w:t xml:space="preserve"> delivery address changes for any Transaction after requesting the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2.11 Warning - Fines scheme owners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DB6FB4">
        <w:rPr>
          <w:rFonts w:ascii="Times New Roman" w:eastAsia="Times New Roman" w:hAnsi="Times New Roman" w:cs="Times New Roman"/>
          <w:sz w:val="24"/>
          <w:szCs w:val="24"/>
          <w:highlight w:val="yellow"/>
        </w:rPr>
        <w:t xml:space="preserve">For violations of </w:t>
      </w:r>
      <w:commentRangeStart w:id="21"/>
      <w:r w:rsidRPr="00DB6FB4">
        <w:rPr>
          <w:rFonts w:ascii="Times New Roman" w:eastAsia="Times New Roman" w:hAnsi="Times New Roman" w:cs="Times New Roman"/>
          <w:sz w:val="24"/>
          <w:szCs w:val="24"/>
          <w:highlight w:val="yellow"/>
        </w:rPr>
        <w:t xml:space="preserve">certain key requirements under the Scheme Rules </w:t>
      </w:r>
      <w:commentRangeEnd w:id="21"/>
      <w:r w:rsidR="00DB6FB4">
        <w:rPr>
          <w:rStyle w:val="CommentReference"/>
        </w:rPr>
        <w:commentReference w:id="21"/>
      </w:r>
      <w:r w:rsidRPr="00DB6FB4">
        <w:rPr>
          <w:rFonts w:ascii="Times New Roman" w:eastAsia="Times New Roman" w:hAnsi="Times New Roman" w:cs="Times New Roman"/>
          <w:sz w:val="24"/>
          <w:szCs w:val="24"/>
          <w:highlight w:val="yellow"/>
        </w:rPr>
        <w:t>by Merchants</w:t>
      </w:r>
      <w:r w:rsidRPr="00F41649">
        <w:rPr>
          <w:rFonts w:ascii="Times New Roman" w:eastAsia="Times New Roman" w:hAnsi="Times New Roman" w:cs="Times New Roman"/>
          <w:sz w:val="24"/>
          <w:szCs w:val="24"/>
        </w:rPr>
        <w:t xml:space="preserve">, some Scheme Owners (and in particular the Card Schemes) </w:t>
      </w:r>
      <w:r w:rsidRPr="00DB6FB4">
        <w:rPr>
          <w:rFonts w:ascii="Times New Roman" w:eastAsia="Times New Roman" w:hAnsi="Times New Roman" w:cs="Times New Roman"/>
          <w:sz w:val="24"/>
          <w:szCs w:val="24"/>
          <w:highlight w:val="green"/>
        </w:rPr>
        <w:t>can levy significant Fines</w:t>
      </w:r>
      <w:r w:rsidRPr="00F41649">
        <w:rPr>
          <w:rFonts w:ascii="Times New Roman" w:eastAsia="Times New Roman" w:hAnsi="Times New Roman" w:cs="Times New Roman"/>
          <w:sz w:val="24"/>
          <w:szCs w:val="24"/>
        </w:rPr>
        <w:t xml:space="preserve">, ranging from 25.000 Euro to over 1 million Euro. The Scheme Owners do this to protect the Account Holders, Merchants and providers of the Payment Methods collectively against misuse, fraud, illegal activities, breach of applicable laws, reputational damage and excessive costs. </w:t>
      </w:r>
      <w:r w:rsidRPr="00DB6FB4">
        <w:rPr>
          <w:rFonts w:ascii="Times New Roman" w:eastAsia="Times New Roman" w:hAnsi="Times New Roman" w:cs="Times New Roman"/>
          <w:sz w:val="24"/>
          <w:szCs w:val="24"/>
          <w:highlight w:val="yellow"/>
        </w:rPr>
        <w:t xml:space="preserve">Key </w:t>
      </w:r>
      <w:commentRangeStart w:id="22"/>
      <w:r w:rsidRPr="00DB6FB4">
        <w:rPr>
          <w:rFonts w:ascii="Times New Roman" w:eastAsia="Times New Roman" w:hAnsi="Times New Roman" w:cs="Times New Roman"/>
          <w:sz w:val="24"/>
          <w:szCs w:val="24"/>
          <w:highlight w:val="yellow"/>
        </w:rPr>
        <w:t>examples</w:t>
      </w:r>
      <w:commentRangeEnd w:id="22"/>
      <w:r w:rsidR="00DB6FB4">
        <w:rPr>
          <w:rStyle w:val="CommentReference"/>
        </w:rPr>
        <w:commentReference w:id="22"/>
      </w:r>
      <w:r w:rsidRPr="00DB6FB4">
        <w:rPr>
          <w:rFonts w:ascii="Times New Roman" w:eastAsia="Times New Roman" w:hAnsi="Times New Roman" w:cs="Times New Roman"/>
          <w:sz w:val="24"/>
          <w:szCs w:val="24"/>
          <w:highlight w:val="yellow"/>
        </w:rPr>
        <w:t xml:space="preserve"> of Scheme Rules</w:t>
      </w:r>
      <w:r w:rsidRPr="00F41649">
        <w:rPr>
          <w:rFonts w:ascii="Times New Roman" w:eastAsia="Times New Roman" w:hAnsi="Times New Roman" w:cs="Times New Roman"/>
          <w:sz w:val="24"/>
          <w:szCs w:val="24"/>
        </w:rPr>
        <w:t xml:space="preserve"> which are subject to such Fines: (i) using the Payment Method for other Merchant Products and Services than for which the Merchant received express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to use it for; (ii) using the Payment Method for Merchant Products and Services which are violating applicable laws; (iii) using the Payment Method for selling Merchant Products and Services for which the Scheme Owner explicitly prohibited its use </w:t>
      </w:r>
      <w:r w:rsidRPr="00DB6FB4">
        <w:rPr>
          <w:rFonts w:ascii="Times New Roman" w:eastAsia="Times New Roman" w:hAnsi="Times New Roman" w:cs="Times New Roman"/>
          <w:sz w:val="24"/>
          <w:szCs w:val="24"/>
          <w:highlight w:val="yellow"/>
        </w:rPr>
        <w:t xml:space="preserve">(e.g. </w:t>
      </w:r>
      <w:commentRangeStart w:id="23"/>
      <w:r w:rsidRPr="00DB6FB4">
        <w:rPr>
          <w:rFonts w:ascii="Times New Roman" w:eastAsia="Times New Roman" w:hAnsi="Times New Roman" w:cs="Times New Roman"/>
          <w:sz w:val="24"/>
          <w:szCs w:val="24"/>
          <w:highlight w:val="yellow"/>
        </w:rPr>
        <w:t>adult content</w:t>
      </w:r>
      <w:commentRangeEnd w:id="23"/>
      <w:r w:rsidR="00DB6FB4">
        <w:rPr>
          <w:rStyle w:val="CommentReference"/>
        </w:rPr>
        <w:commentReference w:id="23"/>
      </w:r>
      <w:r w:rsidRPr="00DB6FB4">
        <w:rPr>
          <w:rFonts w:ascii="Times New Roman" w:eastAsia="Times New Roman" w:hAnsi="Times New Roman" w:cs="Times New Roman"/>
          <w:sz w:val="24"/>
          <w:szCs w:val="24"/>
          <w:highlight w:val="yellow"/>
        </w:rPr>
        <w:t>, drugs, arms, gambling</w:t>
      </w:r>
      <w:r w:rsidRPr="00F41649">
        <w:rPr>
          <w:rFonts w:ascii="Times New Roman" w:eastAsia="Times New Roman" w:hAnsi="Times New Roman" w:cs="Times New Roman"/>
          <w:sz w:val="24"/>
          <w:szCs w:val="24"/>
        </w:rPr>
        <w:t xml:space="preserve">); (iv) using the Payment Method for the benefit of a third party </w:t>
      </w:r>
      <w:commentRangeStart w:id="24"/>
      <w:r w:rsidRPr="00F41649">
        <w:rPr>
          <w:rFonts w:ascii="Times New Roman" w:eastAsia="Times New Roman" w:hAnsi="Times New Roman" w:cs="Times New Roman"/>
          <w:sz w:val="24"/>
          <w:szCs w:val="24"/>
        </w:rPr>
        <w:t xml:space="preserve">/ reselling the use of the Payment Method to a third party </w:t>
      </w:r>
      <w:commentRangeEnd w:id="24"/>
      <w:r w:rsidR="00DB6FB4">
        <w:rPr>
          <w:rStyle w:val="CommentReference"/>
        </w:rPr>
        <w:commentReference w:id="24"/>
      </w:r>
      <w:r w:rsidRPr="00F41649">
        <w:rPr>
          <w:rFonts w:ascii="Times New Roman" w:eastAsia="Times New Roman" w:hAnsi="Times New Roman" w:cs="Times New Roman"/>
          <w:sz w:val="24"/>
          <w:szCs w:val="24"/>
        </w:rPr>
        <w:t xml:space="preserve">(the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for Merchant to use a Payment Method is strictly personal); (v) percentage of Transactions of a Merchant which is subject to a </w:t>
      </w:r>
      <w:commentRangeStart w:id="25"/>
      <w:r w:rsidRPr="00F41649">
        <w:rPr>
          <w:rFonts w:ascii="Times New Roman" w:eastAsia="Times New Roman" w:hAnsi="Times New Roman" w:cs="Times New Roman"/>
          <w:sz w:val="24"/>
          <w:szCs w:val="24"/>
        </w:rPr>
        <w:t>Chargeback is above the applicable acceptable level (see clause 7.1</w:t>
      </w:r>
      <w:commentRangeEnd w:id="25"/>
      <w:r w:rsidR="00DB6FB4">
        <w:rPr>
          <w:rStyle w:val="CommentReference"/>
        </w:rPr>
        <w:commentReference w:id="25"/>
      </w:r>
      <w:r w:rsidRPr="00F41649">
        <w:rPr>
          <w:rFonts w:ascii="Times New Roman" w:eastAsia="Times New Roman" w:hAnsi="Times New Roman" w:cs="Times New Roman"/>
          <w:sz w:val="24"/>
          <w:szCs w:val="24"/>
        </w:rPr>
        <w:t xml:space="preserve"> for more information on this); (vi) </w:t>
      </w:r>
      <w:r w:rsidRPr="008E56EA">
        <w:rPr>
          <w:rFonts w:ascii="Times New Roman" w:eastAsia="Times New Roman" w:hAnsi="Times New Roman" w:cs="Times New Roman"/>
          <w:sz w:val="24"/>
          <w:szCs w:val="24"/>
          <w:highlight w:val="yellow"/>
        </w:rPr>
        <w:t>breaches of security and confidentiality obligations</w:t>
      </w:r>
      <w:r w:rsidRPr="00F41649">
        <w:rPr>
          <w:rFonts w:ascii="Times New Roman" w:eastAsia="Times New Roman" w:hAnsi="Times New Roman" w:cs="Times New Roman"/>
          <w:sz w:val="24"/>
          <w:szCs w:val="24"/>
        </w:rPr>
        <w:t xml:space="preserve"> with respect to Payment Details (see clauses 4.1 and 4.2 for more information on this); (vii) </w:t>
      </w:r>
      <w:commentRangeStart w:id="26"/>
      <w:r w:rsidRPr="00F41649">
        <w:rPr>
          <w:rFonts w:ascii="Times New Roman" w:eastAsia="Times New Roman" w:hAnsi="Times New Roman" w:cs="Times New Roman"/>
          <w:sz w:val="24"/>
          <w:szCs w:val="24"/>
        </w:rPr>
        <w:t>fraudulent, misleading activities of which Account Holders are the victim</w:t>
      </w:r>
      <w:commentRangeEnd w:id="26"/>
      <w:r w:rsidR="008E56EA">
        <w:rPr>
          <w:rStyle w:val="CommentReference"/>
        </w:rPr>
        <w:commentReference w:id="26"/>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Via the Customer Area more detailed information on then current applicable Fines and </w:t>
      </w:r>
      <w:commentRangeStart w:id="27"/>
      <w:r w:rsidRPr="00F41649">
        <w:rPr>
          <w:rFonts w:ascii="Times New Roman" w:eastAsia="Times New Roman" w:hAnsi="Times New Roman" w:cs="Times New Roman"/>
          <w:sz w:val="24"/>
          <w:szCs w:val="24"/>
        </w:rPr>
        <w:t xml:space="preserve">Scheme Rules </w:t>
      </w:r>
      <w:commentRangeEnd w:id="27"/>
      <w:r w:rsidR="008E56EA">
        <w:rPr>
          <w:rStyle w:val="CommentReference"/>
        </w:rPr>
        <w:commentReference w:id="27"/>
      </w:r>
      <w:r w:rsidRPr="00F41649">
        <w:rPr>
          <w:rFonts w:ascii="Times New Roman" w:eastAsia="Times New Roman" w:hAnsi="Times New Roman" w:cs="Times New Roman"/>
          <w:sz w:val="24"/>
          <w:szCs w:val="24"/>
        </w:rPr>
        <w:t xml:space="preserve">is available for Merchant. Merchant is strongly advised to regularly review the </w:t>
      </w:r>
      <w:r w:rsidRPr="00F41649">
        <w:rPr>
          <w:rFonts w:ascii="Times New Roman" w:eastAsia="Times New Roman" w:hAnsi="Times New Roman" w:cs="Times New Roman"/>
          <w:sz w:val="24"/>
          <w:szCs w:val="24"/>
        </w:rPr>
        <w:lastRenderedPageBreak/>
        <w:t xml:space="preserve">then current Scheme Rules and relevant changes to applicable laws as applicable to its Merchant Products and Services and business practices to ensure their compliance to applicable Scheme Rules. </w:t>
      </w:r>
      <w:proofErr w:type="spellStart"/>
      <w:r w:rsidRPr="008E56EA">
        <w:rPr>
          <w:rFonts w:ascii="Times New Roman" w:eastAsia="Times New Roman" w:hAnsi="Times New Roman" w:cs="Times New Roman"/>
          <w:sz w:val="24"/>
          <w:szCs w:val="24"/>
          <w:highlight w:val="yellow"/>
        </w:rPr>
        <w:t>Adyen</w:t>
      </w:r>
      <w:proofErr w:type="spellEnd"/>
      <w:r w:rsidRPr="008E56EA">
        <w:rPr>
          <w:rFonts w:ascii="Times New Roman" w:eastAsia="Times New Roman" w:hAnsi="Times New Roman" w:cs="Times New Roman"/>
          <w:sz w:val="24"/>
          <w:szCs w:val="24"/>
          <w:highlight w:val="yellow"/>
        </w:rPr>
        <w:t xml:space="preserve"> assists Merchant in this by providing access to and summaries of applicable Scheme Rules via the Customer Area</w:t>
      </w:r>
      <w:r w:rsidRPr="00F41649">
        <w:rPr>
          <w:rFonts w:ascii="Times New Roman" w:eastAsia="Times New Roman" w:hAnsi="Times New Roman" w:cs="Times New Roman"/>
          <w:sz w:val="24"/>
          <w:szCs w:val="24"/>
        </w:rPr>
        <w:t xml:space="preserve">. </w:t>
      </w:r>
      <w:r w:rsidRPr="008E56EA">
        <w:rPr>
          <w:rFonts w:ascii="Times New Roman" w:eastAsia="Times New Roman" w:hAnsi="Times New Roman" w:cs="Times New Roman"/>
          <w:sz w:val="24"/>
          <w:szCs w:val="24"/>
          <w:highlight w:val="yellow"/>
        </w:rPr>
        <w:t>Where Merchant finds the Scheme Rules (including Fine possibility) to be unacceptable, Merchant is free at any point in time to stop using the relevant Payment Method</w:t>
      </w:r>
      <w:r w:rsidRPr="00F41649">
        <w:rPr>
          <w:rFonts w:ascii="Times New Roman" w:eastAsia="Times New Roman" w:hAnsi="Times New Roman" w:cs="Times New Roman"/>
          <w:sz w:val="24"/>
          <w:szCs w:val="24"/>
        </w:rPr>
        <w:t xml:space="preserve"> (the Scheme Rules and these terms remain applicable to previously processed Transactions for Merchant).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Where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becomes aware of and/or received any notice of a potential exposure to a Fine related to any Merchant </w:t>
      </w:r>
      <w:proofErr w:type="spellStart"/>
      <w:r w:rsidRPr="00F41649">
        <w:rPr>
          <w:rFonts w:ascii="Times New Roman" w:eastAsia="Times New Roman" w:hAnsi="Times New Roman" w:cs="Times New Roman"/>
          <w:sz w:val="24"/>
          <w:szCs w:val="24"/>
        </w:rPr>
        <w:t>behaviour</w:t>
      </w:r>
      <w:proofErr w:type="spellEnd"/>
      <w:r w:rsidRPr="00F41649">
        <w:rPr>
          <w:rFonts w:ascii="Times New Roman" w:eastAsia="Times New Roman" w:hAnsi="Times New Roman" w:cs="Times New Roman"/>
          <w:sz w:val="24"/>
          <w:szCs w:val="24"/>
        </w:rPr>
        <w:t xml:space="preserve">, </w:t>
      </w:r>
      <w:r w:rsidRPr="008E56EA">
        <w:rPr>
          <w:rFonts w:ascii="Times New Roman" w:eastAsia="Times New Roman" w:hAnsi="Times New Roman" w:cs="Times New Roman"/>
          <w:sz w:val="24"/>
          <w:szCs w:val="24"/>
          <w:highlight w:val="yellow"/>
        </w:rPr>
        <w:t>Merchant will on first request provide all reasonable co-operation to help investigate the relevant circumstances and remedy the relevant violation,</w:t>
      </w:r>
      <w:r w:rsidRPr="00F41649">
        <w:rPr>
          <w:rFonts w:ascii="Times New Roman" w:eastAsia="Times New Roman" w:hAnsi="Times New Roman" w:cs="Times New Roman"/>
          <w:sz w:val="24"/>
          <w:szCs w:val="24"/>
        </w:rPr>
        <w:t xml:space="preserve"> </w:t>
      </w:r>
      <w:commentRangeStart w:id="28"/>
      <w:r w:rsidRPr="008E56EA">
        <w:rPr>
          <w:rFonts w:ascii="Times New Roman" w:eastAsia="Times New Roman" w:hAnsi="Times New Roman" w:cs="Times New Roman"/>
          <w:sz w:val="24"/>
          <w:szCs w:val="24"/>
          <w:highlight w:val="yellow"/>
        </w:rPr>
        <w:t xml:space="preserve">notwithstanding all other rights and remedies </w:t>
      </w:r>
      <w:commentRangeEnd w:id="28"/>
      <w:r w:rsidR="008E56EA">
        <w:rPr>
          <w:rStyle w:val="CommentReference"/>
        </w:rPr>
        <w:commentReference w:id="28"/>
      </w:r>
      <w:r w:rsidRPr="008E56EA">
        <w:rPr>
          <w:rFonts w:ascii="Times New Roman" w:eastAsia="Times New Roman" w:hAnsi="Times New Roman" w:cs="Times New Roman"/>
          <w:sz w:val="24"/>
          <w:szCs w:val="24"/>
          <w:highlight w:val="yellow"/>
        </w:rPr>
        <w:t xml:space="preserve">of </w:t>
      </w:r>
      <w:proofErr w:type="spellStart"/>
      <w:r w:rsidRPr="008E56EA">
        <w:rPr>
          <w:rFonts w:ascii="Times New Roman" w:eastAsia="Times New Roman" w:hAnsi="Times New Roman" w:cs="Times New Roman"/>
          <w:sz w:val="24"/>
          <w:szCs w:val="24"/>
          <w:highlight w:val="yellow"/>
        </w:rPr>
        <w:t>Adyen</w:t>
      </w:r>
      <w:proofErr w:type="spellEnd"/>
      <w:r w:rsidRPr="008E56EA">
        <w:rPr>
          <w:rFonts w:ascii="Times New Roman" w:eastAsia="Times New Roman" w:hAnsi="Times New Roman" w:cs="Times New Roman"/>
          <w:sz w:val="24"/>
          <w:szCs w:val="24"/>
          <w:highlight w:val="yellow"/>
        </w:rPr>
        <w:t xml:space="preserve"> in such situation as per the </w:t>
      </w:r>
      <w:proofErr w:type="spellStart"/>
      <w:r w:rsidRPr="008E56EA">
        <w:rPr>
          <w:rFonts w:ascii="Times New Roman" w:eastAsia="Times New Roman" w:hAnsi="Times New Roman" w:cs="Times New Roman"/>
          <w:sz w:val="24"/>
          <w:szCs w:val="24"/>
          <w:highlight w:val="yellow"/>
        </w:rPr>
        <w:t>Adyen</w:t>
      </w:r>
      <w:proofErr w:type="spellEnd"/>
      <w:r w:rsidRPr="008E56EA">
        <w:rPr>
          <w:rFonts w:ascii="Times New Roman" w:eastAsia="Times New Roman" w:hAnsi="Times New Roman" w:cs="Times New Roman"/>
          <w:sz w:val="24"/>
          <w:szCs w:val="24"/>
          <w:highlight w:val="yellow"/>
        </w:rPr>
        <w:t xml:space="preserve"> Terms and Conditions</w:t>
      </w:r>
      <w:r w:rsidRPr="00F41649">
        <w:rPr>
          <w:rFonts w:ascii="Times New Roman" w:eastAsia="Times New Roman" w:hAnsi="Times New Roman" w:cs="Times New Roman"/>
          <w:sz w:val="24"/>
          <w:szCs w:val="24"/>
        </w:rPr>
        <w:t xml:space="preserve">. Where possible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share relevant feedback received by Merchant with the Acquirer/Scheme Owner handling the potential Fine so it can be taken into consideration by the Acquirer / Scheme Owner. If Fines are applied for Merchant violations, these may be invoiced by the Scheme Owners and/or the relevant Acquirer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their contracting party (for the benefit of the Merchant). Merchant shall fully indemnify and hold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harmless from any Fines applied by the Scheme Owners as a result of Merchant's breach of the terms of the Merchant Agreement and/or the Scheme Rules.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2.12 Bank account (for eligible merchants only)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8E56EA">
        <w:rPr>
          <w:rFonts w:ascii="Times New Roman" w:eastAsia="Times New Roman" w:hAnsi="Times New Roman" w:cs="Times New Roman"/>
          <w:sz w:val="24"/>
          <w:szCs w:val="24"/>
          <w:highlight w:val="yellow"/>
        </w:rPr>
        <w:t>Adyen</w:t>
      </w:r>
      <w:proofErr w:type="spellEnd"/>
      <w:r w:rsidRPr="008E56EA">
        <w:rPr>
          <w:rFonts w:ascii="Times New Roman" w:eastAsia="Times New Roman" w:hAnsi="Times New Roman" w:cs="Times New Roman"/>
          <w:sz w:val="24"/>
          <w:szCs w:val="24"/>
          <w:highlight w:val="yellow"/>
        </w:rPr>
        <w:t xml:space="preserve"> may open a Bank Account for a Merchant</w:t>
      </w:r>
      <w:r w:rsidRPr="00F41649">
        <w:rPr>
          <w:rFonts w:ascii="Times New Roman" w:eastAsia="Times New Roman" w:hAnsi="Times New Roman" w:cs="Times New Roman"/>
          <w:sz w:val="24"/>
          <w:szCs w:val="24"/>
        </w:rPr>
        <w:t xml:space="preserve"> which is an </w:t>
      </w:r>
      <w:r w:rsidRPr="008E56EA">
        <w:rPr>
          <w:rFonts w:ascii="Times New Roman" w:eastAsia="Times New Roman" w:hAnsi="Times New Roman" w:cs="Times New Roman"/>
          <w:sz w:val="24"/>
          <w:szCs w:val="24"/>
          <w:highlight w:val="yellow"/>
        </w:rPr>
        <w:t>Eligible Merchant</w:t>
      </w:r>
      <w:r w:rsidRPr="00F41649">
        <w:rPr>
          <w:rFonts w:ascii="Times New Roman" w:eastAsia="Times New Roman" w:hAnsi="Times New Roman" w:cs="Times New Roman"/>
          <w:sz w:val="24"/>
          <w:szCs w:val="24"/>
        </w:rPr>
        <w:t>. The Merchant agrees that the Bank Account shall be used only for commercial or business purposes, and not for personal, family, or household purposes.</w:t>
      </w:r>
    </w:p>
    <w:p w:rsidR="00F41649" w:rsidRPr="00F41649" w:rsidRDefault="00F41649" w:rsidP="00F41649">
      <w:pPr>
        <w:spacing w:before="100" w:beforeAutospacing="1" w:after="100" w:afterAutospacing="1" w:line="240" w:lineRule="auto"/>
        <w:outlineLvl w:val="3"/>
        <w:rPr>
          <w:rFonts w:ascii="Times New Roman" w:eastAsia="Times New Roman" w:hAnsi="Times New Roman" w:cs="Times New Roman"/>
          <w:b/>
          <w:bCs/>
          <w:sz w:val="24"/>
          <w:szCs w:val="24"/>
        </w:rPr>
      </w:pPr>
      <w:r w:rsidRPr="00F41649">
        <w:rPr>
          <w:rFonts w:ascii="Times New Roman" w:eastAsia="Times New Roman" w:hAnsi="Times New Roman" w:cs="Times New Roman"/>
          <w:b/>
          <w:bCs/>
          <w:sz w:val="24"/>
          <w:szCs w:val="24"/>
        </w:rPr>
        <w:t>Outgoing funds transfers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By default, </w:t>
      </w:r>
      <w:r w:rsidRPr="009C2AF4">
        <w:rPr>
          <w:rFonts w:ascii="Times New Roman" w:eastAsia="Times New Roman" w:hAnsi="Times New Roman" w:cs="Times New Roman"/>
          <w:sz w:val="24"/>
          <w:szCs w:val="24"/>
          <w:highlight w:val="yellow"/>
        </w:rPr>
        <w:t>subject to the Deposit being at the applicable Deposit Level</w:t>
      </w:r>
      <w:r w:rsidRPr="00F41649">
        <w:rPr>
          <w:rFonts w:ascii="Times New Roman" w:eastAsia="Times New Roman" w:hAnsi="Times New Roman" w:cs="Times New Roman"/>
          <w:sz w:val="24"/>
          <w:szCs w:val="24"/>
        </w:rPr>
        <w:t xml:space="preserve">, any credit balance on the Bank Account will each Business Day be automatically transferred to the Merchant's designated contra bank account(s) held with a third party bank </w:t>
      </w:r>
      <w:r w:rsidRPr="00882F6C">
        <w:rPr>
          <w:rFonts w:ascii="Times New Roman" w:eastAsia="Times New Roman" w:hAnsi="Times New Roman" w:cs="Times New Roman"/>
          <w:sz w:val="24"/>
          <w:szCs w:val="24"/>
          <w:highlight w:val="yellow"/>
        </w:rPr>
        <w:t>('sweepings').</w:t>
      </w:r>
      <w:r w:rsidRPr="00F41649">
        <w:rPr>
          <w:rFonts w:ascii="Times New Roman" w:eastAsia="Times New Roman" w:hAnsi="Times New Roman" w:cs="Times New Roman"/>
          <w:sz w:val="24"/>
          <w:szCs w:val="24"/>
        </w:rPr>
        <w:t xml:space="preserve"> If and to the extent necessary, the Merchant hereby </w:t>
      </w:r>
      <w:proofErr w:type="spellStart"/>
      <w:r w:rsidRPr="00F41649">
        <w:rPr>
          <w:rFonts w:ascii="Times New Roman" w:eastAsia="Times New Roman" w:hAnsi="Times New Roman" w:cs="Times New Roman"/>
          <w:sz w:val="24"/>
          <w:szCs w:val="24"/>
        </w:rPr>
        <w:t>authorises</w:t>
      </w:r>
      <w:proofErr w:type="spellEnd"/>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execute sweepings from the Bank Account to the Merchant's designated contra account(s).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also grant Merchant </w:t>
      </w:r>
      <w:r w:rsidRPr="00882F6C">
        <w:rPr>
          <w:rFonts w:ascii="Times New Roman" w:eastAsia="Times New Roman" w:hAnsi="Times New Roman" w:cs="Times New Roman"/>
          <w:sz w:val="24"/>
          <w:szCs w:val="24"/>
          <w:highlight w:val="yellow"/>
        </w:rPr>
        <w:t xml:space="preserve">the option </w:t>
      </w:r>
      <w:commentRangeStart w:id="29"/>
      <w:r w:rsidRPr="00882F6C">
        <w:rPr>
          <w:rFonts w:ascii="Times New Roman" w:eastAsia="Times New Roman" w:hAnsi="Times New Roman" w:cs="Times New Roman"/>
          <w:sz w:val="24"/>
          <w:szCs w:val="24"/>
          <w:highlight w:val="yellow"/>
        </w:rPr>
        <w:t xml:space="preserve">to initiate a funds transfer </w:t>
      </w:r>
      <w:commentRangeEnd w:id="29"/>
      <w:r w:rsidR="00882F6C">
        <w:rPr>
          <w:rStyle w:val="CommentReference"/>
        </w:rPr>
        <w:commentReference w:id="29"/>
      </w:r>
      <w:r w:rsidRPr="00882F6C">
        <w:rPr>
          <w:rFonts w:ascii="Times New Roman" w:eastAsia="Times New Roman" w:hAnsi="Times New Roman" w:cs="Times New Roman"/>
          <w:sz w:val="24"/>
          <w:szCs w:val="24"/>
          <w:highlight w:val="yellow"/>
        </w:rPr>
        <w:t>from the Bank Account</w:t>
      </w:r>
      <w:r w:rsidRPr="00F41649">
        <w:rPr>
          <w:rFonts w:ascii="Times New Roman" w:eastAsia="Times New Roman" w:hAnsi="Times New Roman" w:cs="Times New Roman"/>
          <w:sz w:val="24"/>
          <w:szCs w:val="24"/>
        </w:rPr>
        <w:t xml:space="preserve"> by </w:t>
      </w:r>
      <w:r w:rsidRPr="00882F6C">
        <w:rPr>
          <w:rFonts w:ascii="Times New Roman" w:eastAsia="Times New Roman" w:hAnsi="Times New Roman" w:cs="Times New Roman"/>
          <w:sz w:val="24"/>
          <w:szCs w:val="24"/>
          <w:highlight w:val="yellow"/>
        </w:rPr>
        <w:t xml:space="preserve">submitting a Payment Instruction to </w:t>
      </w:r>
      <w:proofErr w:type="spellStart"/>
      <w:r w:rsidRPr="00882F6C">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or by instructing a third-party payment initiation service provider to issue a Payment Instruction on Merchant's behalf.</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also grant the Merchant the option to set its own sweeping settings (including the frequency of sweeping and the bank accounts to which funds transfers will be made) for the Bank Account. </w:t>
      </w:r>
      <w:r w:rsidRPr="00F41649">
        <w:rPr>
          <w:rFonts w:ascii="Times New Roman" w:eastAsia="Times New Roman" w:hAnsi="Times New Roman" w:cs="Times New Roman"/>
          <w:sz w:val="24"/>
          <w:szCs w:val="24"/>
        </w:rPr>
        <w:br/>
        <w:t xml:space="preserve">The </w:t>
      </w:r>
      <w:r w:rsidRPr="00882F6C">
        <w:rPr>
          <w:rFonts w:ascii="Times New Roman" w:eastAsia="Times New Roman" w:hAnsi="Times New Roman" w:cs="Times New Roman"/>
          <w:sz w:val="24"/>
          <w:szCs w:val="24"/>
          <w:highlight w:val="yellow"/>
        </w:rPr>
        <w:t xml:space="preserve">Merchant may obtain rectification of an </w:t>
      </w:r>
      <w:proofErr w:type="spellStart"/>
      <w:r w:rsidRPr="00882F6C">
        <w:rPr>
          <w:rFonts w:ascii="Times New Roman" w:eastAsia="Times New Roman" w:hAnsi="Times New Roman" w:cs="Times New Roman"/>
          <w:sz w:val="24"/>
          <w:szCs w:val="24"/>
          <w:highlight w:val="yellow"/>
        </w:rPr>
        <w:t>unauthorised</w:t>
      </w:r>
      <w:proofErr w:type="spellEnd"/>
      <w:r w:rsidRPr="00882F6C">
        <w:rPr>
          <w:rFonts w:ascii="Times New Roman" w:eastAsia="Times New Roman" w:hAnsi="Times New Roman" w:cs="Times New Roman"/>
          <w:sz w:val="24"/>
          <w:szCs w:val="24"/>
          <w:highlight w:val="yellow"/>
        </w:rPr>
        <w:t xml:space="preserve"> or incorrectly executed automated sweeping or Payment Instruction</w:t>
      </w:r>
      <w:r w:rsidRPr="00F41649">
        <w:rPr>
          <w:rFonts w:ascii="Times New Roman" w:eastAsia="Times New Roman" w:hAnsi="Times New Roman" w:cs="Times New Roman"/>
          <w:sz w:val="24"/>
          <w:szCs w:val="24"/>
        </w:rPr>
        <w:t xml:space="preserve"> from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only if the Merchant notifies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882F6C">
        <w:rPr>
          <w:rFonts w:ascii="Times New Roman" w:eastAsia="Times New Roman" w:hAnsi="Times New Roman" w:cs="Times New Roman"/>
          <w:sz w:val="24"/>
          <w:szCs w:val="24"/>
          <w:highlight w:val="yellow"/>
        </w:rPr>
        <w:t>without undue delay</w:t>
      </w:r>
      <w:r w:rsidRPr="00F41649">
        <w:rPr>
          <w:rFonts w:ascii="Times New Roman" w:eastAsia="Times New Roman" w:hAnsi="Times New Roman" w:cs="Times New Roman"/>
          <w:sz w:val="24"/>
          <w:szCs w:val="24"/>
        </w:rPr>
        <w:t xml:space="preserve"> on becoming aware of any such unauthorized or incorrect transfer, and </w:t>
      </w:r>
      <w:r w:rsidRPr="00882F6C">
        <w:rPr>
          <w:rFonts w:ascii="Times New Roman" w:eastAsia="Times New Roman" w:hAnsi="Times New Roman" w:cs="Times New Roman"/>
          <w:sz w:val="24"/>
          <w:szCs w:val="24"/>
          <w:highlight w:val="yellow"/>
        </w:rPr>
        <w:t>no later than 6 months after the debit date</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3"/>
        <w:rPr>
          <w:rFonts w:ascii="Times New Roman" w:eastAsia="Times New Roman" w:hAnsi="Times New Roman" w:cs="Times New Roman"/>
          <w:b/>
          <w:bCs/>
          <w:sz w:val="24"/>
          <w:szCs w:val="24"/>
        </w:rPr>
      </w:pPr>
      <w:r w:rsidRPr="00F41649">
        <w:rPr>
          <w:rFonts w:ascii="Times New Roman" w:eastAsia="Times New Roman" w:hAnsi="Times New Roman" w:cs="Times New Roman"/>
          <w:b/>
          <w:bCs/>
          <w:sz w:val="24"/>
          <w:szCs w:val="24"/>
        </w:rPr>
        <w:t>Date of receipt of a Payment Instruction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 xml:space="preserve">If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receives a Payment Instruction from the Merchant after the end of the Working Hours of a Business Day, this Payment Instruction will be deemed to have been received on the following Business Day.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and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agree that execution of a Payment Instruction shall start on a specific day or at the end of a certain period or on the day on which the Merchant has put funds at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disposal, in which case the time of receipt of the Payment Instruction will be deemed to be the agreed day. If the agreed day is not a Business Day for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the Payment Instruction received shall be deemed to have been received on the following Business Day.</w:t>
      </w:r>
    </w:p>
    <w:p w:rsidR="00F41649" w:rsidRPr="00F41649" w:rsidRDefault="00F41649" w:rsidP="00F41649">
      <w:pPr>
        <w:spacing w:before="100" w:beforeAutospacing="1" w:after="100" w:afterAutospacing="1" w:line="240" w:lineRule="auto"/>
        <w:outlineLvl w:val="3"/>
        <w:rPr>
          <w:rFonts w:ascii="Times New Roman" w:eastAsia="Times New Roman" w:hAnsi="Times New Roman" w:cs="Times New Roman"/>
          <w:b/>
          <w:bCs/>
          <w:sz w:val="24"/>
          <w:szCs w:val="24"/>
        </w:rPr>
      </w:pPr>
      <w:r w:rsidRPr="00F41649">
        <w:rPr>
          <w:rFonts w:ascii="Times New Roman" w:eastAsia="Times New Roman" w:hAnsi="Times New Roman" w:cs="Times New Roman"/>
          <w:b/>
          <w:bCs/>
          <w:sz w:val="24"/>
          <w:szCs w:val="24"/>
        </w:rPr>
        <w:t>No debit balance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not allow the Bank Account to be debited by the Merchant </w:t>
      </w:r>
      <w:r w:rsidRPr="00882F6C">
        <w:rPr>
          <w:rFonts w:ascii="Times New Roman" w:eastAsia="Times New Roman" w:hAnsi="Times New Roman" w:cs="Times New Roman"/>
          <w:sz w:val="24"/>
          <w:szCs w:val="24"/>
          <w:highlight w:val="yellow"/>
        </w:rPr>
        <w:t xml:space="preserve">if the Deposit is </w:t>
      </w:r>
      <w:commentRangeStart w:id="30"/>
      <w:r w:rsidRPr="00882F6C">
        <w:rPr>
          <w:rFonts w:ascii="Times New Roman" w:eastAsia="Times New Roman" w:hAnsi="Times New Roman" w:cs="Times New Roman"/>
          <w:sz w:val="24"/>
          <w:szCs w:val="24"/>
          <w:highlight w:val="yellow"/>
        </w:rPr>
        <w:t>not at the applicable Deposit Level</w:t>
      </w:r>
      <w:commentRangeEnd w:id="30"/>
      <w:r w:rsidR="00882F6C">
        <w:rPr>
          <w:rStyle w:val="CommentReference"/>
        </w:rPr>
        <w:commentReference w:id="30"/>
      </w:r>
      <w:r w:rsidRPr="00F41649">
        <w:rPr>
          <w:rFonts w:ascii="Times New Roman" w:eastAsia="Times New Roman" w:hAnsi="Times New Roman" w:cs="Times New Roman"/>
          <w:sz w:val="24"/>
          <w:szCs w:val="24"/>
        </w:rPr>
        <w:t xml:space="preserve">. The Merchant agrees that </w:t>
      </w:r>
      <w:proofErr w:type="spellStart"/>
      <w:r w:rsidRPr="00882F6C">
        <w:rPr>
          <w:rFonts w:ascii="Times New Roman" w:eastAsia="Times New Roman" w:hAnsi="Times New Roman" w:cs="Times New Roman"/>
          <w:sz w:val="24"/>
          <w:szCs w:val="24"/>
          <w:highlight w:val="yellow"/>
        </w:rPr>
        <w:t>Adyen</w:t>
      </w:r>
      <w:proofErr w:type="spellEnd"/>
      <w:r w:rsidRPr="00882F6C">
        <w:rPr>
          <w:rFonts w:ascii="Times New Roman" w:eastAsia="Times New Roman" w:hAnsi="Times New Roman" w:cs="Times New Roman"/>
          <w:sz w:val="24"/>
          <w:szCs w:val="24"/>
          <w:highlight w:val="yellow"/>
        </w:rPr>
        <w:t xml:space="preserve"> has the right </w:t>
      </w:r>
      <w:ins w:id="31" w:author="AChow" w:date="2019-06-03T15:30:00Z">
        <w:r w:rsidR="00882F6C">
          <w:rPr>
            <w:rFonts w:ascii="Times New Roman" w:eastAsia="Times New Roman" w:hAnsi="Times New Roman" w:cs="Times New Roman"/>
            <w:sz w:val="24"/>
            <w:szCs w:val="24"/>
          </w:rPr>
          <w:t>upon written notice to Merchant</w:t>
        </w:r>
        <w:r w:rsidR="00882F6C" w:rsidRPr="00882F6C">
          <w:rPr>
            <w:rFonts w:ascii="Times New Roman" w:eastAsia="Times New Roman" w:hAnsi="Times New Roman" w:cs="Times New Roman"/>
            <w:sz w:val="24"/>
            <w:szCs w:val="24"/>
            <w:highlight w:val="yellow"/>
          </w:rPr>
          <w:t xml:space="preserve"> </w:t>
        </w:r>
      </w:ins>
      <w:r w:rsidRPr="00882F6C">
        <w:rPr>
          <w:rFonts w:ascii="Times New Roman" w:eastAsia="Times New Roman" w:hAnsi="Times New Roman" w:cs="Times New Roman"/>
          <w:sz w:val="24"/>
          <w:szCs w:val="24"/>
          <w:highlight w:val="yellow"/>
        </w:rPr>
        <w:t>to debit the Bank Account to bring the Deposit to the applicable Deposit Level</w:t>
      </w:r>
      <w:r w:rsidRPr="00F41649">
        <w:rPr>
          <w:rFonts w:ascii="Times New Roman" w:eastAsia="Times New Roman" w:hAnsi="Times New Roman" w:cs="Times New Roman"/>
          <w:sz w:val="24"/>
          <w:szCs w:val="24"/>
        </w:rPr>
        <w:t xml:space="preserve">. Unless otherwise agreed between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the Merchant, the Bank Account shall always have a credit balance and no debit balance shall be permitted.</w:t>
      </w:r>
    </w:p>
    <w:p w:rsidR="00F41649" w:rsidRPr="00F41649" w:rsidRDefault="00F41649" w:rsidP="00F41649">
      <w:pPr>
        <w:spacing w:before="100" w:beforeAutospacing="1" w:after="100" w:afterAutospacing="1" w:line="240" w:lineRule="auto"/>
        <w:outlineLvl w:val="3"/>
        <w:rPr>
          <w:rFonts w:ascii="Times New Roman" w:eastAsia="Times New Roman" w:hAnsi="Times New Roman" w:cs="Times New Roman"/>
          <w:b/>
          <w:bCs/>
          <w:sz w:val="24"/>
          <w:szCs w:val="24"/>
        </w:rPr>
      </w:pPr>
      <w:r w:rsidRPr="00F41649">
        <w:rPr>
          <w:rFonts w:ascii="Times New Roman" w:eastAsia="Times New Roman" w:hAnsi="Times New Roman" w:cs="Times New Roman"/>
          <w:b/>
          <w:bCs/>
          <w:sz w:val="24"/>
          <w:szCs w:val="24"/>
        </w:rPr>
        <w:t>Multi-currency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Bank Account has a multi-currency structure, such that multiple currencies can be administered on the same Bank Account (with the same International Bank Account Number, "IBAN"). </w:t>
      </w:r>
      <w:commentRangeStart w:id="32"/>
      <w:r w:rsidRPr="00F41649">
        <w:rPr>
          <w:rFonts w:ascii="Times New Roman" w:eastAsia="Times New Roman" w:hAnsi="Times New Roman" w:cs="Times New Roman"/>
          <w:sz w:val="24"/>
          <w:szCs w:val="24"/>
        </w:rPr>
        <w:t xml:space="preserve">The default currency is Euro, unless otherwise agreed between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the Merchant</w:t>
      </w:r>
      <w:commentRangeEnd w:id="32"/>
      <w:r w:rsidR="00882F6C">
        <w:rPr>
          <w:rStyle w:val="CommentReference"/>
        </w:rPr>
        <w:commentReference w:id="32"/>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3"/>
        <w:rPr>
          <w:rFonts w:ascii="Times New Roman" w:eastAsia="Times New Roman" w:hAnsi="Times New Roman" w:cs="Times New Roman"/>
          <w:b/>
          <w:bCs/>
          <w:sz w:val="24"/>
          <w:szCs w:val="24"/>
        </w:rPr>
      </w:pPr>
      <w:r w:rsidRPr="00F41649">
        <w:rPr>
          <w:rFonts w:ascii="Times New Roman" w:eastAsia="Times New Roman" w:hAnsi="Times New Roman" w:cs="Times New Roman"/>
          <w:b/>
          <w:bCs/>
          <w:sz w:val="24"/>
          <w:szCs w:val="24"/>
        </w:rPr>
        <w:t>Interest</w:t>
      </w:r>
    </w:p>
    <w:p w:rsidR="00F41649" w:rsidRPr="00F41649" w:rsidRDefault="00F41649" w:rsidP="001F35E9">
      <w:pPr>
        <w:spacing w:before="100" w:beforeAutospacing="1" w:after="100" w:afterAutospacing="1" w:line="240" w:lineRule="auto"/>
        <w:rPr>
          <w:rFonts w:ascii="Times New Roman" w:eastAsia="Times New Roman" w:hAnsi="Times New Roman" w:cs="Times New Roman"/>
          <w:sz w:val="24"/>
          <w:szCs w:val="24"/>
        </w:rPr>
      </w:pPr>
      <w:r w:rsidRPr="001F35E9">
        <w:rPr>
          <w:rFonts w:ascii="Times New Roman" w:eastAsia="Times New Roman" w:hAnsi="Times New Roman" w:cs="Times New Roman"/>
          <w:sz w:val="24"/>
          <w:szCs w:val="24"/>
          <w:highlight w:val="yellow"/>
        </w:rPr>
        <w:t>The Bank Account will carry interest</w:t>
      </w:r>
      <w:r w:rsidRPr="00F41649">
        <w:rPr>
          <w:rFonts w:ascii="Times New Roman" w:eastAsia="Times New Roman" w:hAnsi="Times New Roman" w:cs="Times New Roman"/>
          <w:sz w:val="24"/>
          <w:szCs w:val="24"/>
        </w:rPr>
        <w:t xml:space="preserve"> in the following way. Interest will be paid on amounts that are credited on the Bank Account for longer than 2 Business Days. This means that </w:t>
      </w:r>
      <w:r w:rsidRPr="001F35E9">
        <w:rPr>
          <w:rFonts w:ascii="Times New Roman" w:eastAsia="Times New Roman" w:hAnsi="Times New Roman" w:cs="Times New Roman"/>
          <w:sz w:val="24"/>
          <w:szCs w:val="24"/>
          <w:highlight w:val="yellow"/>
        </w:rPr>
        <w:t>interest will be calculated on a daily basis</w:t>
      </w:r>
      <w:r w:rsidRPr="00F41649">
        <w:rPr>
          <w:rFonts w:ascii="Times New Roman" w:eastAsia="Times New Roman" w:hAnsi="Times New Roman" w:cs="Times New Roman"/>
          <w:sz w:val="24"/>
          <w:szCs w:val="24"/>
        </w:rPr>
        <w:t xml:space="preserve">, based on the 'End of Day' balance of that day minus the credited amounts on the Bank Account over the most recent 2 days (that day and the day before). The interest rate will be calculated on the basis of the shortest term interbank reference rates plus a margin (which can be positive or negative), as communicated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from time to time.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2.12 Rights of set-off</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Without prejudice to any right to set-off which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be entitled to as a matter of law, </w:t>
      </w:r>
      <w:proofErr w:type="spellStart"/>
      <w:r w:rsidRPr="001F35E9">
        <w:rPr>
          <w:rFonts w:ascii="Times New Roman" w:eastAsia="Times New Roman" w:hAnsi="Times New Roman" w:cs="Times New Roman"/>
          <w:sz w:val="24"/>
          <w:szCs w:val="24"/>
          <w:highlight w:val="yellow"/>
        </w:rPr>
        <w:t>Adyen</w:t>
      </w:r>
      <w:proofErr w:type="spellEnd"/>
      <w:r w:rsidRPr="001F35E9">
        <w:rPr>
          <w:rFonts w:ascii="Times New Roman" w:eastAsia="Times New Roman" w:hAnsi="Times New Roman" w:cs="Times New Roman"/>
          <w:sz w:val="24"/>
          <w:szCs w:val="24"/>
          <w:highlight w:val="yellow"/>
        </w:rPr>
        <w:t xml:space="preserve"> may set-off any amounts due to the Merchant or standing to the credit of the Bank Account against any amounts owed or other liabilities of the Merchant</w:t>
      </w:r>
      <w:r w:rsidRPr="00F41649">
        <w:rPr>
          <w:rFonts w:ascii="Times New Roman" w:eastAsia="Times New Roman" w:hAnsi="Times New Roman" w:cs="Times New Roman"/>
          <w:sz w:val="24"/>
          <w:szCs w:val="24"/>
        </w:rPr>
        <w:t xml:space="preserve">, now or at any time hereafter due, owing or incurred by the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1F35E9">
        <w:rPr>
          <w:rFonts w:ascii="Times New Roman" w:eastAsia="Times New Roman" w:hAnsi="Times New Roman" w:cs="Times New Roman"/>
          <w:sz w:val="24"/>
          <w:szCs w:val="24"/>
          <w:highlight w:val="yellow"/>
        </w:rPr>
        <w:t>under, in connection to, or pursuant to the Terms and Conditions and/or the Merchant Agreement</w:t>
      </w:r>
      <w:r w:rsidRPr="00F41649">
        <w:rPr>
          <w:rFonts w:ascii="Times New Roman" w:eastAsia="Times New Roman" w:hAnsi="Times New Roman" w:cs="Times New Roman"/>
          <w:sz w:val="24"/>
          <w:szCs w:val="24"/>
        </w:rPr>
        <w:t xml:space="preserve">. This right of set-off includes but is not limited to the situation where proceedings are initiated for the </w:t>
      </w:r>
      <w:r w:rsidRPr="001F35E9">
        <w:rPr>
          <w:rFonts w:ascii="Times New Roman" w:eastAsia="Times New Roman" w:hAnsi="Times New Roman" w:cs="Times New Roman"/>
          <w:sz w:val="24"/>
          <w:szCs w:val="24"/>
          <w:highlight w:val="yellow"/>
        </w:rPr>
        <w:t>winding up, bankruptcy or dissolution of the Merchant</w:t>
      </w:r>
      <w:r w:rsidRPr="00F41649">
        <w:rPr>
          <w:rFonts w:ascii="Times New Roman" w:eastAsia="Times New Roman" w:hAnsi="Times New Roman" w:cs="Times New Roman"/>
          <w:sz w:val="24"/>
          <w:szCs w:val="24"/>
        </w:rPr>
        <w:t xml:space="preserve"> (or similar proceedings).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also set-off if: (i)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debt is conditional or not due; and/or (ii) the Merchant's debt is not due.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will be informed of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use of its set-off rights. Claims expressed in different currencies will be set-off at the </w:t>
      </w:r>
      <w:commentRangeStart w:id="33"/>
      <w:r w:rsidRPr="00F41649">
        <w:rPr>
          <w:rFonts w:ascii="Times New Roman" w:eastAsia="Times New Roman" w:hAnsi="Times New Roman" w:cs="Times New Roman"/>
          <w:sz w:val="24"/>
          <w:szCs w:val="24"/>
        </w:rPr>
        <w:t xml:space="preserve">prevailing exchange rate(s) </w:t>
      </w:r>
      <w:commentRangeEnd w:id="33"/>
      <w:r w:rsidR="001F35E9">
        <w:rPr>
          <w:rStyle w:val="CommentReference"/>
        </w:rPr>
        <w:commentReference w:id="33"/>
      </w:r>
      <w:r w:rsidRPr="00F41649">
        <w:rPr>
          <w:rFonts w:ascii="Times New Roman" w:eastAsia="Times New Roman" w:hAnsi="Times New Roman" w:cs="Times New Roman"/>
          <w:sz w:val="24"/>
          <w:szCs w:val="24"/>
        </w:rPr>
        <w:t>at the date of set-off.</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lastRenderedPageBreak/>
        <w:t>3. Pricing and Invoicing</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3.1 Invoicing</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1F35E9">
        <w:rPr>
          <w:rFonts w:ascii="Times New Roman" w:eastAsia="Times New Roman" w:hAnsi="Times New Roman" w:cs="Times New Roman"/>
          <w:sz w:val="24"/>
          <w:szCs w:val="24"/>
          <w:highlight w:val="yellow"/>
        </w:rPr>
        <w:t>Adyen</w:t>
      </w:r>
      <w:proofErr w:type="spellEnd"/>
      <w:r w:rsidRPr="001F35E9">
        <w:rPr>
          <w:rFonts w:ascii="Times New Roman" w:eastAsia="Times New Roman" w:hAnsi="Times New Roman" w:cs="Times New Roman"/>
          <w:sz w:val="24"/>
          <w:szCs w:val="24"/>
          <w:highlight w:val="yellow"/>
        </w:rPr>
        <w:t xml:space="preserve"> will invoice the Merchant monthly</w:t>
      </w:r>
      <w:r w:rsidRPr="00F41649">
        <w:rPr>
          <w:rFonts w:ascii="Times New Roman" w:eastAsia="Times New Roman" w:hAnsi="Times New Roman" w:cs="Times New Roman"/>
          <w:sz w:val="24"/>
          <w:szCs w:val="24"/>
        </w:rPr>
        <w:t xml:space="preserve"> for the Services rendered. Invoices provide an overview of (i) the Transaction Fees and other costs and fees due for the past month, calculated on the basis of last month's Transaction volume, (ii) an overview of the Transaction Fees and other fees already withheld from the Settlements and (iii) where relevant the remaining amount due or credited to the Merchant. Amounts due or credited are subsequently added to or subtracted from the next Settlement to the Merchant or in absence of a next Settlement are payable or credited as applicable within 30 days of the invoice date. The invoice currency </w:t>
      </w:r>
      <w:r w:rsidRPr="001F35E9">
        <w:rPr>
          <w:rFonts w:ascii="Times New Roman" w:eastAsia="Times New Roman" w:hAnsi="Times New Roman" w:cs="Times New Roman"/>
          <w:sz w:val="24"/>
          <w:szCs w:val="24"/>
          <w:highlight w:val="yellow"/>
        </w:rPr>
        <w:t>will be Euro (EUR) unless expressly otherwise agreed in writing</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provides electronic invoices as standard. Printed invoices or statements can be requested for subsequent invoices via the Customer Area (additional costs may be charged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3.2 Pricing</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1F35E9">
        <w:rPr>
          <w:rFonts w:ascii="Times New Roman" w:eastAsia="Times New Roman" w:hAnsi="Times New Roman" w:cs="Times New Roman"/>
          <w:sz w:val="24"/>
          <w:szCs w:val="24"/>
          <w:highlight w:val="yellow"/>
        </w:rPr>
        <w:t xml:space="preserve">shall be unilaterally entitled to raise the prices for its Services, with </w:t>
      </w:r>
      <w:commentRangeStart w:id="34"/>
      <w:r w:rsidRPr="001F35E9">
        <w:rPr>
          <w:rFonts w:ascii="Times New Roman" w:eastAsia="Times New Roman" w:hAnsi="Times New Roman" w:cs="Times New Roman"/>
          <w:sz w:val="24"/>
          <w:szCs w:val="24"/>
          <w:highlight w:val="yellow"/>
        </w:rPr>
        <w:t xml:space="preserve">three (3) months prior </w:t>
      </w:r>
      <w:ins w:id="35" w:author="AChow" w:date="2019-06-03T15:39:00Z">
        <w:r w:rsidR="001F35E9">
          <w:rPr>
            <w:rFonts w:ascii="Times New Roman" w:eastAsia="Times New Roman" w:hAnsi="Times New Roman" w:cs="Times New Roman"/>
            <w:sz w:val="24"/>
            <w:szCs w:val="24"/>
            <w:highlight w:val="yellow"/>
          </w:rPr>
          <w:t xml:space="preserve">written </w:t>
        </w:r>
      </w:ins>
      <w:r w:rsidRPr="001F35E9">
        <w:rPr>
          <w:rFonts w:ascii="Times New Roman" w:eastAsia="Times New Roman" w:hAnsi="Times New Roman" w:cs="Times New Roman"/>
          <w:sz w:val="24"/>
          <w:szCs w:val="24"/>
          <w:highlight w:val="yellow"/>
        </w:rPr>
        <w:t>notice</w:t>
      </w:r>
      <w:commentRangeEnd w:id="34"/>
      <w:r w:rsidR="009C2AF4">
        <w:rPr>
          <w:rStyle w:val="CommentReference"/>
        </w:rPr>
        <w:commentReference w:id="34"/>
      </w:r>
      <w:r w:rsidRPr="00F41649">
        <w:rPr>
          <w:rFonts w:ascii="Times New Roman" w:eastAsia="Times New Roman" w:hAnsi="Times New Roman" w:cs="Times New Roman"/>
          <w:sz w:val="24"/>
          <w:szCs w:val="24"/>
        </w:rPr>
        <w:t xml:space="preserve">. Said price increases shall only become </w:t>
      </w:r>
      <w:r w:rsidRPr="001F35E9">
        <w:rPr>
          <w:rFonts w:ascii="Times New Roman" w:eastAsia="Times New Roman" w:hAnsi="Times New Roman" w:cs="Times New Roman"/>
          <w:sz w:val="24"/>
          <w:szCs w:val="24"/>
          <w:highlight w:val="yellow"/>
        </w:rPr>
        <w:t>effective</w:t>
      </w:r>
      <w:r w:rsidRPr="00F41649">
        <w:rPr>
          <w:rFonts w:ascii="Times New Roman" w:eastAsia="Times New Roman" w:hAnsi="Times New Roman" w:cs="Times New Roman"/>
          <w:sz w:val="24"/>
          <w:szCs w:val="24"/>
        </w:rPr>
        <w:t xml:space="preserve"> for the Services rendered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1F35E9">
        <w:rPr>
          <w:rFonts w:ascii="Times New Roman" w:eastAsia="Times New Roman" w:hAnsi="Times New Roman" w:cs="Times New Roman"/>
          <w:sz w:val="24"/>
          <w:szCs w:val="24"/>
          <w:highlight w:val="yellow"/>
        </w:rPr>
        <w:t>starting at the end of the notice period</w:t>
      </w:r>
      <w:r w:rsidRPr="00F41649">
        <w:rPr>
          <w:rFonts w:ascii="Times New Roman" w:eastAsia="Times New Roman" w:hAnsi="Times New Roman" w:cs="Times New Roman"/>
          <w:sz w:val="24"/>
          <w:szCs w:val="24"/>
        </w:rPr>
        <w:t xml:space="preserve">. The Merchant may, however, during the three months' notice period, </w:t>
      </w:r>
      <w:r w:rsidRPr="001F35E9">
        <w:rPr>
          <w:rFonts w:ascii="Times New Roman" w:eastAsia="Times New Roman" w:hAnsi="Times New Roman" w:cs="Times New Roman"/>
          <w:sz w:val="24"/>
          <w:szCs w:val="24"/>
          <w:highlight w:val="yellow"/>
        </w:rPr>
        <w:t xml:space="preserve">cancel the Merchant Agreement with </w:t>
      </w:r>
      <w:proofErr w:type="spellStart"/>
      <w:r w:rsidRPr="001F35E9">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for which the price increase is applicable by providing written notice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ins w:id="36" w:author="AChow" w:date="2019-06-03T15:40:00Z">
        <w:r w:rsidR="001F35E9">
          <w:rPr>
            <w:rFonts w:ascii="Times New Roman" w:eastAsia="Times New Roman" w:hAnsi="Times New Roman" w:cs="Times New Roman"/>
            <w:sz w:val="24"/>
            <w:szCs w:val="24"/>
          </w:rPr>
          <w:t>at any time prior to</w:t>
        </w:r>
      </w:ins>
      <w:del w:id="37" w:author="AChow" w:date="2019-06-03T15:40:00Z">
        <w:r w:rsidRPr="00F41649" w:rsidDel="001F35E9">
          <w:rPr>
            <w:rFonts w:ascii="Times New Roman" w:eastAsia="Times New Roman" w:hAnsi="Times New Roman" w:cs="Times New Roman"/>
            <w:sz w:val="24"/>
            <w:szCs w:val="24"/>
          </w:rPr>
          <w:delText>per</w:delText>
        </w:r>
      </w:del>
      <w:r w:rsidRPr="00F41649">
        <w:rPr>
          <w:rFonts w:ascii="Times New Roman" w:eastAsia="Times New Roman" w:hAnsi="Times New Roman" w:cs="Times New Roman"/>
          <w:sz w:val="24"/>
          <w:szCs w:val="24"/>
        </w:rPr>
        <w:t xml:space="preserve"> the end of the three month notice period.</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the avoidance of doubt, </w:t>
      </w:r>
      <w:r w:rsidRPr="00F46A75">
        <w:rPr>
          <w:rFonts w:ascii="Times New Roman" w:eastAsia="Times New Roman" w:hAnsi="Times New Roman" w:cs="Times New Roman"/>
          <w:sz w:val="24"/>
          <w:szCs w:val="24"/>
          <w:highlight w:val="yellow"/>
        </w:rPr>
        <w:t>this clause does not apply to any communicated increase of fees charged by the Acquirers or Scheme Owners</w:t>
      </w:r>
      <w:r w:rsidRPr="00F41649">
        <w:rPr>
          <w:rFonts w:ascii="Times New Roman" w:eastAsia="Times New Roman" w:hAnsi="Times New Roman" w:cs="Times New Roman"/>
          <w:sz w:val="24"/>
          <w:szCs w:val="24"/>
        </w:rPr>
        <w:t xml:space="preserve"> for the use of their Payment Methods where such fees are not included in the fees charged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(e.g. in case the Interchange Fee is increased by the relevant Scheme Owner or Acquirer where an Interchange Plus pricing is agreed to apply) or due to changes in applicable laws.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3.3 Inflation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be entitled to </w:t>
      </w:r>
      <w:r w:rsidRPr="009C2AF4">
        <w:rPr>
          <w:rFonts w:ascii="Times New Roman" w:eastAsia="Times New Roman" w:hAnsi="Times New Roman" w:cs="Times New Roman"/>
          <w:sz w:val="24"/>
          <w:szCs w:val="24"/>
          <w:highlight w:val="yellow"/>
        </w:rPr>
        <w:t>change its prices</w:t>
      </w:r>
      <w:r w:rsidRPr="00F41649">
        <w:rPr>
          <w:rFonts w:ascii="Times New Roman" w:eastAsia="Times New Roman" w:hAnsi="Times New Roman" w:cs="Times New Roman"/>
          <w:sz w:val="24"/>
          <w:szCs w:val="24"/>
        </w:rPr>
        <w:t xml:space="preserve"> to adjust for inflation </w:t>
      </w:r>
      <w:r w:rsidRPr="009C2AF4">
        <w:rPr>
          <w:rFonts w:ascii="Times New Roman" w:eastAsia="Times New Roman" w:hAnsi="Times New Roman" w:cs="Times New Roman"/>
          <w:sz w:val="24"/>
          <w:szCs w:val="24"/>
          <w:highlight w:val="yellow"/>
        </w:rPr>
        <w:t>with as maximum last year's published Inflation</w:t>
      </w:r>
      <w:r w:rsidRPr="00F41649">
        <w:rPr>
          <w:rFonts w:ascii="Times New Roman" w:eastAsia="Times New Roman" w:hAnsi="Times New Roman" w:cs="Times New Roman"/>
          <w:sz w:val="24"/>
          <w:szCs w:val="24"/>
        </w:rPr>
        <w:t xml:space="preserve">. Said price change may be applied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9C2AF4">
        <w:rPr>
          <w:rFonts w:ascii="Times New Roman" w:eastAsia="Times New Roman" w:hAnsi="Times New Roman" w:cs="Times New Roman"/>
          <w:sz w:val="24"/>
          <w:szCs w:val="24"/>
          <w:highlight w:val="yellow"/>
        </w:rPr>
        <w:t>only once annually</w:t>
      </w:r>
      <w:r w:rsidRPr="00F41649">
        <w:rPr>
          <w:rFonts w:ascii="Times New Roman" w:eastAsia="Times New Roman" w:hAnsi="Times New Roman" w:cs="Times New Roman"/>
          <w:sz w:val="24"/>
          <w:szCs w:val="24"/>
        </w:rPr>
        <w:t xml:space="preserve"> and will be </w:t>
      </w:r>
      <w:r w:rsidRPr="009C2AF4">
        <w:rPr>
          <w:rFonts w:ascii="Times New Roman" w:eastAsia="Times New Roman" w:hAnsi="Times New Roman" w:cs="Times New Roman"/>
          <w:sz w:val="24"/>
          <w:szCs w:val="24"/>
          <w:highlight w:val="yellow"/>
        </w:rPr>
        <w:t xml:space="preserve">announced at least </w:t>
      </w:r>
      <w:commentRangeStart w:id="38"/>
      <w:r w:rsidRPr="009C2AF4">
        <w:rPr>
          <w:rFonts w:ascii="Times New Roman" w:eastAsia="Times New Roman" w:hAnsi="Times New Roman" w:cs="Times New Roman"/>
          <w:sz w:val="24"/>
          <w:szCs w:val="24"/>
          <w:highlight w:val="yellow"/>
        </w:rPr>
        <w:t xml:space="preserve">one month </w:t>
      </w:r>
      <w:commentRangeEnd w:id="38"/>
      <w:r w:rsidR="009C2AF4">
        <w:rPr>
          <w:rStyle w:val="CommentReference"/>
        </w:rPr>
        <w:commentReference w:id="38"/>
      </w:r>
      <w:r w:rsidRPr="009C2AF4">
        <w:rPr>
          <w:rFonts w:ascii="Times New Roman" w:eastAsia="Times New Roman" w:hAnsi="Times New Roman" w:cs="Times New Roman"/>
          <w:sz w:val="24"/>
          <w:szCs w:val="24"/>
          <w:highlight w:val="yellow"/>
        </w:rPr>
        <w:t>in advance</w:t>
      </w:r>
      <w:r w:rsidRPr="00F41649">
        <w:rPr>
          <w:rFonts w:ascii="Times New Roman" w:eastAsia="Times New Roman" w:hAnsi="Times New Roman" w:cs="Times New Roman"/>
          <w:sz w:val="24"/>
          <w:szCs w:val="24"/>
        </w:rPr>
        <w:t>. For an increase under this clause 3.3 the termination right referred to in clause 3.2 does not apply.</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3.4 Deposit level calculation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set the Deposit Level to be applied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account for and cover for the potential indebtedness of Merchant for fees, Fines and Chargebacks payable from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based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reasonably assessed then current estimate of the Uncompleted Order Amount, potential Fine exposure and other potential liabilities. </w:t>
      </w:r>
      <w:commentRangeStart w:id="39"/>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the right to adjust the Deposit Level in its discretion from time-to-time </w:t>
      </w:r>
      <w:commentRangeEnd w:id="39"/>
      <w:r w:rsidR="009C2AF4">
        <w:rPr>
          <w:rStyle w:val="CommentReference"/>
        </w:rPr>
        <w:commentReference w:id="39"/>
      </w:r>
      <w:r w:rsidRPr="00F41649">
        <w:rPr>
          <w:rFonts w:ascii="Times New Roman" w:eastAsia="Times New Roman" w:hAnsi="Times New Roman" w:cs="Times New Roman"/>
          <w:sz w:val="24"/>
          <w:szCs w:val="24"/>
        </w:rPr>
        <w:t xml:space="preserve">to bring it in line with its then current estimates. Upon Merchant's first request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inform Merchant of the information, estimations and assumptions and calculations used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establish the then current Deposit Level.</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lastRenderedPageBreak/>
        <w:t>3.5 Deposit reservation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initial Deposit Level will be set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the basis of the information provided by Merchant regarding its anticipated initial use of the Services when entering into the Merchant Agreement. </w:t>
      </w:r>
      <w:proofErr w:type="spellStart"/>
      <w:r w:rsidRPr="009C2AF4">
        <w:rPr>
          <w:rFonts w:ascii="Times New Roman" w:eastAsia="Times New Roman" w:hAnsi="Times New Roman" w:cs="Times New Roman"/>
          <w:sz w:val="24"/>
          <w:szCs w:val="24"/>
          <w:highlight w:val="yellow"/>
        </w:rPr>
        <w:t>Adyen</w:t>
      </w:r>
      <w:proofErr w:type="spellEnd"/>
      <w:r w:rsidRPr="009C2AF4">
        <w:rPr>
          <w:rFonts w:ascii="Times New Roman" w:eastAsia="Times New Roman" w:hAnsi="Times New Roman" w:cs="Times New Roman"/>
          <w:sz w:val="24"/>
          <w:szCs w:val="24"/>
          <w:highlight w:val="yellow"/>
        </w:rPr>
        <w:t xml:space="preserve"> may require Merchant to transfer the Initial Deposit to </w:t>
      </w:r>
      <w:proofErr w:type="spellStart"/>
      <w:r w:rsidRPr="009C2AF4">
        <w:rPr>
          <w:rFonts w:ascii="Times New Roman" w:eastAsia="Times New Roman" w:hAnsi="Times New Roman" w:cs="Times New Roman"/>
          <w:sz w:val="24"/>
          <w:szCs w:val="24"/>
          <w:highlight w:val="yellow"/>
        </w:rPr>
        <w:t>Adyen</w:t>
      </w:r>
      <w:proofErr w:type="spellEnd"/>
      <w:r w:rsidRPr="009C2AF4">
        <w:rPr>
          <w:rFonts w:ascii="Times New Roman" w:eastAsia="Times New Roman" w:hAnsi="Times New Roman" w:cs="Times New Roman"/>
          <w:sz w:val="24"/>
          <w:szCs w:val="24"/>
          <w:highlight w:val="yellow"/>
        </w:rPr>
        <w:t> before it may start using the Services for commercial (so non-testing) purposes</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subsequently keep the Deposit at the Deposit Level by deducting funds from or adding funds to each Settlement. </w:t>
      </w:r>
      <w:r w:rsidRPr="009C2AF4">
        <w:rPr>
          <w:rFonts w:ascii="Times New Roman" w:eastAsia="Times New Roman" w:hAnsi="Times New Roman" w:cs="Times New Roman"/>
          <w:sz w:val="24"/>
          <w:szCs w:val="24"/>
          <w:highlight w:val="yellow"/>
        </w:rPr>
        <w:t>If at any point in time the Deposit drops below the then current Deposit leve</w:t>
      </w:r>
      <w:r w:rsidRPr="00F41649">
        <w:rPr>
          <w:rFonts w:ascii="Times New Roman" w:eastAsia="Times New Roman" w:hAnsi="Times New Roman" w:cs="Times New Roman"/>
          <w:sz w:val="24"/>
          <w:szCs w:val="24"/>
        </w:rPr>
        <w:t xml:space="preserve">l,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w:t>
      </w:r>
      <w:r w:rsidRPr="009C2AF4">
        <w:rPr>
          <w:rFonts w:ascii="Times New Roman" w:eastAsia="Times New Roman" w:hAnsi="Times New Roman" w:cs="Times New Roman"/>
          <w:sz w:val="24"/>
          <w:szCs w:val="24"/>
          <w:highlight w:val="yellow"/>
        </w:rPr>
        <w:t>require Merchant to immediately transfer such funds</w:t>
      </w:r>
      <w:r w:rsidRPr="00F41649">
        <w:rPr>
          <w:rFonts w:ascii="Times New Roman" w:eastAsia="Times New Roman" w:hAnsi="Times New Roman" w:cs="Times New Roman"/>
          <w:sz w:val="24"/>
          <w:szCs w:val="24"/>
        </w:rPr>
        <w:t xml:space="preserve">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is necessary to bring the Deposit in line with the then current Deposit Level.</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After termination of the Merchant Agreement or after processing of Transactions is stopped, the Deposit shall be released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monthly steps to the Merchant to account for the decrease in Uncompleted Order Amount, fraud exposure and/or Fine exposure until the full Deposit is released to the Merchant or where applicable, in part or in whole applied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pay for Chargebacks, cover Fines or fraud claims or pay for unpaid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fees due by Merchant. </w:t>
      </w:r>
      <w:r w:rsidRPr="00B44CD7">
        <w:rPr>
          <w:rFonts w:ascii="Times New Roman" w:eastAsia="Times New Roman" w:hAnsi="Times New Roman" w:cs="Times New Roman"/>
          <w:sz w:val="24"/>
          <w:szCs w:val="24"/>
          <w:highlight w:val="yellow"/>
        </w:rPr>
        <w:t xml:space="preserve">The Deposit will as standard be fully released to the Merchant </w:t>
      </w:r>
      <w:commentRangeStart w:id="40"/>
      <w:r w:rsidRPr="00B44CD7">
        <w:rPr>
          <w:rFonts w:ascii="Times New Roman" w:eastAsia="Times New Roman" w:hAnsi="Times New Roman" w:cs="Times New Roman"/>
          <w:sz w:val="24"/>
          <w:szCs w:val="24"/>
          <w:highlight w:val="yellow"/>
        </w:rPr>
        <w:t>6 months after</w:t>
      </w:r>
      <w:commentRangeEnd w:id="40"/>
      <w:r w:rsidR="00B44CD7">
        <w:rPr>
          <w:rStyle w:val="CommentReference"/>
        </w:rPr>
        <w:commentReference w:id="40"/>
      </w:r>
      <w:r w:rsidRPr="00B44CD7">
        <w:rPr>
          <w:rFonts w:ascii="Times New Roman" w:eastAsia="Times New Roman" w:hAnsi="Times New Roman" w:cs="Times New Roman"/>
          <w:sz w:val="24"/>
          <w:szCs w:val="24"/>
          <w:highlight w:val="yellow"/>
        </w:rPr>
        <w:t xml:space="preserve"> processing of Transactions for Merchant has stopped</w:t>
      </w:r>
      <w:r w:rsidRPr="00F41649">
        <w:rPr>
          <w:rFonts w:ascii="Times New Roman" w:eastAsia="Times New Roman" w:hAnsi="Times New Roman" w:cs="Times New Roman"/>
          <w:sz w:val="24"/>
          <w:szCs w:val="24"/>
        </w:rPr>
        <w:t xml:space="preserve"> unless specifically identified potential liabilities still exist at that point in time.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3.6 MSC Calculation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w:t>
      </w:r>
      <w:commentRangeStart w:id="41"/>
      <w:r w:rsidRPr="00F41649">
        <w:rPr>
          <w:rFonts w:ascii="Times New Roman" w:eastAsia="Times New Roman" w:hAnsi="Times New Roman" w:cs="Times New Roman"/>
          <w:sz w:val="24"/>
          <w:szCs w:val="24"/>
        </w:rPr>
        <w:t>the 'Blend Fee' pricing structure for the MSC</w:t>
      </w:r>
      <w:commentRangeEnd w:id="41"/>
      <w:r w:rsidR="00B44CD7">
        <w:rPr>
          <w:rStyle w:val="CommentReference"/>
        </w:rPr>
        <w:commentReference w:id="41"/>
      </w:r>
      <w:r w:rsidRPr="00F41649">
        <w:rPr>
          <w:rFonts w:ascii="Times New Roman" w:eastAsia="Times New Roman" w:hAnsi="Times New Roman" w:cs="Times New Roman"/>
          <w:sz w:val="24"/>
          <w:szCs w:val="24"/>
        </w:rPr>
        <w:t xml:space="preserve">, Merchant acknowledges that the underlying </w:t>
      </w:r>
      <w:r w:rsidRPr="00B44CD7">
        <w:rPr>
          <w:rFonts w:ascii="Times New Roman" w:eastAsia="Times New Roman" w:hAnsi="Times New Roman" w:cs="Times New Roman"/>
          <w:sz w:val="24"/>
          <w:szCs w:val="24"/>
          <w:highlight w:val="yellow"/>
        </w:rPr>
        <w:t xml:space="preserve">Interchange Fee is calculated by </w:t>
      </w:r>
      <w:proofErr w:type="spellStart"/>
      <w:r w:rsidRPr="00B44CD7">
        <w:rPr>
          <w:rFonts w:ascii="Times New Roman" w:eastAsia="Times New Roman" w:hAnsi="Times New Roman" w:cs="Times New Roman"/>
          <w:sz w:val="24"/>
          <w:szCs w:val="24"/>
          <w:highlight w:val="yellow"/>
        </w:rPr>
        <w:t>Adyen</w:t>
      </w:r>
      <w:proofErr w:type="spellEnd"/>
      <w:r w:rsidRPr="00B44CD7">
        <w:rPr>
          <w:rFonts w:ascii="Times New Roman" w:eastAsia="Times New Roman" w:hAnsi="Times New Roman" w:cs="Times New Roman"/>
          <w:sz w:val="24"/>
          <w:szCs w:val="24"/>
          <w:highlight w:val="yellow"/>
        </w:rPr>
        <w:t xml:space="preserve"> based on Traffic characteristics</w:t>
      </w:r>
      <w:r w:rsidRPr="00F41649">
        <w:rPr>
          <w:rFonts w:ascii="Times New Roman" w:eastAsia="Times New Roman" w:hAnsi="Times New Roman" w:cs="Times New Roman"/>
          <w:sz w:val="24"/>
          <w:szCs w:val="24"/>
        </w:rPr>
        <w:t xml:space="preserve"> provided by the Merchant and documented in the Merchant Agreement when agreeing the Blend Fee. If the actual Traffic differs materially from the figures provided by the Merchant, </w:t>
      </w:r>
      <w:proofErr w:type="spellStart"/>
      <w:r w:rsidRPr="00BE4BCB">
        <w:rPr>
          <w:rFonts w:ascii="Times New Roman" w:eastAsia="Times New Roman" w:hAnsi="Times New Roman" w:cs="Times New Roman"/>
          <w:sz w:val="24"/>
          <w:szCs w:val="24"/>
          <w:highlight w:val="yellow"/>
        </w:rPr>
        <w:t>Adyen</w:t>
      </w:r>
      <w:proofErr w:type="spellEnd"/>
      <w:r w:rsidRPr="00BE4BCB">
        <w:rPr>
          <w:rFonts w:ascii="Times New Roman" w:eastAsia="Times New Roman" w:hAnsi="Times New Roman" w:cs="Times New Roman"/>
          <w:sz w:val="24"/>
          <w:szCs w:val="24"/>
          <w:highlight w:val="yellow"/>
        </w:rPr>
        <w:t xml:space="preserve"> has the right to proportionally adjust the Blend Fee</w:t>
      </w:r>
      <w:r w:rsidRPr="00F41649">
        <w:rPr>
          <w:rFonts w:ascii="Times New Roman" w:eastAsia="Times New Roman" w:hAnsi="Times New Roman" w:cs="Times New Roman"/>
          <w:sz w:val="24"/>
          <w:szCs w:val="24"/>
        </w:rPr>
        <w:t xml:space="preserve"> per direct, based on the actual then current Traffic characteristics. Reason for this is that certain types of Transactions (e.g. Transactions made with Credit Cards issued outside Europe for transactions with European Merchants) are charged at higher rates by the Card Schemes than similar Transactions with European issued Cards.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the 'Interchange </w:t>
      </w:r>
      <w:proofErr w:type="spellStart"/>
      <w:r w:rsidRPr="00F41649">
        <w:rPr>
          <w:rFonts w:ascii="Times New Roman" w:eastAsia="Times New Roman" w:hAnsi="Times New Roman" w:cs="Times New Roman"/>
          <w:sz w:val="24"/>
          <w:szCs w:val="24"/>
        </w:rPr>
        <w:t>Plus'</w:t>
      </w:r>
      <w:proofErr w:type="spellEnd"/>
      <w:r w:rsidRPr="00F41649">
        <w:rPr>
          <w:rFonts w:ascii="Times New Roman" w:eastAsia="Times New Roman" w:hAnsi="Times New Roman" w:cs="Times New Roman"/>
          <w:sz w:val="24"/>
          <w:szCs w:val="24"/>
        </w:rPr>
        <w:t xml:space="preserve"> pricing structure, Merchant acknowledges that the actual MSC is calculated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based on the actual then current Interchange Fee per Transaction attracted by that Transaction, according to Card Scheme Interchange pricing which varies from time to time. The then current Card Scheme Interchange pricing level is published by the Card Schemes. </w:t>
      </w:r>
      <w:r w:rsidRPr="009919B8">
        <w:rPr>
          <w:rFonts w:ascii="Times New Roman" w:eastAsia="Times New Roman" w:hAnsi="Times New Roman" w:cs="Times New Roman"/>
          <w:sz w:val="24"/>
          <w:szCs w:val="24"/>
          <w:highlight w:val="yellow"/>
        </w:rPr>
        <w:t>In the Customer Area (internet links to) the then current published Interchange Fees are published</w:t>
      </w:r>
      <w:r w:rsidRPr="00F41649">
        <w:rPr>
          <w:rFonts w:ascii="Times New Roman" w:eastAsia="Times New Roman" w:hAnsi="Times New Roman" w:cs="Times New Roman"/>
          <w:sz w:val="24"/>
          <w:szCs w:val="24"/>
        </w:rPr>
        <w:t>. </w:t>
      </w:r>
      <w:r w:rsidRPr="00F41649">
        <w:rPr>
          <w:rFonts w:ascii="Times New Roman" w:eastAsia="Times New Roman" w:hAnsi="Times New Roman" w:cs="Times New Roman"/>
          <w:sz w:val="24"/>
          <w:szCs w:val="24"/>
        </w:rPr>
        <w:br/>
        <w:t>The agreed MSC pricing structure is documented in the Merchant Agreement.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3.7 Payment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agrees with the withholding of any fees and other sums due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under the Merchant Agreement </w:t>
      </w:r>
      <w:r w:rsidRPr="009919B8">
        <w:rPr>
          <w:rFonts w:ascii="Times New Roman" w:eastAsia="Times New Roman" w:hAnsi="Times New Roman" w:cs="Times New Roman"/>
          <w:sz w:val="24"/>
          <w:szCs w:val="24"/>
          <w:highlight w:val="yellow"/>
        </w:rPr>
        <w:t>including Chargebacks and Fines from the Settlement amounts and including funds required to meet the then current Deposit Level requirements</w:t>
      </w:r>
      <w:r w:rsidRPr="00F41649">
        <w:rPr>
          <w:rFonts w:ascii="Times New Roman" w:eastAsia="Times New Roman" w:hAnsi="Times New Roman" w:cs="Times New Roman"/>
          <w:sz w:val="24"/>
          <w:szCs w:val="24"/>
        </w:rPr>
        <w:t xml:space="preserve">. If the Settlement </w:t>
      </w:r>
      <w:r w:rsidRPr="009919B8">
        <w:rPr>
          <w:rFonts w:ascii="Times New Roman" w:eastAsia="Times New Roman" w:hAnsi="Times New Roman" w:cs="Times New Roman"/>
          <w:sz w:val="24"/>
          <w:szCs w:val="24"/>
          <w:highlight w:val="yellow"/>
        </w:rPr>
        <w:t>amounts are not sufficient to cover</w:t>
      </w:r>
      <w:r w:rsidRPr="00F41649">
        <w:rPr>
          <w:rFonts w:ascii="Times New Roman" w:eastAsia="Times New Roman" w:hAnsi="Times New Roman" w:cs="Times New Roman"/>
          <w:sz w:val="24"/>
          <w:szCs w:val="24"/>
        </w:rPr>
        <w:t xml:space="preserve"> amounts due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the amounts remain due as per the due date as stated on the </w:t>
      </w:r>
      <w:r w:rsidRPr="009919B8">
        <w:rPr>
          <w:rFonts w:ascii="Times New Roman" w:eastAsia="Times New Roman" w:hAnsi="Times New Roman" w:cs="Times New Roman"/>
          <w:sz w:val="24"/>
          <w:szCs w:val="24"/>
          <w:highlight w:val="yellow"/>
        </w:rPr>
        <w:t>invoice</w:t>
      </w:r>
      <w:r w:rsidRPr="00F41649">
        <w:rPr>
          <w:rFonts w:ascii="Times New Roman" w:eastAsia="Times New Roman" w:hAnsi="Times New Roman" w:cs="Times New Roman"/>
          <w:sz w:val="24"/>
          <w:szCs w:val="24"/>
        </w:rPr>
        <w:t xml:space="preserve"> and shall be </w:t>
      </w:r>
      <w:r w:rsidRPr="009919B8">
        <w:rPr>
          <w:rFonts w:ascii="Times New Roman" w:eastAsia="Times New Roman" w:hAnsi="Times New Roman" w:cs="Times New Roman"/>
          <w:sz w:val="24"/>
          <w:szCs w:val="24"/>
          <w:highlight w:val="yellow"/>
        </w:rPr>
        <w:t>paid separately by the Merchant</w:t>
      </w:r>
      <w:r w:rsidRPr="00F41649">
        <w:rPr>
          <w:rFonts w:ascii="Times New Roman" w:eastAsia="Times New Roman" w:hAnsi="Times New Roman" w:cs="Times New Roman"/>
          <w:sz w:val="24"/>
          <w:szCs w:val="24"/>
        </w:rPr>
        <w:t xml:space="preserve"> within 30 days of the date of the relevant invoice.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lastRenderedPageBreak/>
        <w:t>Adyen</w:t>
      </w:r>
      <w:proofErr w:type="spellEnd"/>
      <w:r w:rsidRPr="00F41649">
        <w:rPr>
          <w:rFonts w:ascii="Times New Roman" w:eastAsia="Times New Roman" w:hAnsi="Times New Roman" w:cs="Times New Roman"/>
          <w:sz w:val="24"/>
          <w:szCs w:val="24"/>
        </w:rPr>
        <w:t xml:space="preserve"> has the right at any time to </w:t>
      </w:r>
      <w:r w:rsidRPr="009919B8">
        <w:rPr>
          <w:rFonts w:ascii="Times New Roman" w:eastAsia="Times New Roman" w:hAnsi="Times New Roman" w:cs="Times New Roman"/>
          <w:sz w:val="24"/>
          <w:szCs w:val="24"/>
          <w:highlight w:val="yellow"/>
        </w:rPr>
        <w:t>require immediate payment</w:t>
      </w:r>
      <w:r w:rsidRPr="00F41649">
        <w:rPr>
          <w:rFonts w:ascii="Times New Roman" w:eastAsia="Times New Roman" w:hAnsi="Times New Roman" w:cs="Times New Roman"/>
          <w:sz w:val="24"/>
          <w:szCs w:val="24"/>
        </w:rPr>
        <w:t xml:space="preserve"> of sums or to set-off Merchant's debts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against Settlements to Merchant in the following cases:</w:t>
      </w:r>
    </w:p>
    <w:p w:rsidR="00F41649" w:rsidRPr="00F41649" w:rsidRDefault="00F41649" w:rsidP="00F41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919B8">
        <w:rPr>
          <w:rFonts w:ascii="Times New Roman" w:eastAsia="Times New Roman" w:hAnsi="Times New Roman" w:cs="Times New Roman"/>
          <w:sz w:val="24"/>
          <w:szCs w:val="24"/>
          <w:highlight w:val="yellow"/>
        </w:rPr>
        <w:t>Refunds and/or Chargebacks</w:t>
      </w:r>
      <w:r w:rsidRPr="00F41649">
        <w:rPr>
          <w:rFonts w:ascii="Times New Roman" w:eastAsia="Times New Roman" w:hAnsi="Times New Roman" w:cs="Times New Roman"/>
          <w:sz w:val="24"/>
          <w:szCs w:val="24"/>
        </w:rPr>
        <w:t xml:space="preserve"> in case the outstanding Refund and/or Chargeback amounts exceed the Settlement amount.</w:t>
      </w:r>
    </w:p>
    <w:p w:rsidR="00F41649" w:rsidRPr="00F41649" w:rsidRDefault="00F41649" w:rsidP="00F41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Any amount required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commentRangeStart w:id="42"/>
      <w:r w:rsidRPr="00F41649">
        <w:rPr>
          <w:rFonts w:ascii="Times New Roman" w:eastAsia="Times New Roman" w:hAnsi="Times New Roman" w:cs="Times New Roman"/>
          <w:sz w:val="24"/>
          <w:szCs w:val="24"/>
        </w:rPr>
        <w:t>to cover any (potential) liability of the Merchant under this Agreement.</w:t>
      </w:r>
      <w:commentRangeEnd w:id="42"/>
      <w:r w:rsidR="00162BD5">
        <w:rPr>
          <w:rStyle w:val="CommentReference"/>
        </w:rPr>
        <w:commentReference w:id="42"/>
      </w:r>
    </w:p>
    <w:p w:rsidR="00F41649" w:rsidRPr="00F41649" w:rsidRDefault="00F41649" w:rsidP="00F416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other charges or amounts due by Merchant under this Agreement including Fines from the Card Schemes.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Interest shall accrue on any unpaid amounts owed by the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at the rate of 1% per month.</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3.8 Taxes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All fees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are excluding applicable VAT, turnover and other taxes or levies which will be </w:t>
      </w:r>
      <w:r w:rsidRPr="00162BD5">
        <w:rPr>
          <w:rFonts w:ascii="Times New Roman" w:eastAsia="Times New Roman" w:hAnsi="Times New Roman" w:cs="Times New Roman"/>
          <w:sz w:val="24"/>
          <w:szCs w:val="24"/>
          <w:highlight w:val="yellow"/>
        </w:rPr>
        <w:t>separately payable by Merchant</w:t>
      </w:r>
      <w:r w:rsidRPr="00F41649">
        <w:rPr>
          <w:rFonts w:ascii="Times New Roman" w:eastAsia="Times New Roman" w:hAnsi="Times New Roman" w:cs="Times New Roman"/>
          <w:sz w:val="24"/>
          <w:szCs w:val="24"/>
        </w:rPr>
        <w:t xml:space="preserve"> where applicable to invoiced amounts or services.</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4. Integration</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4.1 Hosted payment pages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Services </w:t>
      </w:r>
      <w:r w:rsidRPr="00162BD5">
        <w:rPr>
          <w:rFonts w:ascii="Times New Roman" w:eastAsia="Times New Roman" w:hAnsi="Times New Roman" w:cs="Times New Roman"/>
          <w:sz w:val="24"/>
          <w:szCs w:val="24"/>
          <w:highlight w:val="yellow"/>
        </w:rPr>
        <w:t>shall be used by the Merchant for Card Not Present Transactions</w:t>
      </w:r>
      <w:r w:rsidRPr="00F41649">
        <w:rPr>
          <w:rFonts w:ascii="Times New Roman" w:eastAsia="Times New Roman" w:hAnsi="Times New Roman" w:cs="Times New Roman"/>
          <w:sz w:val="24"/>
          <w:szCs w:val="24"/>
        </w:rPr>
        <w:t xml:space="preserve"> via the Hosted Payment Pages </w:t>
      </w:r>
      <w:r w:rsidRPr="00162BD5">
        <w:rPr>
          <w:rFonts w:ascii="Times New Roman" w:eastAsia="Times New Roman" w:hAnsi="Times New Roman" w:cs="Times New Roman"/>
          <w:sz w:val="24"/>
          <w:szCs w:val="24"/>
          <w:highlight w:val="yellow"/>
        </w:rPr>
        <w:t>unless agreed otherwise</w:t>
      </w:r>
      <w:r w:rsidRPr="00F41649">
        <w:rPr>
          <w:rFonts w:ascii="Times New Roman" w:eastAsia="Times New Roman" w:hAnsi="Times New Roman" w:cs="Times New Roman"/>
          <w:sz w:val="24"/>
          <w:szCs w:val="24"/>
        </w:rPr>
        <w:t xml:space="preserve"> in the Merchant Agreement. The Merchant redirects the Account Holder to the secured </w:t>
      </w:r>
      <w:commentRangeStart w:id="43"/>
      <w:r w:rsidRPr="00F41649">
        <w:rPr>
          <w:rFonts w:ascii="Times New Roman" w:eastAsia="Times New Roman" w:hAnsi="Times New Roman" w:cs="Times New Roman"/>
          <w:sz w:val="24"/>
          <w:szCs w:val="24"/>
        </w:rPr>
        <w:t xml:space="preserve">Hosted Payment Page </w:t>
      </w:r>
      <w:commentRangeEnd w:id="43"/>
      <w:r w:rsidR="00162BD5">
        <w:rPr>
          <w:rStyle w:val="CommentReference"/>
        </w:rPr>
        <w:commentReference w:id="43"/>
      </w:r>
      <w:r w:rsidRPr="00F41649">
        <w:rPr>
          <w:rFonts w:ascii="Times New Roman" w:eastAsia="Times New Roman" w:hAnsi="Times New Roman" w:cs="Times New Roman"/>
          <w:sz w:val="24"/>
          <w:szCs w:val="24"/>
        </w:rPr>
        <w:t xml:space="preserve">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The Hosted Payment Pages can be tailored on some points by the Merchant by using the standard 'skin' options embedded therein.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w:t>
      </w:r>
      <w:r w:rsidRPr="00162BD5">
        <w:rPr>
          <w:rFonts w:ascii="Times New Roman" w:eastAsia="Times New Roman" w:hAnsi="Times New Roman" w:cs="Times New Roman"/>
          <w:sz w:val="24"/>
          <w:szCs w:val="24"/>
          <w:highlight w:val="yellow"/>
        </w:rPr>
        <w:t>shall not capture, register and/or have the Account Holder fill in, any Payment Details (expressly including Credit Card data) on its own site</w:t>
      </w:r>
      <w:r w:rsidRPr="00F41649">
        <w:rPr>
          <w:rFonts w:ascii="Times New Roman" w:eastAsia="Times New Roman" w:hAnsi="Times New Roman" w:cs="Times New Roman"/>
          <w:sz w:val="24"/>
          <w:szCs w:val="24"/>
        </w:rPr>
        <w:t xml:space="preserve">, but will use the Hosted Payment Pages instead to have the Account Holder submit its Payment Details there. Merchant </w:t>
      </w:r>
      <w:r w:rsidRPr="00162BD5">
        <w:rPr>
          <w:rFonts w:ascii="Times New Roman" w:eastAsia="Times New Roman" w:hAnsi="Times New Roman" w:cs="Times New Roman"/>
          <w:sz w:val="24"/>
          <w:szCs w:val="24"/>
          <w:highlight w:val="yellow"/>
        </w:rPr>
        <w:t>will not use screen grabbing or other emulation technologies to input Payment Details</w:t>
      </w:r>
      <w:r w:rsidRPr="00F41649">
        <w:rPr>
          <w:rFonts w:ascii="Times New Roman" w:eastAsia="Times New Roman" w:hAnsi="Times New Roman" w:cs="Times New Roman"/>
          <w:sz w:val="24"/>
          <w:szCs w:val="24"/>
        </w:rPr>
        <w:t xml:space="preserve"> onto the Hosted Payment Pages.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4.2 API Interface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following is </w:t>
      </w:r>
      <w:r w:rsidRPr="00162BD5">
        <w:rPr>
          <w:rFonts w:ascii="Times New Roman" w:eastAsia="Times New Roman" w:hAnsi="Times New Roman" w:cs="Times New Roman"/>
          <w:sz w:val="24"/>
          <w:szCs w:val="24"/>
          <w:highlight w:val="yellow"/>
        </w:rPr>
        <w:t>only applicable</w:t>
      </w:r>
      <w:r w:rsidRPr="00F41649">
        <w:rPr>
          <w:rFonts w:ascii="Times New Roman" w:eastAsia="Times New Roman" w:hAnsi="Times New Roman" w:cs="Times New Roman"/>
          <w:sz w:val="24"/>
          <w:szCs w:val="24"/>
        </w:rPr>
        <w:t xml:space="preserve"> for Merchants with which </w:t>
      </w:r>
      <w:proofErr w:type="spellStart"/>
      <w:r w:rsidRPr="00162BD5">
        <w:rPr>
          <w:rFonts w:ascii="Times New Roman" w:eastAsia="Times New Roman" w:hAnsi="Times New Roman" w:cs="Times New Roman"/>
          <w:sz w:val="24"/>
          <w:szCs w:val="24"/>
          <w:highlight w:val="yellow"/>
        </w:rPr>
        <w:t>Adyen</w:t>
      </w:r>
      <w:proofErr w:type="spellEnd"/>
      <w:r w:rsidRPr="00162BD5">
        <w:rPr>
          <w:rFonts w:ascii="Times New Roman" w:eastAsia="Times New Roman" w:hAnsi="Times New Roman" w:cs="Times New Roman"/>
          <w:sz w:val="24"/>
          <w:szCs w:val="24"/>
          <w:highlight w:val="yellow"/>
        </w:rPr>
        <w:t xml:space="preserve"> expressly agreed to provide a Payment Interface via the API method for Card Not Present Transactions</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Connections to the API interface are made with "SOAP" calls using HTTPS. Authentication is performed via a combination of username/password, IP and/or client certificate checks.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162BD5">
        <w:rPr>
          <w:rFonts w:ascii="Times New Roman" w:eastAsia="Times New Roman" w:hAnsi="Times New Roman" w:cs="Times New Roman"/>
          <w:sz w:val="24"/>
          <w:szCs w:val="24"/>
          <w:highlight w:val="yellow"/>
        </w:rPr>
        <w:t>If Merchant does not activate 3D-Secure</w:t>
      </w:r>
      <w:r w:rsidRPr="00F41649">
        <w:rPr>
          <w:rFonts w:ascii="Times New Roman" w:eastAsia="Times New Roman" w:hAnsi="Times New Roman" w:cs="Times New Roman"/>
          <w:sz w:val="24"/>
          <w:szCs w:val="24"/>
        </w:rPr>
        <w:t xml:space="preserve"> for Transactions offered via the API interface where such option is available, Merchant understands that a </w:t>
      </w:r>
      <w:r w:rsidRPr="00162BD5">
        <w:rPr>
          <w:rFonts w:ascii="Times New Roman" w:eastAsia="Times New Roman" w:hAnsi="Times New Roman" w:cs="Times New Roman"/>
          <w:sz w:val="24"/>
          <w:szCs w:val="24"/>
          <w:highlight w:val="yellow"/>
        </w:rPr>
        <w:t>higher Interchange Fee</w:t>
      </w:r>
      <w:r w:rsidRPr="00F41649">
        <w:rPr>
          <w:rFonts w:ascii="Times New Roman" w:eastAsia="Times New Roman" w:hAnsi="Times New Roman" w:cs="Times New Roman"/>
          <w:sz w:val="24"/>
          <w:szCs w:val="24"/>
        </w:rPr>
        <w:t xml:space="preserve"> may be applied by the Card Schemes / Acquirers and other restrictions may be applied by the Card Schemes / Acquirers.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using the API interface </w:t>
      </w:r>
      <w:r w:rsidRPr="00162BD5">
        <w:rPr>
          <w:rFonts w:ascii="Times New Roman" w:eastAsia="Times New Roman" w:hAnsi="Times New Roman" w:cs="Times New Roman"/>
          <w:sz w:val="24"/>
          <w:szCs w:val="24"/>
          <w:highlight w:val="yellow"/>
        </w:rPr>
        <w:t>must at all times fully comply with the then current PCI-DSS rules</w:t>
      </w:r>
      <w:r w:rsidRPr="00F41649">
        <w:rPr>
          <w:rFonts w:ascii="Times New Roman" w:eastAsia="Times New Roman" w:hAnsi="Times New Roman" w:cs="Times New Roman"/>
          <w:sz w:val="24"/>
          <w:szCs w:val="24"/>
        </w:rPr>
        <w:t xml:space="preserve"> and on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first request demonstrate such compliance and provide its </w:t>
      </w:r>
      <w:r w:rsidRPr="00F41649">
        <w:rPr>
          <w:rFonts w:ascii="Times New Roman" w:eastAsia="Times New Roman" w:hAnsi="Times New Roman" w:cs="Times New Roman"/>
          <w:sz w:val="24"/>
          <w:szCs w:val="24"/>
        </w:rPr>
        <w:lastRenderedPageBreak/>
        <w:t xml:space="preserve">valid certification of its compliance. If the </w:t>
      </w:r>
      <w:r w:rsidRPr="00162BD5">
        <w:rPr>
          <w:rFonts w:ascii="Times New Roman" w:eastAsia="Times New Roman" w:hAnsi="Times New Roman" w:cs="Times New Roman"/>
          <w:sz w:val="24"/>
          <w:szCs w:val="24"/>
          <w:highlight w:val="yellow"/>
        </w:rPr>
        <w:t>Merchant cannot prove the compliancy to the PCI-DSS rules or its certification/compliancy becomes invalid</w:t>
      </w:r>
      <w:r w:rsidRPr="00F41649">
        <w:rPr>
          <w:rFonts w:ascii="Times New Roman" w:eastAsia="Times New Roman" w:hAnsi="Times New Roman" w:cs="Times New Roman"/>
          <w:sz w:val="24"/>
          <w:szCs w:val="24"/>
        </w:rPr>
        <w:t xml:space="preserve">, Merchant will </w:t>
      </w:r>
      <w:r w:rsidRPr="00162BD5">
        <w:rPr>
          <w:rFonts w:ascii="Times New Roman" w:eastAsia="Times New Roman" w:hAnsi="Times New Roman" w:cs="Times New Roman"/>
          <w:sz w:val="24"/>
          <w:szCs w:val="24"/>
          <w:highlight w:val="yellow"/>
        </w:rPr>
        <w:t xml:space="preserve">notify </w:t>
      </w:r>
      <w:proofErr w:type="spellStart"/>
      <w:r w:rsidRPr="00162BD5">
        <w:rPr>
          <w:rFonts w:ascii="Times New Roman" w:eastAsia="Times New Roman" w:hAnsi="Times New Roman" w:cs="Times New Roman"/>
          <w:sz w:val="24"/>
          <w:szCs w:val="24"/>
          <w:highlight w:val="yellow"/>
        </w:rPr>
        <w:t>Adyen</w:t>
      </w:r>
      <w:proofErr w:type="spellEnd"/>
      <w:r w:rsidRPr="00162BD5">
        <w:rPr>
          <w:rFonts w:ascii="Times New Roman" w:eastAsia="Times New Roman" w:hAnsi="Times New Roman" w:cs="Times New Roman"/>
          <w:sz w:val="24"/>
          <w:szCs w:val="24"/>
          <w:highlight w:val="yellow"/>
        </w:rPr>
        <w:t xml:space="preserve"> immediately</w:t>
      </w:r>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the right to </w:t>
      </w:r>
      <w:r w:rsidRPr="00162BD5">
        <w:rPr>
          <w:rFonts w:ascii="Times New Roman" w:eastAsia="Times New Roman" w:hAnsi="Times New Roman" w:cs="Times New Roman"/>
          <w:sz w:val="24"/>
          <w:szCs w:val="24"/>
          <w:highlight w:val="yellow"/>
        </w:rPr>
        <w:t>immediately suspend Transaction</w:t>
      </w:r>
      <w:r w:rsidRPr="00F41649">
        <w:rPr>
          <w:rFonts w:ascii="Times New Roman" w:eastAsia="Times New Roman" w:hAnsi="Times New Roman" w:cs="Times New Roman"/>
          <w:sz w:val="24"/>
          <w:szCs w:val="24"/>
        </w:rPr>
        <w:t xml:space="preserve"> processing for Merchant in case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any indication that </w:t>
      </w:r>
      <w:r w:rsidRPr="00162BD5">
        <w:rPr>
          <w:rFonts w:ascii="Times New Roman" w:eastAsia="Times New Roman" w:hAnsi="Times New Roman" w:cs="Times New Roman"/>
          <w:sz w:val="24"/>
          <w:szCs w:val="24"/>
          <w:highlight w:val="yellow"/>
        </w:rPr>
        <w:t>Merchant is not compliant with the PCI-DSS standards</w:t>
      </w:r>
      <w:r w:rsidRPr="00F41649">
        <w:rPr>
          <w:rFonts w:ascii="Times New Roman" w:eastAsia="Times New Roman" w:hAnsi="Times New Roman" w:cs="Times New Roman"/>
          <w:sz w:val="24"/>
          <w:szCs w:val="24"/>
        </w:rPr>
        <w:t xml:space="preserve"> which Merchant cannot immediately prove to be not founded. </w:t>
      </w:r>
      <w:commentRangeStart w:id="44"/>
      <w:r w:rsidRPr="00F41649">
        <w:rPr>
          <w:rFonts w:ascii="Times New Roman" w:eastAsia="Times New Roman" w:hAnsi="Times New Roman" w:cs="Times New Roman"/>
          <w:sz w:val="24"/>
          <w:szCs w:val="24"/>
        </w:rPr>
        <w:t xml:space="preserve">Merchant shall fully indemnify and hold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harmless from any losses, claims (including applied Fines by the Scheme Owners), costs or damage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incurs as a result of Merchant's breach of this obligation.</w:t>
      </w:r>
      <w:commentRangeEnd w:id="44"/>
      <w:r w:rsidR="00162BD5">
        <w:rPr>
          <w:rStyle w:val="CommentReference"/>
        </w:rPr>
        <w:commentReference w:id="44"/>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4.3 Merchant equipment and software / POS terminals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shall be solely </w:t>
      </w:r>
      <w:r w:rsidRPr="00162BD5">
        <w:rPr>
          <w:rFonts w:ascii="Times New Roman" w:eastAsia="Times New Roman" w:hAnsi="Times New Roman" w:cs="Times New Roman"/>
          <w:sz w:val="24"/>
          <w:szCs w:val="24"/>
          <w:highlight w:val="yellow"/>
        </w:rPr>
        <w:t>responsible for the installation, servicing, maintenance, security and operation of the equipment and software needed to connect to the Payment Interface</w:t>
      </w:r>
      <w:r w:rsidRPr="00F41649">
        <w:rPr>
          <w:rFonts w:ascii="Times New Roman" w:eastAsia="Times New Roman" w:hAnsi="Times New Roman" w:cs="Times New Roman"/>
          <w:sz w:val="24"/>
          <w:szCs w:val="24"/>
        </w:rPr>
        <w:t xml:space="preserve"> and submit Transactions for processing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provides standard software modules and installation guides to the Merchant to help enable the connection to the Payment Interface and may provide software tooling to interact with POS Terminals provided or approved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connect to the API.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ensure its input is provided in a professional manner, but </w:t>
      </w:r>
      <w:r w:rsidRPr="00162BD5">
        <w:rPr>
          <w:rFonts w:ascii="Times New Roman" w:eastAsia="Times New Roman" w:hAnsi="Times New Roman" w:cs="Times New Roman"/>
          <w:sz w:val="24"/>
          <w:szCs w:val="24"/>
          <w:highlight w:val="yellow"/>
        </w:rPr>
        <w:t xml:space="preserve">Merchant remains responsible to ensure the correct implementation and use of the Services in its own systems in accordance with the then current installation and usage instructions and software updates provided by </w:t>
      </w:r>
      <w:proofErr w:type="spellStart"/>
      <w:r w:rsidRPr="00162BD5">
        <w:rPr>
          <w:rFonts w:ascii="Times New Roman" w:eastAsia="Times New Roman" w:hAnsi="Times New Roman" w:cs="Times New Roman"/>
          <w:sz w:val="24"/>
          <w:szCs w:val="24"/>
          <w:highlight w:val="yellow"/>
        </w:rPr>
        <w:t>Adyen</w:t>
      </w:r>
      <w:proofErr w:type="spellEnd"/>
      <w:r w:rsidRPr="00162BD5">
        <w:rPr>
          <w:rFonts w:ascii="Times New Roman" w:eastAsia="Times New Roman" w:hAnsi="Times New Roman" w:cs="Times New Roman"/>
          <w:sz w:val="24"/>
          <w:szCs w:val="24"/>
          <w:highlight w:val="yellow"/>
        </w:rPr>
        <w:t xml:space="preserve"> via the </w:t>
      </w:r>
      <w:commentRangeStart w:id="45"/>
      <w:r w:rsidRPr="00162BD5">
        <w:rPr>
          <w:rFonts w:ascii="Times New Roman" w:eastAsia="Times New Roman" w:hAnsi="Times New Roman" w:cs="Times New Roman"/>
          <w:sz w:val="24"/>
          <w:szCs w:val="24"/>
          <w:highlight w:val="yellow"/>
        </w:rPr>
        <w:t>Customer Area</w:t>
      </w:r>
      <w:commentRangeEnd w:id="45"/>
      <w:r w:rsidR="00162BD5">
        <w:rPr>
          <w:rStyle w:val="CommentReference"/>
        </w:rPr>
        <w:commentReference w:id="45"/>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may only submit POS Transactions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commentRangeStart w:id="46"/>
      <w:r w:rsidRPr="00F41649">
        <w:rPr>
          <w:rFonts w:ascii="Times New Roman" w:eastAsia="Times New Roman" w:hAnsi="Times New Roman" w:cs="Times New Roman"/>
          <w:sz w:val="24"/>
          <w:szCs w:val="24"/>
        </w:rPr>
        <w:t xml:space="preserve">if this is explicitly agreed </w:t>
      </w:r>
      <w:commentRangeEnd w:id="46"/>
      <w:r w:rsidR="00162BD5">
        <w:rPr>
          <w:rStyle w:val="CommentReference"/>
        </w:rPr>
        <w:commentReference w:id="46"/>
      </w:r>
      <w:r w:rsidRPr="00F41649">
        <w:rPr>
          <w:rFonts w:ascii="Times New Roman" w:eastAsia="Times New Roman" w:hAnsi="Times New Roman" w:cs="Times New Roman"/>
          <w:sz w:val="24"/>
          <w:szCs w:val="24"/>
        </w:rPr>
        <w:t xml:space="preserve">in the Merchant Agreement. Merchant may only submit POS Transactions for </w:t>
      </w:r>
      <w:r w:rsidRPr="00162BD5">
        <w:rPr>
          <w:rFonts w:ascii="Times New Roman" w:eastAsia="Times New Roman" w:hAnsi="Times New Roman" w:cs="Times New Roman"/>
          <w:sz w:val="24"/>
          <w:szCs w:val="24"/>
          <w:highlight w:val="yellow"/>
        </w:rPr>
        <w:t xml:space="preserve">processing using POS Terminals approved by </w:t>
      </w:r>
      <w:proofErr w:type="spellStart"/>
      <w:r w:rsidRPr="00162BD5">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for such purpose from time to time, </w:t>
      </w:r>
      <w:r w:rsidRPr="00162BD5">
        <w:rPr>
          <w:rFonts w:ascii="Times New Roman" w:eastAsia="Times New Roman" w:hAnsi="Times New Roman" w:cs="Times New Roman"/>
          <w:sz w:val="24"/>
          <w:szCs w:val="24"/>
          <w:highlight w:val="yellow"/>
        </w:rPr>
        <w:t>adhering strictly to any then current usage instructions</w:t>
      </w:r>
      <w:r w:rsidRPr="00F41649">
        <w:rPr>
          <w:rFonts w:ascii="Times New Roman" w:eastAsia="Times New Roman" w:hAnsi="Times New Roman" w:cs="Times New Roman"/>
          <w:sz w:val="24"/>
          <w:szCs w:val="24"/>
        </w:rPr>
        <w:t xml:space="preserve"> as issued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with respect thereto via the Customer Area, including by </w:t>
      </w:r>
      <w:r w:rsidRPr="00162BD5">
        <w:rPr>
          <w:rFonts w:ascii="Times New Roman" w:eastAsia="Times New Roman" w:hAnsi="Times New Roman" w:cs="Times New Roman"/>
          <w:sz w:val="24"/>
          <w:szCs w:val="24"/>
          <w:highlight w:val="yellow"/>
        </w:rPr>
        <w:t>updating the software</w:t>
      </w:r>
      <w:r w:rsidRPr="00F41649">
        <w:rPr>
          <w:rFonts w:ascii="Times New Roman" w:eastAsia="Times New Roman" w:hAnsi="Times New Roman" w:cs="Times New Roman"/>
          <w:sz w:val="24"/>
          <w:szCs w:val="24"/>
        </w:rPr>
        <w:t xml:space="preserve"> embedded on the POS Terminal with software updates made available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Where a POS Terminal is provided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or recommended for use by Merchant in combination with a third party device like a tablet, I-pad, cash register etc., a </w:t>
      </w:r>
      <w:r w:rsidRPr="00162BD5">
        <w:rPr>
          <w:rFonts w:ascii="Times New Roman" w:eastAsia="Times New Roman" w:hAnsi="Times New Roman" w:cs="Times New Roman"/>
          <w:sz w:val="24"/>
          <w:szCs w:val="24"/>
          <w:highlight w:val="yellow"/>
        </w:rPr>
        <w:t>"Third Party Device",</w:t>
      </w:r>
      <w:r w:rsidRPr="00F41649">
        <w:rPr>
          <w:rFonts w:ascii="Times New Roman" w:eastAsia="Times New Roman" w:hAnsi="Times New Roman" w:cs="Times New Roman"/>
          <w:sz w:val="24"/>
          <w:szCs w:val="24"/>
        </w:rPr>
        <w:t xml:space="preserve"> Merchant </w:t>
      </w:r>
      <w:r w:rsidRPr="00162BD5">
        <w:rPr>
          <w:rFonts w:ascii="Times New Roman" w:eastAsia="Times New Roman" w:hAnsi="Times New Roman" w:cs="Times New Roman"/>
          <w:sz w:val="24"/>
          <w:szCs w:val="24"/>
          <w:highlight w:val="yellow"/>
        </w:rPr>
        <w:t xml:space="preserve">must install the then current version of the software and related updates issued by </w:t>
      </w:r>
      <w:proofErr w:type="spellStart"/>
      <w:r w:rsidRPr="00162BD5">
        <w:rPr>
          <w:rFonts w:ascii="Times New Roman" w:eastAsia="Times New Roman" w:hAnsi="Times New Roman" w:cs="Times New Roman"/>
          <w:sz w:val="24"/>
          <w:szCs w:val="24"/>
          <w:highlight w:val="yellow"/>
        </w:rPr>
        <w:t>Adyen</w:t>
      </w:r>
      <w:proofErr w:type="spellEnd"/>
      <w:r w:rsidRPr="00162BD5">
        <w:rPr>
          <w:rFonts w:ascii="Times New Roman" w:eastAsia="Times New Roman" w:hAnsi="Times New Roman" w:cs="Times New Roman"/>
          <w:sz w:val="24"/>
          <w:szCs w:val="24"/>
          <w:highlight w:val="yellow"/>
        </w:rPr>
        <w:t xml:space="preserve"> for such Third Party Device on such Third Party Device</w:t>
      </w:r>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is not responsible or liable with respect to the proper functioning of the Third Party Device and use of such third party device will be subject to license and usage terms imposed by the relevant third party providers of such Third Party Device. </w:t>
      </w:r>
      <w:r w:rsidRPr="00162BD5">
        <w:rPr>
          <w:rFonts w:ascii="Times New Roman" w:eastAsia="Times New Roman" w:hAnsi="Times New Roman" w:cs="Times New Roman"/>
          <w:sz w:val="24"/>
          <w:szCs w:val="24"/>
          <w:highlight w:val="yellow"/>
        </w:rPr>
        <w:t>Then current supported Third Party Devices are listed in the Customer Area</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also provide Merchant with </w:t>
      </w:r>
      <w:r w:rsidRPr="007C3FA4">
        <w:rPr>
          <w:rFonts w:ascii="Times New Roman" w:eastAsia="Times New Roman" w:hAnsi="Times New Roman" w:cs="Times New Roman"/>
          <w:sz w:val="24"/>
          <w:szCs w:val="24"/>
          <w:highlight w:val="yellow"/>
        </w:rPr>
        <w:t>software building blocks</w:t>
      </w:r>
      <w:r w:rsidRPr="00F41649">
        <w:rPr>
          <w:rFonts w:ascii="Times New Roman" w:eastAsia="Times New Roman" w:hAnsi="Times New Roman" w:cs="Times New Roman"/>
          <w:sz w:val="24"/>
          <w:szCs w:val="24"/>
        </w:rPr>
        <w:t xml:space="preserve"> (such as software libraries) to </w:t>
      </w:r>
      <w:r w:rsidRPr="007C3FA4">
        <w:rPr>
          <w:rFonts w:ascii="Times New Roman" w:eastAsia="Times New Roman" w:hAnsi="Times New Roman" w:cs="Times New Roman"/>
          <w:sz w:val="24"/>
          <w:szCs w:val="24"/>
          <w:highlight w:val="yellow"/>
        </w:rPr>
        <w:t xml:space="preserve">enable Merchant to create applications to interact with </w:t>
      </w:r>
      <w:proofErr w:type="spellStart"/>
      <w:r w:rsidRPr="007C3FA4">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provided 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approved POS Terminals. </w:t>
      </w:r>
      <w:r w:rsidRPr="007C3FA4">
        <w:rPr>
          <w:rFonts w:ascii="Times New Roman" w:eastAsia="Times New Roman" w:hAnsi="Times New Roman" w:cs="Times New Roman"/>
          <w:sz w:val="24"/>
          <w:szCs w:val="24"/>
          <w:highlight w:val="yellow"/>
        </w:rPr>
        <w:t xml:space="preserve">Support by </w:t>
      </w:r>
      <w:proofErr w:type="spellStart"/>
      <w:r w:rsidRPr="007C3FA4">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with respect to the use of such tooling and software building blocks and the applications created therewith, is </w:t>
      </w:r>
      <w:commentRangeStart w:id="47"/>
      <w:r w:rsidRPr="007C3FA4">
        <w:rPr>
          <w:rFonts w:ascii="Times New Roman" w:eastAsia="Times New Roman" w:hAnsi="Times New Roman" w:cs="Times New Roman"/>
          <w:sz w:val="24"/>
          <w:szCs w:val="24"/>
          <w:highlight w:val="yellow"/>
        </w:rPr>
        <w:t>not included in the Services</w:t>
      </w:r>
      <w:r w:rsidRPr="00F41649">
        <w:rPr>
          <w:rFonts w:ascii="Times New Roman" w:eastAsia="Times New Roman" w:hAnsi="Times New Roman" w:cs="Times New Roman"/>
          <w:sz w:val="24"/>
          <w:szCs w:val="24"/>
        </w:rPr>
        <w:t xml:space="preserve"> </w:t>
      </w:r>
      <w:commentRangeEnd w:id="47"/>
      <w:r w:rsidR="007C3FA4">
        <w:rPr>
          <w:rStyle w:val="CommentReference"/>
        </w:rPr>
        <w:commentReference w:id="47"/>
      </w:r>
      <w:r w:rsidRPr="00F41649">
        <w:rPr>
          <w:rFonts w:ascii="Times New Roman" w:eastAsia="Times New Roman" w:hAnsi="Times New Roman" w:cs="Times New Roman"/>
          <w:sz w:val="24"/>
          <w:szCs w:val="24"/>
        </w:rPr>
        <w:t xml:space="preserve">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such tools are provided </w:t>
      </w:r>
      <w:r w:rsidRPr="007C3FA4">
        <w:rPr>
          <w:rFonts w:ascii="Times New Roman" w:eastAsia="Times New Roman" w:hAnsi="Times New Roman" w:cs="Times New Roman"/>
          <w:sz w:val="24"/>
          <w:szCs w:val="24"/>
          <w:highlight w:val="yellow"/>
        </w:rPr>
        <w:t>on an "as is" basis without any warranty</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 xml:space="preserve">4.4 Hardware warranty POS terminals provided by </w:t>
      </w:r>
      <w:proofErr w:type="spellStart"/>
      <w:r w:rsidRPr="00F41649">
        <w:rPr>
          <w:rFonts w:ascii="Times New Roman" w:eastAsia="Times New Roman" w:hAnsi="Times New Roman" w:cs="Times New Roman"/>
          <w:b/>
          <w:bCs/>
          <w:sz w:val="27"/>
          <w:szCs w:val="27"/>
        </w:rPr>
        <w:t>Adyen</w:t>
      </w:r>
      <w:proofErr w:type="spellEnd"/>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Each POS Terminal is provided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with a </w:t>
      </w:r>
      <w:r w:rsidRPr="007C3FA4">
        <w:rPr>
          <w:rFonts w:ascii="Times New Roman" w:eastAsia="Times New Roman" w:hAnsi="Times New Roman" w:cs="Times New Roman"/>
          <w:sz w:val="24"/>
          <w:szCs w:val="24"/>
          <w:highlight w:val="yellow"/>
        </w:rPr>
        <w:t>four months limited hardware warranty</w:t>
      </w:r>
      <w:r w:rsidRPr="00F41649">
        <w:rPr>
          <w:rFonts w:ascii="Times New Roman" w:eastAsia="Times New Roman" w:hAnsi="Times New Roman" w:cs="Times New Roman"/>
          <w:sz w:val="24"/>
          <w:szCs w:val="24"/>
        </w:rPr>
        <w:t xml:space="preserve">, which starts on the day the POS Terminal is made available to Merchant. The hardware warranty solely entitles Merchant to the free reparation or replacement of an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provided POS Terminal which through a defect in the POS Terminal cannot be used to submit Transactions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order to claim the reparation or replacement of a defective POS </w:t>
      </w:r>
      <w:r w:rsidRPr="00F41649">
        <w:rPr>
          <w:rFonts w:ascii="Times New Roman" w:eastAsia="Times New Roman" w:hAnsi="Times New Roman" w:cs="Times New Roman"/>
          <w:sz w:val="24"/>
          <w:szCs w:val="24"/>
        </w:rPr>
        <w:lastRenderedPageBreak/>
        <w:t>Terminal under the hardware warranty</w:t>
      </w:r>
      <w:r w:rsidRPr="007C3FA4">
        <w:rPr>
          <w:rFonts w:ascii="Times New Roman" w:eastAsia="Times New Roman" w:hAnsi="Times New Roman" w:cs="Times New Roman"/>
          <w:sz w:val="24"/>
          <w:szCs w:val="24"/>
          <w:highlight w:val="yellow"/>
        </w:rPr>
        <w:t xml:space="preserve">, Merchant must contact the </w:t>
      </w:r>
      <w:proofErr w:type="spellStart"/>
      <w:r w:rsidRPr="007C3FA4">
        <w:rPr>
          <w:rFonts w:ascii="Times New Roman" w:eastAsia="Times New Roman" w:hAnsi="Times New Roman" w:cs="Times New Roman"/>
          <w:sz w:val="24"/>
          <w:szCs w:val="24"/>
          <w:highlight w:val="yellow"/>
        </w:rPr>
        <w:t>Adyen</w:t>
      </w:r>
      <w:proofErr w:type="spellEnd"/>
      <w:r w:rsidRPr="007C3FA4">
        <w:rPr>
          <w:rFonts w:ascii="Times New Roman" w:eastAsia="Times New Roman" w:hAnsi="Times New Roman" w:cs="Times New Roman"/>
          <w:sz w:val="24"/>
          <w:szCs w:val="24"/>
          <w:highlight w:val="yellow"/>
        </w:rPr>
        <w:t xml:space="preserve"> Service Desk prior to the expiry of the term of the hardware warranty</w:t>
      </w:r>
      <w:r w:rsidRPr="00F41649">
        <w:rPr>
          <w:rFonts w:ascii="Times New Roman" w:eastAsia="Times New Roman" w:hAnsi="Times New Roman" w:cs="Times New Roman"/>
          <w:sz w:val="24"/>
          <w:szCs w:val="24"/>
        </w:rPr>
        <w:t xml:space="preserve"> and obtain a return address to send the defective POS Terminal to, together with a filled out hardware claim form as provided to Merchant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such purpose.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w:t>
      </w:r>
      <w:r w:rsidRPr="007C3FA4">
        <w:rPr>
          <w:rFonts w:ascii="Times New Roman" w:eastAsia="Times New Roman" w:hAnsi="Times New Roman" w:cs="Times New Roman"/>
          <w:sz w:val="24"/>
          <w:szCs w:val="24"/>
          <w:highlight w:val="yellow"/>
        </w:rPr>
        <w:t>hardware warranty does not apply in case</w:t>
      </w:r>
      <w:r w:rsidRPr="00F41649">
        <w:rPr>
          <w:rFonts w:ascii="Times New Roman" w:eastAsia="Times New Roman" w:hAnsi="Times New Roman" w:cs="Times New Roman"/>
          <w:sz w:val="24"/>
          <w:szCs w:val="24"/>
        </w:rPr>
        <w:t xml:space="preserve">: (i) the defect is caused by any undue external influence (e.g. contact with water, extreme temperatures, dropping the device etc.); (ii) the defect is caused by any (attempt to) open, change, repair or add to the POS Terminal by parties other than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or approved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writing; (iii) the defect is caused by use contrary to the operating instructions in the then current usage guides and operating instructions issued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such POS Terminal via the Customer Area; (iv) the defect is caused by use of the POS Terminal in combination with any third party software or device other than the then current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approved versions of Third Party Devices, using then current approved versions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released software applications for the relevant Third Party Device.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7C3FA4">
        <w:rPr>
          <w:rFonts w:ascii="Times New Roman" w:eastAsia="Times New Roman" w:hAnsi="Times New Roman" w:cs="Times New Roman"/>
          <w:sz w:val="24"/>
          <w:szCs w:val="24"/>
          <w:highlight w:val="yellow"/>
        </w:rPr>
        <w:t xml:space="preserve">Any discontinued approval by </w:t>
      </w:r>
      <w:proofErr w:type="spellStart"/>
      <w:r w:rsidRPr="007C3FA4">
        <w:rPr>
          <w:rFonts w:ascii="Times New Roman" w:eastAsia="Times New Roman" w:hAnsi="Times New Roman" w:cs="Times New Roman"/>
          <w:sz w:val="24"/>
          <w:szCs w:val="24"/>
          <w:highlight w:val="yellow"/>
        </w:rPr>
        <w:t>Adyen</w:t>
      </w:r>
      <w:proofErr w:type="spellEnd"/>
      <w:r w:rsidRPr="007C3FA4">
        <w:rPr>
          <w:rFonts w:ascii="Times New Roman" w:eastAsia="Times New Roman" w:hAnsi="Times New Roman" w:cs="Times New Roman"/>
          <w:sz w:val="24"/>
          <w:szCs w:val="24"/>
          <w:highlight w:val="yellow"/>
        </w:rPr>
        <w:t xml:space="preserve"> for connection to the API</w:t>
      </w:r>
      <w:r w:rsidRPr="00F41649">
        <w:rPr>
          <w:rFonts w:ascii="Times New Roman" w:eastAsia="Times New Roman" w:hAnsi="Times New Roman" w:cs="Times New Roman"/>
          <w:sz w:val="24"/>
          <w:szCs w:val="24"/>
        </w:rPr>
        <w:t xml:space="preserve"> by means of a type of POS Terminal provided or previously approved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w:t>
      </w:r>
      <w:r w:rsidRPr="00790A47">
        <w:rPr>
          <w:rFonts w:ascii="Times New Roman" w:eastAsia="Times New Roman" w:hAnsi="Times New Roman" w:cs="Times New Roman"/>
          <w:sz w:val="24"/>
          <w:szCs w:val="24"/>
          <w:highlight w:val="yellow"/>
        </w:rPr>
        <w:t>where reasonably possible</w:t>
      </w:r>
      <w:r w:rsidRPr="00F41649">
        <w:rPr>
          <w:rFonts w:ascii="Times New Roman" w:eastAsia="Times New Roman" w:hAnsi="Times New Roman" w:cs="Times New Roman"/>
          <w:sz w:val="24"/>
          <w:szCs w:val="24"/>
        </w:rPr>
        <w:t xml:space="preserve"> be </w:t>
      </w:r>
      <w:r w:rsidRPr="007C3FA4">
        <w:rPr>
          <w:rFonts w:ascii="Times New Roman" w:eastAsia="Times New Roman" w:hAnsi="Times New Roman" w:cs="Times New Roman"/>
          <w:sz w:val="24"/>
          <w:szCs w:val="24"/>
          <w:highlight w:val="yellow"/>
        </w:rPr>
        <w:t>announced at least 3 months in advance</w:t>
      </w:r>
      <w:r w:rsidRPr="00F41649">
        <w:rPr>
          <w:rFonts w:ascii="Times New Roman" w:eastAsia="Times New Roman" w:hAnsi="Times New Roman" w:cs="Times New Roman"/>
          <w:sz w:val="24"/>
          <w:szCs w:val="24"/>
        </w:rPr>
        <w:t xml:space="preserv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via the Customer Area.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use </w:t>
      </w:r>
      <w:r w:rsidRPr="007C3FA4">
        <w:rPr>
          <w:rFonts w:ascii="Times New Roman" w:eastAsia="Times New Roman" w:hAnsi="Times New Roman" w:cs="Times New Roman"/>
          <w:sz w:val="24"/>
          <w:szCs w:val="24"/>
          <w:highlight w:val="yellow"/>
        </w:rPr>
        <w:t>commercially reasonable efforts to continue to support</w:t>
      </w:r>
      <w:r w:rsidRPr="00F41649">
        <w:rPr>
          <w:rFonts w:ascii="Times New Roman" w:eastAsia="Times New Roman" w:hAnsi="Times New Roman" w:cs="Times New Roman"/>
          <w:sz w:val="24"/>
          <w:szCs w:val="24"/>
        </w:rPr>
        <w:t xml:space="preserve"> a specific model of POS Terminal it previously provided to Merchant for </w:t>
      </w:r>
      <w:r w:rsidRPr="007C3FA4">
        <w:rPr>
          <w:rFonts w:ascii="Times New Roman" w:eastAsia="Times New Roman" w:hAnsi="Times New Roman" w:cs="Times New Roman"/>
          <w:sz w:val="24"/>
          <w:szCs w:val="24"/>
          <w:highlight w:val="yellow"/>
        </w:rPr>
        <w:t>at least 2 years from the date it is made available for use</w:t>
      </w:r>
      <w:r w:rsidRPr="00F41649">
        <w:rPr>
          <w:rFonts w:ascii="Times New Roman" w:eastAsia="Times New Roman" w:hAnsi="Times New Roman" w:cs="Times New Roman"/>
          <w:sz w:val="24"/>
          <w:szCs w:val="24"/>
        </w:rPr>
        <w:t xml:space="preserve"> by Merchant. </w:t>
      </w:r>
      <w:proofErr w:type="spellStart"/>
      <w:r w:rsidRPr="007C3FA4">
        <w:rPr>
          <w:rFonts w:ascii="Times New Roman" w:eastAsia="Times New Roman" w:hAnsi="Times New Roman" w:cs="Times New Roman"/>
          <w:sz w:val="24"/>
          <w:szCs w:val="24"/>
          <w:highlight w:val="yellow"/>
        </w:rPr>
        <w:t>Adyen</w:t>
      </w:r>
      <w:proofErr w:type="spellEnd"/>
      <w:r w:rsidRPr="007C3FA4">
        <w:rPr>
          <w:rFonts w:ascii="Times New Roman" w:eastAsia="Times New Roman" w:hAnsi="Times New Roman" w:cs="Times New Roman"/>
          <w:sz w:val="24"/>
          <w:szCs w:val="24"/>
          <w:highlight w:val="yellow"/>
        </w:rPr>
        <w:t xml:space="preserve"> reserves the right to apply a </w:t>
      </w:r>
      <w:commentRangeStart w:id="48"/>
      <w:r w:rsidRPr="007C3FA4">
        <w:rPr>
          <w:rFonts w:ascii="Times New Roman" w:eastAsia="Times New Roman" w:hAnsi="Times New Roman" w:cs="Times New Roman"/>
          <w:sz w:val="24"/>
          <w:szCs w:val="24"/>
          <w:highlight w:val="yellow"/>
        </w:rPr>
        <w:t>shorter notice period</w:t>
      </w:r>
      <w:r w:rsidRPr="00F41649">
        <w:rPr>
          <w:rFonts w:ascii="Times New Roman" w:eastAsia="Times New Roman" w:hAnsi="Times New Roman" w:cs="Times New Roman"/>
          <w:sz w:val="24"/>
          <w:szCs w:val="24"/>
        </w:rPr>
        <w:t xml:space="preserve"> </w:t>
      </w:r>
      <w:commentRangeEnd w:id="48"/>
      <w:r w:rsidR="007C3FA4">
        <w:rPr>
          <w:rStyle w:val="CommentReference"/>
        </w:rPr>
        <w:commentReference w:id="48"/>
      </w:r>
      <w:r w:rsidRPr="00F41649">
        <w:rPr>
          <w:rFonts w:ascii="Times New Roman" w:eastAsia="Times New Roman" w:hAnsi="Times New Roman" w:cs="Times New Roman"/>
          <w:sz w:val="24"/>
          <w:szCs w:val="24"/>
        </w:rPr>
        <w:t xml:space="preserve">where reasonably deemed necessary: (i) to comply with new Scheme Owner requirements; (ii) to comply with changes in applicable laws; or (iii) to address an imminent security threat identified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discontinues support of a previously provided POS Terminal during the applicable hardware warranty period as specified in this clause 4,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on Merchant's request replace such POS Terminal at no additional charge.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4.5 Merchant integration responsibility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It is the </w:t>
      </w:r>
      <w:r w:rsidRPr="007C3FA4">
        <w:rPr>
          <w:rFonts w:ascii="Times New Roman" w:eastAsia="Times New Roman" w:hAnsi="Times New Roman" w:cs="Times New Roman"/>
          <w:sz w:val="24"/>
          <w:szCs w:val="24"/>
          <w:highlight w:val="yellow"/>
        </w:rPr>
        <w:t>responsibility of the Merchant to comply</w:t>
      </w:r>
      <w:r w:rsidRPr="00F41649">
        <w:rPr>
          <w:rFonts w:ascii="Times New Roman" w:eastAsia="Times New Roman" w:hAnsi="Times New Roman" w:cs="Times New Roman"/>
          <w:sz w:val="24"/>
          <w:szCs w:val="24"/>
        </w:rPr>
        <w:t xml:space="preserve"> with the relevant instructions and installation manuals issued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regarding its integration into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and Software, </w:t>
      </w:r>
      <w:r w:rsidRPr="007C3FA4">
        <w:rPr>
          <w:rFonts w:ascii="Times New Roman" w:eastAsia="Times New Roman" w:hAnsi="Times New Roman" w:cs="Times New Roman"/>
          <w:sz w:val="24"/>
          <w:szCs w:val="24"/>
          <w:highlight w:val="yellow"/>
        </w:rPr>
        <w:t>including updates</w:t>
      </w:r>
      <w:r w:rsidRPr="00F41649">
        <w:rPr>
          <w:rFonts w:ascii="Times New Roman" w:eastAsia="Times New Roman" w:hAnsi="Times New Roman" w:cs="Times New Roman"/>
          <w:sz w:val="24"/>
          <w:szCs w:val="24"/>
        </w:rPr>
        <w:t xml:space="preserve"> issued from time to time to Merchant via the Customer Interface. </w:t>
      </w:r>
      <w:proofErr w:type="spellStart"/>
      <w:r w:rsidRPr="007C3FA4">
        <w:rPr>
          <w:rFonts w:ascii="Times New Roman" w:eastAsia="Times New Roman" w:hAnsi="Times New Roman" w:cs="Times New Roman"/>
          <w:sz w:val="24"/>
          <w:szCs w:val="24"/>
          <w:highlight w:val="yellow"/>
        </w:rPr>
        <w:t>Adyen</w:t>
      </w:r>
      <w:proofErr w:type="spellEnd"/>
      <w:r w:rsidRPr="007C3FA4">
        <w:rPr>
          <w:rFonts w:ascii="Times New Roman" w:eastAsia="Times New Roman" w:hAnsi="Times New Roman" w:cs="Times New Roman"/>
          <w:sz w:val="24"/>
          <w:szCs w:val="24"/>
          <w:highlight w:val="yellow"/>
        </w:rPr>
        <w:t xml:space="preserve"> is not obliged to provide notification of changes</w:t>
      </w:r>
      <w:r w:rsidRPr="00F41649">
        <w:rPr>
          <w:rFonts w:ascii="Times New Roman" w:eastAsia="Times New Roman" w:hAnsi="Times New Roman" w:cs="Times New Roman"/>
          <w:sz w:val="24"/>
          <w:szCs w:val="24"/>
        </w:rPr>
        <w:t xml:space="preserve"> to the Software and the interfaces thereto which would not impact Merchant's use of the Services if it had correctly followed the integration instructions and other usage manuals.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4.6 Defensive programming</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7C3FA4">
        <w:rPr>
          <w:rFonts w:ascii="Times New Roman" w:eastAsia="Times New Roman" w:hAnsi="Times New Roman" w:cs="Times New Roman"/>
          <w:sz w:val="24"/>
          <w:szCs w:val="24"/>
          <w:highlight w:val="yellow"/>
        </w:rPr>
        <w:t>strongly advises to use "defensive programming"</w:t>
      </w:r>
      <w:r w:rsidRPr="00F41649">
        <w:rPr>
          <w:rFonts w:ascii="Times New Roman" w:eastAsia="Times New Roman" w:hAnsi="Times New Roman" w:cs="Times New Roman"/>
          <w:sz w:val="24"/>
          <w:szCs w:val="24"/>
        </w:rPr>
        <w:t xml:space="preserve"> when integrating with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This implies for example that </w:t>
      </w:r>
      <w:r w:rsidRPr="007C3FA4">
        <w:rPr>
          <w:rFonts w:ascii="Times New Roman" w:eastAsia="Times New Roman" w:hAnsi="Times New Roman" w:cs="Times New Roman"/>
          <w:sz w:val="24"/>
          <w:szCs w:val="24"/>
          <w:highlight w:val="yellow"/>
        </w:rPr>
        <w:t>automated decisions programmed into the systems of Merchant should be defaulted to non-delivery of products and services</w:t>
      </w:r>
      <w:r w:rsidRPr="00F41649">
        <w:rPr>
          <w:rFonts w:ascii="Times New Roman" w:eastAsia="Times New Roman" w:hAnsi="Times New Roman" w:cs="Times New Roman"/>
          <w:sz w:val="24"/>
          <w:szCs w:val="24"/>
        </w:rPr>
        <w:t>. E.g. program your systems only to deliver products or services after receiving an express authorization of the payment requested and not program you system to deliver in case no explicit rejection is received.</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4.7 Meaning of payment status "</w:t>
      </w:r>
      <w:proofErr w:type="spellStart"/>
      <w:r w:rsidRPr="00F41649">
        <w:rPr>
          <w:rFonts w:ascii="Times New Roman" w:eastAsia="Times New Roman" w:hAnsi="Times New Roman" w:cs="Times New Roman"/>
          <w:b/>
          <w:bCs/>
          <w:sz w:val="27"/>
          <w:szCs w:val="27"/>
        </w:rPr>
        <w:t>Authorised</w:t>
      </w:r>
      <w:proofErr w:type="spellEnd"/>
      <w:r w:rsidRPr="00F41649">
        <w:rPr>
          <w:rFonts w:ascii="Times New Roman" w:eastAsia="Times New Roman" w:hAnsi="Times New Roman" w:cs="Times New Roman"/>
          <w:b/>
          <w:bCs/>
          <w:sz w:val="27"/>
          <w:szCs w:val="27"/>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If a payment request receives the status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(or similarly worded status), this means the payment transaction is likely to be successful. However, this is not 100% certain. </w:t>
      </w:r>
      <w:r w:rsidRPr="007C3FA4">
        <w:rPr>
          <w:rFonts w:ascii="Times New Roman" w:eastAsia="Times New Roman" w:hAnsi="Times New Roman" w:cs="Times New Roman"/>
          <w:sz w:val="24"/>
          <w:szCs w:val="24"/>
          <w:highlight w:val="yellow"/>
        </w:rPr>
        <w:lastRenderedPageBreak/>
        <w:t>Payment may still be blocked or subject to Chargeback by the Account Holder</w:t>
      </w:r>
      <w:r w:rsidRPr="00F41649">
        <w:rPr>
          <w:rFonts w:ascii="Times New Roman" w:eastAsia="Times New Roman" w:hAnsi="Times New Roman" w:cs="Times New Roman"/>
          <w:sz w:val="24"/>
          <w:szCs w:val="24"/>
        </w:rPr>
        <w:t xml:space="preserve"> (where Chargeback is possible under the relevant Scheme Rules). The likelihood of a payment marked as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being blocked or unsuccessful depends on the Payment Method which is used. For example for direct debit transactions this risk is significant because in most cases the status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only means the Account Holder's bank account exists and not that there are enough funds on the bank account to actually perform the payment.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4.8 Change to software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reserves the right to change or amend the Software and the interface</w:t>
      </w:r>
      <w:r w:rsidRPr="00F41649">
        <w:rPr>
          <w:rFonts w:ascii="Times New Roman" w:eastAsia="Times New Roman" w:hAnsi="Times New Roman" w:cs="Times New Roman"/>
          <w:sz w:val="24"/>
          <w:szCs w:val="24"/>
        </w:rPr>
        <w:t xml:space="preserve"> to it at any time, to provide the Merchant with a new version thereof, and/or to change the functionalities and characteristics of the Software. </w:t>
      </w:r>
      <w:r w:rsidRPr="00EE2158">
        <w:rPr>
          <w:rFonts w:ascii="Times New Roman" w:eastAsia="Times New Roman" w:hAnsi="Times New Roman" w:cs="Times New Roman"/>
          <w:sz w:val="24"/>
          <w:szCs w:val="24"/>
          <w:highlight w:val="yellow"/>
        </w:rPr>
        <w:t xml:space="preserve">No changes will be implemented by </w:t>
      </w: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which materially reduce functionality of the Services which was explicitly committed to be provided under the Merchant Agreement</w:t>
      </w:r>
      <w:r w:rsidRPr="00F41649">
        <w:rPr>
          <w:rFonts w:ascii="Times New Roman" w:eastAsia="Times New Roman" w:hAnsi="Times New Roman" w:cs="Times New Roman"/>
          <w:sz w:val="24"/>
          <w:szCs w:val="24"/>
        </w:rPr>
        <w:t xml:space="preserve">, </w:t>
      </w:r>
      <w:r w:rsidRPr="00EE2158">
        <w:rPr>
          <w:rFonts w:ascii="Times New Roman" w:eastAsia="Times New Roman" w:hAnsi="Times New Roman" w:cs="Times New Roman"/>
          <w:sz w:val="24"/>
          <w:szCs w:val="24"/>
          <w:highlight w:val="yellow"/>
        </w:rPr>
        <w:t>except</w:t>
      </w:r>
      <w:r w:rsidRPr="00F41649">
        <w:rPr>
          <w:rFonts w:ascii="Times New Roman" w:eastAsia="Times New Roman" w:hAnsi="Times New Roman" w:cs="Times New Roman"/>
          <w:sz w:val="24"/>
          <w:szCs w:val="24"/>
        </w:rPr>
        <w:t xml:space="preserve"> where this is made necessary by: (i) the need to follow generally accepted changes in industry standards, (ii) changes in applicable laws or Scheme Rules, (iii) the need for increased security due to security risks identified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(iv) </w:t>
      </w:r>
      <w:r w:rsidRPr="00EE2158">
        <w:rPr>
          <w:rFonts w:ascii="Times New Roman" w:eastAsia="Times New Roman" w:hAnsi="Times New Roman" w:cs="Times New Roman"/>
          <w:sz w:val="24"/>
          <w:szCs w:val="24"/>
          <w:highlight w:val="yellow"/>
        </w:rPr>
        <w:t>other reasonable grounds which warrant the reduction of functionality</w:t>
      </w:r>
      <w:r w:rsidRPr="00F41649">
        <w:rPr>
          <w:rFonts w:ascii="Times New Roman" w:eastAsia="Times New Roman" w:hAnsi="Times New Roman" w:cs="Times New Roman"/>
          <w:sz w:val="24"/>
          <w:szCs w:val="24"/>
        </w:rPr>
        <w:t xml:space="preserve">. If Merchant is significantly impacted by a material reduction of functionality due to a change in the Software, </w:t>
      </w:r>
      <w:r w:rsidRPr="00EE2158">
        <w:rPr>
          <w:rFonts w:ascii="Times New Roman" w:eastAsia="Times New Roman" w:hAnsi="Times New Roman" w:cs="Times New Roman"/>
          <w:sz w:val="24"/>
          <w:szCs w:val="24"/>
          <w:highlight w:val="yellow"/>
        </w:rPr>
        <w:t xml:space="preserve">it may terminate the Merchant Agreement by giving written notice to </w:t>
      </w: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w:t>
      </w:r>
      <w:commentRangeStart w:id="49"/>
      <w:r w:rsidRPr="00EE2158">
        <w:rPr>
          <w:rFonts w:ascii="Times New Roman" w:eastAsia="Times New Roman" w:hAnsi="Times New Roman" w:cs="Times New Roman"/>
          <w:sz w:val="24"/>
          <w:szCs w:val="24"/>
          <w:highlight w:val="yellow"/>
        </w:rPr>
        <w:t xml:space="preserve">within one month </w:t>
      </w:r>
      <w:commentRangeEnd w:id="49"/>
      <w:r w:rsidR="00EE2158">
        <w:rPr>
          <w:rStyle w:val="CommentReference"/>
        </w:rPr>
        <w:commentReference w:id="49"/>
      </w:r>
      <w:r w:rsidRPr="00EE2158">
        <w:rPr>
          <w:rFonts w:ascii="Times New Roman" w:eastAsia="Times New Roman" w:hAnsi="Times New Roman" w:cs="Times New Roman"/>
          <w:sz w:val="24"/>
          <w:szCs w:val="24"/>
          <w:highlight w:val="yellow"/>
        </w:rPr>
        <w:t xml:space="preserve">after </w:t>
      </w: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w:t>
      </w:r>
      <w:commentRangeStart w:id="50"/>
      <w:r w:rsidRPr="00EE2158">
        <w:rPr>
          <w:rFonts w:ascii="Times New Roman" w:eastAsia="Times New Roman" w:hAnsi="Times New Roman" w:cs="Times New Roman"/>
          <w:sz w:val="24"/>
          <w:szCs w:val="24"/>
          <w:highlight w:val="yellow"/>
        </w:rPr>
        <w:t>announced</w:t>
      </w:r>
      <w:commentRangeEnd w:id="50"/>
      <w:r w:rsidR="00EE2158">
        <w:rPr>
          <w:rStyle w:val="CommentReference"/>
        </w:rPr>
        <w:commentReference w:id="50"/>
      </w:r>
      <w:r w:rsidRPr="00EE2158">
        <w:rPr>
          <w:rFonts w:ascii="Times New Roman" w:eastAsia="Times New Roman" w:hAnsi="Times New Roman" w:cs="Times New Roman"/>
          <w:sz w:val="24"/>
          <w:szCs w:val="24"/>
          <w:highlight w:val="yellow"/>
        </w:rPr>
        <w:t xml:space="preserve"> the change.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announce </w:t>
      </w:r>
      <w:r w:rsidRPr="00EE2158">
        <w:rPr>
          <w:rFonts w:ascii="Times New Roman" w:eastAsia="Times New Roman" w:hAnsi="Times New Roman" w:cs="Times New Roman"/>
          <w:sz w:val="24"/>
          <w:szCs w:val="24"/>
          <w:highlight w:val="yellow"/>
        </w:rPr>
        <w:t>material changes to the API Interface</w:t>
      </w:r>
      <w:r w:rsidRPr="00F41649">
        <w:rPr>
          <w:rFonts w:ascii="Times New Roman" w:eastAsia="Times New Roman" w:hAnsi="Times New Roman" w:cs="Times New Roman"/>
          <w:sz w:val="24"/>
          <w:szCs w:val="24"/>
        </w:rPr>
        <w:t xml:space="preserve"> for the Merchant where reasonably possible </w:t>
      </w:r>
      <w:r w:rsidRPr="00EE2158">
        <w:rPr>
          <w:rFonts w:ascii="Times New Roman" w:eastAsia="Times New Roman" w:hAnsi="Times New Roman" w:cs="Times New Roman"/>
          <w:sz w:val="24"/>
          <w:szCs w:val="24"/>
          <w:highlight w:val="yellow"/>
        </w:rPr>
        <w:t>at least 12 months in advance</w:t>
      </w:r>
      <w:r w:rsidRPr="00F41649">
        <w:rPr>
          <w:rFonts w:ascii="Times New Roman" w:eastAsia="Times New Roman" w:hAnsi="Times New Roman" w:cs="Times New Roman"/>
          <w:sz w:val="24"/>
          <w:szCs w:val="24"/>
        </w:rPr>
        <w:t xml:space="preserve"> to allow Merchant to prepare for any impact. </w:t>
      </w: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w:t>
      </w:r>
      <w:proofErr w:type="spellStart"/>
      <w:r w:rsidRPr="00EE2158">
        <w:rPr>
          <w:rFonts w:ascii="Times New Roman" w:eastAsia="Times New Roman" w:hAnsi="Times New Roman" w:cs="Times New Roman"/>
          <w:sz w:val="24"/>
          <w:szCs w:val="24"/>
          <w:highlight w:val="yellow"/>
        </w:rPr>
        <w:t>endeavours</w:t>
      </w:r>
      <w:proofErr w:type="spellEnd"/>
      <w:r w:rsidRPr="00EE2158">
        <w:rPr>
          <w:rFonts w:ascii="Times New Roman" w:eastAsia="Times New Roman" w:hAnsi="Times New Roman" w:cs="Times New Roman"/>
          <w:sz w:val="24"/>
          <w:szCs w:val="24"/>
          <w:highlight w:val="yellow"/>
        </w:rPr>
        <w:t xml:space="preserve"> to </w:t>
      </w:r>
      <w:proofErr w:type="spellStart"/>
      <w:r w:rsidRPr="00EE2158">
        <w:rPr>
          <w:rFonts w:ascii="Times New Roman" w:eastAsia="Times New Roman" w:hAnsi="Times New Roman" w:cs="Times New Roman"/>
          <w:sz w:val="24"/>
          <w:szCs w:val="24"/>
          <w:highlight w:val="yellow"/>
        </w:rPr>
        <w:t>minimise</w:t>
      </w:r>
      <w:proofErr w:type="spellEnd"/>
      <w:r w:rsidRPr="00EE2158">
        <w:rPr>
          <w:rFonts w:ascii="Times New Roman" w:eastAsia="Times New Roman" w:hAnsi="Times New Roman" w:cs="Times New Roman"/>
          <w:sz w:val="24"/>
          <w:szCs w:val="24"/>
          <w:highlight w:val="yellow"/>
        </w:rPr>
        <w:t xml:space="preserve"> changes</w:t>
      </w:r>
      <w:r w:rsidRPr="00F41649">
        <w:rPr>
          <w:rFonts w:ascii="Times New Roman" w:eastAsia="Times New Roman" w:hAnsi="Times New Roman" w:cs="Times New Roman"/>
          <w:sz w:val="24"/>
          <w:szCs w:val="24"/>
        </w:rPr>
        <w:t xml:space="preserve"> to the API Interface. </w:t>
      </w:r>
      <w:commentRangeStart w:id="51"/>
      <w:r w:rsidRPr="00EE2158">
        <w:rPr>
          <w:rFonts w:ascii="Times New Roman" w:eastAsia="Times New Roman" w:hAnsi="Times New Roman" w:cs="Times New Roman"/>
          <w:sz w:val="24"/>
          <w:szCs w:val="24"/>
          <w:highlight w:val="yellow"/>
        </w:rPr>
        <w:t>Shorter notice periods</w:t>
      </w:r>
      <w:r w:rsidRPr="00F41649">
        <w:rPr>
          <w:rFonts w:ascii="Times New Roman" w:eastAsia="Times New Roman" w:hAnsi="Times New Roman" w:cs="Times New Roman"/>
          <w:sz w:val="24"/>
          <w:szCs w:val="24"/>
        </w:rPr>
        <w:t xml:space="preserve"> </w:t>
      </w:r>
      <w:commentRangeEnd w:id="51"/>
      <w:r w:rsidR="00EE2158">
        <w:rPr>
          <w:rStyle w:val="CommentReference"/>
        </w:rPr>
        <w:commentReference w:id="51"/>
      </w:r>
      <w:r w:rsidRPr="00F41649">
        <w:rPr>
          <w:rFonts w:ascii="Times New Roman" w:eastAsia="Times New Roman" w:hAnsi="Times New Roman" w:cs="Times New Roman"/>
          <w:sz w:val="24"/>
          <w:szCs w:val="24"/>
        </w:rPr>
        <w:t xml:space="preserve">may have to be made </w:t>
      </w:r>
      <w:r w:rsidRPr="00EE2158">
        <w:rPr>
          <w:rFonts w:ascii="Times New Roman" w:eastAsia="Times New Roman" w:hAnsi="Times New Roman" w:cs="Times New Roman"/>
          <w:sz w:val="24"/>
          <w:szCs w:val="24"/>
          <w:highlight w:val="yellow"/>
        </w:rPr>
        <w:t>to comply with applicable laws, changes in requirements from Acquirers or Scheme Owners or the need for increased security due to security risks</w:t>
      </w:r>
      <w:r w:rsidRPr="00F41649">
        <w:rPr>
          <w:rFonts w:ascii="Times New Roman" w:eastAsia="Times New Roman" w:hAnsi="Times New Roman" w:cs="Times New Roman"/>
          <w:sz w:val="24"/>
          <w:szCs w:val="24"/>
        </w:rPr>
        <w:t xml:space="preserve"> identified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4.9 Security of payment details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EE2158">
        <w:rPr>
          <w:rFonts w:ascii="Times New Roman" w:eastAsia="Times New Roman" w:hAnsi="Times New Roman" w:cs="Times New Roman"/>
          <w:sz w:val="24"/>
          <w:szCs w:val="24"/>
          <w:highlight w:val="yellow"/>
        </w:rPr>
        <w:t xml:space="preserve">Merchant guarantees </w:t>
      </w:r>
      <w:commentRangeStart w:id="52"/>
      <w:r w:rsidRPr="00EE2158">
        <w:rPr>
          <w:rFonts w:ascii="Times New Roman" w:eastAsia="Times New Roman" w:hAnsi="Times New Roman" w:cs="Times New Roman"/>
          <w:sz w:val="24"/>
          <w:szCs w:val="24"/>
          <w:highlight w:val="yellow"/>
        </w:rPr>
        <w:t xml:space="preserve">not to copy, capture or intercept </w:t>
      </w:r>
      <w:commentRangeEnd w:id="52"/>
      <w:r w:rsidR="00EE2158">
        <w:rPr>
          <w:rStyle w:val="CommentReference"/>
        </w:rPr>
        <w:commentReference w:id="52"/>
      </w:r>
      <w:r w:rsidRPr="00EE2158">
        <w:rPr>
          <w:rFonts w:ascii="Times New Roman" w:eastAsia="Times New Roman" w:hAnsi="Times New Roman" w:cs="Times New Roman"/>
          <w:sz w:val="24"/>
          <w:szCs w:val="24"/>
          <w:highlight w:val="yellow"/>
        </w:rPr>
        <w:t>Payment Details</w:t>
      </w:r>
      <w:r w:rsidRPr="00F41649">
        <w:rPr>
          <w:rFonts w:ascii="Times New Roman" w:eastAsia="Times New Roman" w:hAnsi="Times New Roman" w:cs="Times New Roman"/>
          <w:sz w:val="24"/>
          <w:szCs w:val="24"/>
        </w:rPr>
        <w:t xml:space="preserve"> such as credit card numbers, CVM Codes, 'PIN' codes that are entered on the Hosted Payment Page or on the POS Terminal. This rule is </w:t>
      </w:r>
      <w:r w:rsidRPr="00EE2158">
        <w:rPr>
          <w:rFonts w:ascii="Times New Roman" w:eastAsia="Times New Roman" w:hAnsi="Times New Roman" w:cs="Times New Roman"/>
          <w:sz w:val="24"/>
          <w:szCs w:val="24"/>
          <w:highlight w:val="yellow"/>
        </w:rPr>
        <w:t>imposed by the Scheme Owners</w:t>
      </w:r>
      <w:r w:rsidRPr="00F41649">
        <w:rPr>
          <w:rFonts w:ascii="Times New Roman" w:eastAsia="Times New Roman" w:hAnsi="Times New Roman" w:cs="Times New Roman"/>
          <w:sz w:val="24"/>
          <w:szCs w:val="24"/>
        </w:rPr>
        <w:t xml:space="preserve"> to protect Account Holders against misuse of their Payment Details (like credit card numbers) and is strictly enforced by the Scheme Owners, and </w:t>
      </w:r>
      <w:r w:rsidRPr="00EE2158">
        <w:rPr>
          <w:rFonts w:ascii="Times New Roman" w:eastAsia="Times New Roman" w:hAnsi="Times New Roman" w:cs="Times New Roman"/>
          <w:sz w:val="24"/>
          <w:szCs w:val="24"/>
          <w:highlight w:val="yellow"/>
        </w:rPr>
        <w:t>a violation of this rule can lead to the application of high Fines by the Schemes Owners</w:t>
      </w:r>
      <w:r w:rsidRPr="00F41649">
        <w:rPr>
          <w:rFonts w:ascii="Times New Roman" w:eastAsia="Times New Roman" w:hAnsi="Times New Roman" w:cs="Times New Roman"/>
          <w:sz w:val="24"/>
          <w:szCs w:val="24"/>
        </w:rPr>
        <w:t xml:space="preserve">. If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commentRangeStart w:id="53"/>
      <w:r w:rsidRPr="00EE2158">
        <w:rPr>
          <w:rFonts w:ascii="Times New Roman" w:eastAsia="Times New Roman" w:hAnsi="Times New Roman" w:cs="Times New Roman"/>
          <w:sz w:val="24"/>
          <w:szCs w:val="24"/>
          <w:highlight w:val="yellow"/>
        </w:rPr>
        <w:t>has reason to believe</w:t>
      </w:r>
      <w:r w:rsidRPr="00F41649">
        <w:rPr>
          <w:rFonts w:ascii="Times New Roman" w:eastAsia="Times New Roman" w:hAnsi="Times New Roman" w:cs="Times New Roman"/>
          <w:sz w:val="24"/>
          <w:szCs w:val="24"/>
        </w:rPr>
        <w:t xml:space="preserve"> </w:t>
      </w:r>
      <w:commentRangeEnd w:id="53"/>
      <w:r w:rsidR="00EE2158">
        <w:rPr>
          <w:rStyle w:val="CommentReference"/>
        </w:rPr>
        <w:commentReference w:id="53"/>
      </w:r>
      <w:r w:rsidRPr="00F41649">
        <w:rPr>
          <w:rFonts w:ascii="Times New Roman" w:eastAsia="Times New Roman" w:hAnsi="Times New Roman" w:cs="Times New Roman"/>
          <w:sz w:val="24"/>
          <w:szCs w:val="24"/>
        </w:rPr>
        <w:t xml:space="preserve">that Merchant is copying, capturing or intercepting Payment Details, </w:t>
      </w:r>
      <w:proofErr w:type="spellStart"/>
      <w:r w:rsidRPr="00EE2158">
        <w:rPr>
          <w:rFonts w:ascii="Times New Roman" w:eastAsia="Times New Roman" w:hAnsi="Times New Roman" w:cs="Times New Roman"/>
          <w:sz w:val="24"/>
          <w:szCs w:val="24"/>
          <w:highlight w:val="yellow"/>
        </w:rPr>
        <w:t>Adyen</w:t>
      </w:r>
      <w:proofErr w:type="spellEnd"/>
      <w:r w:rsidRPr="00EE2158">
        <w:rPr>
          <w:rFonts w:ascii="Times New Roman" w:eastAsia="Times New Roman" w:hAnsi="Times New Roman" w:cs="Times New Roman"/>
          <w:sz w:val="24"/>
          <w:szCs w:val="24"/>
          <w:highlight w:val="yellow"/>
        </w:rPr>
        <w:t xml:space="preserve"> has the right to suspend processing of Transactions and Settlement</w:t>
      </w:r>
      <w:r w:rsidRPr="00F41649">
        <w:rPr>
          <w:rFonts w:ascii="Times New Roman" w:eastAsia="Times New Roman" w:hAnsi="Times New Roman" w:cs="Times New Roman"/>
          <w:sz w:val="24"/>
          <w:szCs w:val="24"/>
        </w:rPr>
        <w:t xml:space="preserve">. Merchant shall </w:t>
      </w:r>
      <w:r w:rsidRPr="00EE2158">
        <w:rPr>
          <w:rFonts w:ascii="Times New Roman" w:eastAsia="Times New Roman" w:hAnsi="Times New Roman" w:cs="Times New Roman"/>
          <w:sz w:val="24"/>
          <w:szCs w:val="24"/>
          <w:highlight w:val="yellow"/>
        </w:rPr>
        <w:t>fully indemnify</w:t>
      </w:r>
      <w:r w:rsidRPr="00F41649">
        <w:rPr>
          <w:rFonts w:ascii="Times New Roman" w:eastAsia="Times New Roman" w:hAnsi="Times New Roman" w:cs="Times New Roman"/>
          <w:sz w:val="24"/>
          <w:szCs w:val="24"/>
        </w:rPr>
        <w:t xml:space="preserve"> and hold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harmless from any losses, claims (including applied Fines by the Scheme Owners), costs or damage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incurs as a result of Merchant's breach of this obligation.</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5. Customer support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Regular support is available by email, web or telephone on </w:t>
      </w:r>
      <w:r w:rsidRPr="003D7C4C">
        <w:rPr>
          <w:rFonts w:ascii="Times New Roman" w:eastAsia="Times New Roman" w:hAnsi="Times New Roman" w:cs="Times New Roman"/>
          <w:sz w:val="24"/>
          <w:szCs w:val="24"/>
          <w:highlight w:val="yellow"/>
        </w:rPr>
        <w:t xml:space="preserve">Business Days on </w:t>
      </w:r>
      <w:commentRangeStart w:id="54"/>
      <w:r w:rsidRPr="003D7C4C">
        <w:rPr>
          <w:rFonts w:ascii="Times New Roman" w:eastAsia="Times New Roman" w:hAnsi="Times New Roman" w:cs="Times New Roman"/>
          <w:sz w:val="24"/>
          <w:szCs w:val="24"/>
          <w:highlight w:val="yellow"/>
        </w:rPr>
        <w:t>Working Hours</w:t>
      </w:r>
      <w:commentRangeEnd w:id="54"/>
      <w:r w:rsidR="003D7C4C">
        <w:rPr>
          <w:rStyle w:val="CommentReference"/>
        </w:rPr>
        <w:commentReference w:id="54"/>
      </w:r>
      <w:r w:rsidRPr="00F41649">
        <w:rPr>
          <w:rFonts w:ascii="Times New Roman" w:eastAsia="Times New Roman" w:hAnsi="Times New Roman" w:cs="Times New Roman"/>
          <w:sz w:val="24"/>
          <w:szCs w:val="24"/>
        </w:rPr>
        <w:t xml:space="preserve">. </w:t>
      </w:r>
      <w:r w:rsidRPr="00EE2158">
        <w:rPr>
          <w:rFonts w:ascii="Times New Roman" w:eastAsia="Times New Roman" w:hAnsi="Times New Roman" w:cs="Times New Roman"/>
          <w:sz w:val="24"/>
          <w:szCs w:val="24"/>
          <w:highlight w:val="yellow"/>
        </w:rPr>
        <w:t>Emergency support is provided 24 hour</w:t>
      </w:r>
      <w:ins w:id="55" w:author="AChow" w:date="2019-06-03T16:50:00Z">
        <w:r w:rsidR="00EE2158">
          <w:rPr>
            <w:rFonts w:ascii="Times New Roman" w:eastAsia="Times New Roman" w:hAnsi="Times New Roman" w:cs="Times New Roman"/>
            <w:sz w:val="24"/>
            <w:szCs w:val="24"/>
            <w:highlight w:val="yellow"/>
          </w:rPr>
          <w:t>s</w:t>
        </w:r>
      </w:ins>
      <w:r w:rsidRPr="00EE2158">
        <w:rPr>
          <w:rFonts w:ascii="Times New Roman" w:eastAsia="Times New Roman" w:hAnsi="Times New Roman" w:cs="Times New Roman"/>
          <w:sz w:val="24"/>
          <w:szCs w:val="24"/>
          <w:highlight w:val="yellow"/>
        </w:rPr>
        <w:t xml:space="preserve"> per day</w:t>
      </w:r>
      <w:r w:rsidRPr="00F41649">
        <w:rPr>
          <w:rFonts w:ascii="Times New Roman" w:eastAsia="Times New Roman" w:hAnsi="Times New Roman" w:cs="Times New Roman"/>
          <w:sz w:val="24"/>
          <w:szCs w:val="24"/>
        </w:rPr>
        <w:t xml:space="preserve">. Supported helpdesk </w:t>
      </w:r>
      <w:commentRangeStart w:id="56"/>
      <w:r w:rsidRPr="00F41649">
        <w:rPr>
          <w:rFonts w:ascii="Times New Roman" w:eastAsia="Times New Roman" w:hAnsi="Times New Roman" w:cs="Times New Roman"/>
          <w:sz w:val="24"/>
          <w:szCs w:val="24"/>
        </w:rPr>
        <w:t>languages are English, German and Dutch</w:t>
      </w:r>
      <w:commentRangeEnd w:id="56"/>
      <w:r w:rsidR="003D7C4C">
        <w:rPr>
          <w:rStyle w:val="CommentReference"/>
        </w:rPr>
        <w:commentReference w:id="56"/>
      </w:r>
      <w:r w:rsidRPr="00F41649">
        <w:rPr>
          <w:rFonts w:ascii="Times New Roman" w:eastAsia="Times New Roman" w:hAnsi="Times New Roman" w:cs="Times New Roman"/>
          <w:sz w:val="24"/>
          <w:szCs w:val="24"/>
        </w:rPr>
        <w:t xml:space="preserve">. Support documentation is available in English. The support web site will contain a knowledge base, news items and troubleshooting helpers on a </w:t>
      </w:r>
      <w:proofErr w:type="spellStart"/>
      <w:r w:rsidRPr="00F41649">
        <w:rPr>
          <w:rFonts w:ascii="Times New Roman" w:eastAsia="Times New Roman" w:hAnsi="Times New Roman" w:cs="Times New Roman"/>
          <w:sz w:val="24"/>
          <w:szCs w:val="24"/>
        </w:rPr>
        <w:t>personalised</w:t>
      </w:r>
      <w:proofErr w:type="spellEnd"/>
      <w:r w:rsidRPr="00F41649">
        <w:rPr>
          <w:rFonts w:ascii="Times New Roman" w:eastAsia="Times New Roman" w:hAnsi="Times New Roman" w:cs="Times New Roman"/>
          <w:sz w:val="24"/>
          <w:szCs w:val="24"/>
        </w:rPr>
        <w:t xml:space="preserve"> basis.</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6. Service level agreement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lastRenderedPageBreak/>
        <w:t>6.1 Uptime commitment payment interface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commits </w:t>
      </w:r>
      <w:r w:rsidRPr="00EE2158">
        <w:rPr>
          <w:rFonts w:ascii="Times New Roman" w:eastAsia="Times New Roman" w:hAnsi="Times New Roman" w:cs="Times New Roman"/>
          <w:sz w:val="24"/>
          <w:szCs w:val="24"/>
          <w:highlight w:val="yellow"/>
        </w:rPr>
        <w:t>to use all commercially reasonable efforts</w:t>
      </w:r>
      <w:r w:rsidRPr="00F41649">
        <w:rPr>
          <w:rFonts w:ascii="Times New Roman" w:eastAsia="Times New Roman" w:hAnsi="Times New Roman" w:cs="Times New Roman"/>
          <w:sz w:val="24"/>
          <w:szCs w:val="24"/>
        </w:rPr>
        <w:t xml:space="preserve"> to achieve </w:t>
      </w:r>
      <w:r w:rsidRPr="00EE2158">
        <w:rPr>
          <w:rFonts w:ascii="Times New Roman" w:eastAsia="Times New Roman" w:hAnsi="Times New Roman" w:cs="Times New Roman"/>
          <w:sz w:val="24"/>
          <w:szCs w:val="24"/>
          <w:highlight w:val="yellow"/>
        </w:rPr>
        <w:t xml:space="preserve">an average minimum uptime of </w:t>
      </w:r>
      <w:commentRangeStart w:id="57"/>
      <w:r w:rsidRPr="00EE2158">
        <w:rPr>
          <w:rFonts w:ascii="Times New Roman" w:eastAsia="Times New Roman" w:hAnsi="Times New Roman" w:cs="Times New Roman"/>
          <w:sz w:val="24"/>
          <w:szCs w:val="24"/>
          <w:highlight w:val="yellow"/>
        </w:rPr>
        <w:t>99.9% (measured on a quarterly basis</w:t>
      </w:r>
      <w:commentRangeEnd w:id="57"/>
      <w:r w:rsidR="000935D5">
        <w:rPr>
          <w:rStyle w:val="CommentReference"/>
        </w:rPr>
        <w:commentReference w:id="57"/>
      </w:r>
      <w:r w:rsidRPr="00EE2158">
        <w:rPr>
          <w:rFonts w:ascii="Times New Roman" w:eastAsia="Times New Roman" w:hAnsi="Times New Roman" w:cs="Times New Roman"/>
          <w:sz w:val="24"/>
          <w:szCs w:val="24"/>
          <w:highlight w:val="yellow"/>
        </w:rPr>
        <w:t>)</w:t>
      </w:r>
      <w:r w:rsidRPr="00F41649">
        <w:rPr>
          <w:rFonts w:ascii="Times New Roman" w:eastAsia="Times New Roman" w:hAnsi="Times New Roman" w:cs="Times New Roman"/>
          <w:sz w:val="24"/>
          <w:szCs w:val="24"/>
        </w:rPr>
        <w:t xml:space="preserve"> of the Payment Interface, to receive Transaction requests, </w:t>
      </w:r>
      <w:r w:rsidRPr="000935D5">
        <w:rPr>
          <w:rFonts w:ascii="Times New Roman" w:eastAsia="Times New Roman" w:hAnsi="Times New Roman" w:cs="Times New Roman"/>
          <w:sz w:val="24"/>
          <w:szCs w:val="24"/>
          <w:highlight w:val="yellow"/>
        </w:rPr>
        <w:t>excluding</w:t>
      </w:r>
      <w:r w:rsidRPr="00F41649">
        <w:rPr>
          <w:rFonts w:ascii="Times New Roman" w:eastAsia="Times New Roman" w:hAnsi="Times New Roman" w:cs="Times New Roman"/>
          <w:sz w:val="24"/>
          <w:szCs w:val="24"/>
        </w:rPr>
        <w:t xml:space="preserve"> from the uptime calculation any downtime of the Payment Interface </w:t>
      </w:r>
      <w:r w:rsidRPr="000935D5">
        <w:rPr>
          <w:rFonts w:ascii="Times New Roman" w:eastAsia="Times New Roman" w:hAnsi="Times New Roman" w:cs="Times New Roman"/>
          <w:sz w:val="24"/>
          <w:szCs w:val="24"/>
          <w:highlight w:val="yellow"/>
        </w:rPr>
        <w:t xml:space="preserve">caused by </w:t>
      </w:r>
      <w:commentRangeStart w:id="58"/>
      <w:r w:rsidRPr="000935D5">
        <w:rPr>
          <w:rFonts w:ascii="Times New Roman" w:eastAsia="Times New Roman" w:hAnsi="Times New Roman" w:cs="Times New Roman"/>
          <w:sz w:val="24"/>
          <w:szCs w:val="24"/>
          <w:highlight w:val="yellow"/>
        </w:rPr>
        <w:t>acts or omissions of Merchant, Acquirers or Scheme Owners, changes implemented on specific Merchant request, general internet failures, failures of individual Payment Methods or force majeure</w:t>
      </w:r>
      <w:commentRangeEnd w:id="58"/>
      <w:r w:rsidR="000935D5">
        <w:rPr>
          <w:rStyle w:val="CommentReference"/>
        </w:rPr>
        <w:commentReference w:id="58"/>
      </w:r>
      <w:r w:rsidRPr="00F41649">
        <w:rPr>
          <w:rFonts w:ascii="Times New Roman" w:eastAsia="Times New Roman" w:hAnsi="Times New Roman" w:cs="Times New Roman"/>
          <w:sz w:val="24"/>
          <w:szCs w:val="24"/>
        </w:rPr>
        <w:t xml:space="preserve">. </w:t>
      </w:r>
      <w:r w:rsidRPr="000935D5">
        <w:rPr>
          <w:rFonts w:ascii="Times New Roman" w:eastAsia="Times New Roman" w:hAnsi="Times New Roman" w:cs="Times New Roman"/>
          <w:sz w:val="24"/>
          <w:szCs w:val="24"/>
          <w:highlight w:val="yellow"/>
        </w:rPr>
        <w:t>Merchant</w:t>
      </w:r>
      <w:r w:rsidRPr="00F41649">
        <w:rPr>
          <w:rFonts w:ascii="Times New Roman" w:eastAsia="Times New Roman" w:hAnsi="Times New Roman" w:cs="Times New Roman"/>
          <w:sz w:val="24"/>
          <w:szCs w:val="24"/>
        </w:rPr>
        <w:t xml:space="preserve"> is obliged t</w:t>
      </w:r>
      <w:r w:rsidRPr="000935D5">
        <w:rPr>
          <w:rFonts w:ascii="Times New Roman" w:eastAsia="Times New Roman" w:hAnsi="Times New Roman" w:cs="Times New Roman"/>
          <w:sz w:val="24"/>
          <w:szCs w:val="24"/>
          <w:highlight w:val="yellow"/>
        </w:rPr>
        <w:t xml:space="preserve">o immediately notify </w:t>
      </w:r>
      <w:proofErr w:type="spellStart"/>
      <w:r w:rsidRPr="000935D5">
        <w:rPr>
          <w:rFonts w:ascii="Times New Roman" w:eastAsia="Times New Roman" w:hAnsi="Times New Roman" w:cs="Times New Roman"/>
          <w:sz w:val="24"/>
          <w:szCs w:val="24"/>
          <w:highlight w:val="yellow"/>
        </w:rPr>
        <w:t>Adyen</w:t>
      </w:r>
      <w:proofErr w:type="spellEnd"/>
      <w:r w:rsidRPr="000935D5">
        <w:rPr>
          <w:rFonts w:ascii="Times New Roman" w:eastAsia="Times New Roman" w:hAnsi="Times New Roman" w:cs="Times New Roman"/>
          <w:sz w:val="24"/>
          <w:szCs w:val="24"/>
          <w:highlight w:val="yellow"/>
        </w:rPr>
        <w:t xml:space="preserve"> of any downtime</w:t>
      </w:r>
      <w:r w:rsidRPr="00F41649">
        <w:rPr>
          <w:rFonts w:ascii="Times New Roman" w:eastAsia="Times New Roman" w:hAnsi="Times New Roman" w:cs="Times New Roman"/>
          <w:sz w:val="24"/>
          <w:szCs w:val="24"/>
        </w:rPr>
        <w:t xml:space="preserve"> of the Payment Interface which it experiences and to </w:t>
      </w:r>
      <w:r w:rsidRPr="000935D5">
        <w:rPr>
          <w:rFonts w:ascii="Times New Roman" w:eastAsia="Times New Roman" w:hAnsi="Times New Roman" w:cs="Times New Roman"/>
          <w:sz w:val="24"/>
          <w:szCs w:val="24"/>
          <w:highlight w:val="yellow"/>
        </w:rPr>
        <w:t>provide all reasonably requested co-operation in investigating and resolving any such downtime</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uses all </w:t>
      </w:r>
      <w:commentRangeStart w:id="59"/>
      <w:r w:rsidRPr="00F41649">
        <w:rPr>
          <w:rFonts w:ascii="Times New Roman" w:eastAsia="Times New Roman" w:hAnsi="Times New Roman" w:cs="Times New Roman"/>
          <w:sz w:val="24"/>
          <w:szCs w:val="24"/>
        </w:rPr>
        <w:t xml:space="preserve">reasonable efforts </w:t>
      </w:r>
      <w:commentRangeEnd w:id="59"/>
      <w:r w:rsidR="000935D5">
        <w:rPr>
          <w:rStyle w:val="CommentReference"/>
        </w:rPr>
        <w:commentReference w:id="59"/>
      </w:r>
      <w:r w:rsidRPr="00F41649">
        <w:rPr>
          <w:rFonts w:ascii="Times New Roman" w:eastAsia="Times New Roman" w:hAnsi="Times New Roman" w:cs="Times New Roman"/>
          <w:sz w:val="24"/>
          <w:szCs w:val="24"/>
        </w:rPr>
        <w:t xml:space="preserve">to avoid having to take the Payment Interface offline for executing </w:t>
      </w:r>
      <w:r w:rsidRPr="000935D5">
        <w:rPr>
          <w:rFonts w:ascii="Times New Roman" w:eastAsia="Times New Roman" w:hAnsi="Times New Roman" w:cs="Times New Roman"/>
          <w:sz w:val="24"/>
          <w:szCs w:val="24"/>
          <w:highlight w:val="yellow"/>
        </w:rPr>
        <w:t>planned maintenance</w:t>
      </w:r>
      <w:r w:rsidRPr="00F41649">
        <w:rPr>
          <w:rFonts w:ascii="Times New Roman" w:eastAsia="Times New Roman" w:hAnsi="Times New Roman" w:cs="Times New Roman"/>
          <w:sz w:val="24"/>
          <w:szCs w:val="24"/>
        </w:rPr>
        <w:t xml:space="preserve">. Should under exceptional circumstances such maintenance nevertheless prove necessary,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w:t>
      </w:r>
      <w:r w:rsidRPr="000935D5">
        <w:rPr>
          <w:rFonts w:ascii="Times New Roman" w:eastAsia="Times New Roman" w:hAnsi="Times New Roman" w:cs="Times New Roman"/>
          <w:sz w:val="24"/>
          <w:szCs w:val="24"/>
          <w:highlight w:val="yellow"/>
        </w:rPr>
        <w:t>provide as much notice as practically possible</w:t>
      </w:r>
      <w:r w:rsidRPr="00F41649">
        <w:rPr>
          <w:rFonts w:ascii="Times New Roman" w:eastAsia="Times New Roman" w:hAnsi="Times New Roman" w:cs="Times New Roman"/>
          <w:sz w:val="24"/>
          <w:szCs w:val="24"/>
        </w:rPr>
        <w:t xml:space="preserve"> and plan such maintenance in a manner and on a date and time to </w:t>
      </w:r>
      <w:r w:rsidRPr="000935D5">
        <w:rPr>
          <w:rFonts w:ascii="Times New Roman" w:eastAsia="Times New Roman" w:hAnsi="Times New Roman" w:cs="Times New Roman"/>
          <w:sz w:val="24"/>
          <w:szCs w:val="24"/>
          <w:highlight w:val="yellow"/>
        </w:rPr>
        <w:t>minimize the potential number of affected potential Transactions for all its Merchants</w:t>
      </w:r>
      <w:r w:rsidRPr="00F41649">
        <w:rPr>
          <w:rFonts w:ascii="Times New Roman" w:eastAsia="Times New Roman" w:hAnsi="Times New Roman" w:cs="Times New Roman"/>
          <w:sz w:val="24"/>
          <w:szCs w:val="24"/>
        </w:rPr>
        <w:t xml:space="preserve">. Should under emergency situations (e.g. in case of force majeure event or terrorist attack) unplanned maintenance be necessary to the Payment Interface necessitating it to be taken offline,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use </w:t>
      </w:r>
      <w:r w:rsidRPr="000935D5">
        <w:rPr>
          <w:rFonts w:ascii="Times New Roman" w:eastAsia="Times New Roman" w:hAnsi="Times New Roman" w:cs="Times New Roman"/>
          <w:sz w:val="24"/>
          <w:szCs w:val="24"/>
          <w:highlight w:val="yellow"/>
        </w:rPr>
        <w:t>all available resources to keep the required downtime to the absolute minimum</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6.2 Security and compliance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takes </w:t>
      </w:r>
      <w:del w:id="60" w:author="AChow" w:date="2019-06-03T16:56:00Z">
        <w:r w:rsidRPr="00F41649" w:rsidDel="000676F1">
          <w:rPr>
            <w:rFonts w:ascii="Times New Roman" w:eastAsia="Times New Roman" w:hAnsi="Times New Roman" w:cs="Times New Roman"/>
            <w:sz w:val="24"/>
            <w:szCs w:val="24"/>
          </w:rPr>
          <w:delText xml:space="preserve">reasonable </w:delText>
        </w:r>
      </w:del>
      <w:ins w:id="61" w:author="AChow" w:date="2019-06-03T16:56:00Z">
        <w:r w:rsidR="000676F1">
          <w:rPr>
            <w:rFonts w:ascii="Times New Roman" w:eastAsia="Times New Roman" w:hAnsi="Times New Roman" w:cs="Times New Roman"/>
            <w:sz w:val="24"/>
            <w:szCs w:val="24"/>
          </w:rPr>
          <w:t>industry standard</w:t>
        </w:r>
        <w:r w:rsidR="000676F1" w:rsidRPr="00F41649">
          <w:rPr>
            <w:rFonts w:ascii="Times New Roman" w:eastAsia="Times New Roman" w:hAnsi="Times New Roman" w:cs="Times New Roman"/>
            <w:sz w:val="24"/>
            <w:szCs w:val="24"/>
          </w:rPr>
          <w:t xml:space="preserve"> </w:t>
        </w:r>
      </w:ins>
      <w:r w:rsidRPr="00F41649">
        <w:rPr>
          <w:rFonts w:ascii="Times New Roman" w:eastAsia="Times New Roman" w:hAnsi="Times New Roman" w:cs="Times New Roman"/>
          <w:sz w:val="24"/>
          <w:szCs w:val="24"/>
        </w:rPr>
        <w:t>measures to provide a secure payment system and shall keep its systems used to provide the Services PCI-DSS certified.</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 xml:space="preserve">6.3 </w:t>
      </w:r>
      <w:proofErr w:type="spellStart"/>
      <w:r w:rsidRPr="00F41649">
        <w:rPr>
          <w:rFonts w:ascii="Times New Roman" w:eastAsia="Times New Roman" w:hAnsi="Times New Roman" w:cs="Times New Roman"/>
          <w:b/>
          <w:bCs/>
          <w:sz w:val="27"/>
          <w:szCs w:val="27"/>
        </w:rPr>
        <w:t>Backoffice</w:t>
      </w:r>
      <w:proofErr w:type="spellEnd"/>
      <w:r w:rsidRPr="00F41649">
        <w:rPr>
          <w:rFonts w:ascii="Times New Roman" w:eastAsia="Times New Roman" w:hAnsi="Times New Roman" w:cs="Times New Roman"/>
          <w:b/>
          <w:bCs/>
          <w:sz w:val="27"/>
          <w:szCs w:val="27"/>
        </w:rPr>
        <w:t xml:space="preserve"> maintenance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Planned maintenance to the back office of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payment processing system (the </w:t>
      </w:r>
      <w:r w:rsidRPr="000676F1">
        <w:rPr>
          <w:rFonts w:ascii="Times New Roman" w:eastAsia="Times New Roman" w:hAnsi="Times New Roman" w:cs="Times New Roman"/>
          <w:sz w:val="24"/>
          <w:szCs w:val="24"/>
          <w:highlight w:val="yellow"/>
        </w:rPr>
        <w:t>Customer Area</w:t>
      </w:r>
      <w:r w:rsidRPr="00F41649">
        <w:rPr>
          <w:rFonts w:ascii="Times New Roman" w:eastAsia="Times New Roman" w:hAnsi="Times New Roman" w:cs="Times New Roman"/>
          <w:sz w:val="24"/>
          <w:szCs w:val="24"/>
        </w:rPr>
        <w:t xml:space="preserve">) will happen in the </w:t>
      </w:r>
      <w:r w:rsidRPr="000676F1">
        <w:rPr>
          <w:rFonts w:ascii="Times New Roman" w:eastAsia="Times New Roman" w:hAnsi="Times New Roman" w:cs="Times New Roman"/>
          <w:sz w:val="24"/>
          <w:szCs w:val="24"/>
          <w:highlight w:val="yellow"/>
        </w:rPr>
        <w:t xml:space="preserve">standard weekly maintenance window on Tuesdays </w:t>
      </w:r>
      <w:commentRangeStart w:id="62"/>
      <w:r w:rsidRPr="000676F1">
        <w:rPr>
          <w:rFonts w:ascii="Times New Roman" w:eastAsia="Times New Roman" w:hAnsi="Times New Roman" w:cs="Times New Roman"/>
          <w:sz w:val="24"/>
          <w:szCs w:val="24"/>
          <w:highlight w:val="yellow"/>
        </w:rPr>
        <w:t xml:space="preserve">07:00 – 07:15 </w:t>
      </w:r>
      <w:commentRangeEnd w:id="62"/>
      <w:r w:rsidR="000676F1">
        <w:rPr>
          <w:rStyle w:val="CommentReference"/>
        </w:rPr>
        <w:commentReference w:id="62"/>
      </w:r>
      <w:r w:rsidRPr="000676F1">
        <w:rPr>
          <w:rFonts w:ascii="Times New Roman" w:eastAsia="Times New Roman" w:hAnsi="Times New Roman" w:cs="Times New Roman"/>
          <w:sz w:val="24"/>
          <w:szCs w:val="24"/>
          <w:highlight w:val="yellow"/>
        </w:rPr>
        <w:t>hours CET</w:t>
      </w:r>
      <w:r w:rsidRPr="00F41649">
        <w:rPr>
          <w:rFonts w:ascii="Times New Roman" w:eastAsia="Times New Roman" w:hAnsi="Times New Roman" w:cs="Times New Roman"/>
          <w:sz w:val="24"/>
          <w:szCs w:val="24"/>
        </w:rPr>
        <w:t xml:space="preserve"> or at other times as determined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communicated to Merchant. The Customer Area may be temporarily not available during planned maintenance. As specified in clause 6.1 back-office maintenance will only in exceptional circumstances affect the availability of the Payment Interface for accepting </w:t>
      </w:r>
      <w:commentRangeStart w:id="63"/>
      <w:r w:rsidRPr="00F41649">
        <w:rPr>
          <w:rFonts w:ascii="Times New Roman" w:eastAsia="Times New Roman" w:hAnsi="Times New Roman" w:cs="Times New Roman"/>
          <w:sz w:val="24"/>
          <w:szCs w:val="24"/>
        </w:rPr>
        <w:t>Transactions</w:t>
      </w:r>
      <w:commentRangeEnd w:id="63"/>
      <w:r w:rsidR="003D7C4C">
        <w:rPr>
          <w:rStyle w:val="CommentReference"/>
        </w:rPr>
        <w:commentReference w:id="63"/>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7. Chargebacks and Refunds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7.1 Chargeback liability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Many Scheme Owners, and in particular including most Scheme Owners issuing Credit Cards </w:t>
      </w:r>
      <w:commentRangeStart w:id="64"/>
      <w:r w:rsidRPr="00F41649">
        <w:rPr>
          <w:rFonts w:ascii="Times New Roman" w:eastAsia="Times New Roman" w:hAnsi="Times New Roman" w:cs="Times New Roman"/>
          <w:sz w:val="24"/>
          <w:szCs w:val="24"/>
        </w:rPr>
        <w:t xml:space="preserve">allow Account Holders to Chargeback </w:t>
      </w:r>
      <w:commentRangeEnd w:id="64"/>
      <w:r w:rsidR="003D7C4C">
        <w:rPr>
          <w:rStyle w:val="CommentReference"/>
        </w:rPr>
        <w:commentReference w:id="64"/>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and Settled Transactions by requesting a Chargeback from the Scheme Owner or the Issuing Bank. Merchant's receipt of a Settlement and/or </w:t>
      </w:r>
      <w:proofErr w:type="spellStart"/>
      <w:r w:rsidRPr="00F41649">
        <w:rPr>
          <w:rFonts w:ascii="Times New Roman" w:eastAsia="Times New Roman" w:hAnsi="Times New Roman" w:cs="Times New Roman"/>
          <w:sz w:val="24"/>
          <w:szCs w:val="24"/>
        </w:rPr>
        <w:t>Authorisation</w:t>
      </w:r>
      <w:proofErr w:type="spellEnd"/>
      <w:r w:rsidRPr="00F41649">
        <w:rPr>
          <w:rFonts w:ascii="Times New Roman" w:eastAsia="Times New Roman" w:hAnsi="Times New Roman" w:cs="Times New Roman"/>
          <w:sz w:val="24"/>
          <w:szCs w:val="24"/>
        </w:rPr>
        <w:t xml:space="preserve"> confirmation regarding a particular Transaction therefore does not unconditionally entitle Merchant to receive Settlement of the Transaction amount or to keep the Settled amount, as in case the Account Holder claims a Chargeback </w:t>
      </w:r>
      <w:commentRangeStart w:id="65"/>
      <w:r w:rsidRPr="00F41649">
        <w:rPr>
          <w:rFonts w:ascii="Times New Roman" w:eastAsia="Times New Roman" w:hAnsi="Times New Roman" w:cs="Times New Roman"/>
          <w:sz w:val="24"/>
          <w:szCs w:val="24"/>
        </w:rPr>
        <w:t>in accordance with the relevant Scheme Rules</w:t>
      </w:r>
      <w:commentRangeEnd w:id="65"/>
      <w:r w:rsidR="003D7C4C">
        <w:rPr>
          <w:rStyle w:val="CommentReference"/>
        </w:rPr>
        <w:commentReference w:id="65"/>
      </w:r>
      <w:r w:rsidRPr="00F41649">
        <w:rPr>
          <w:rFonts w:ascii="Times New Roman" w:eastAsia="Times New Roman" w:hAnsi="Times New Roman" w:cs="Times New Roman"/>
          <w:sz w:val="24"/>
          <w:szCs w:val="24"/>
        </w:rPr>
        <w:t xml:space="preserve">, Merchant loses entitlement for the relevant amount and must return it via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Account Holder. Please check the relevant Scheme Rules to see which Payment Methods allow Chargebacks and what procedures apply.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credits an Eligible Merchant's Bank Account</w:t>
      </w:r>
      <w:ins w:id="66" w:author="AChow" w:date="2019-06-03T17:11:00Z">
        <w:r w:rsidR="003D7C4C">
          <w:rPr>
            <w:rFonts w:ascii="Times New Roman" w:eastAsia="Times New Roman" w:hAnsi="Times New Roman" w:cs="Times New Roman"/>
            <w:sz w:val="24"/>
            <w:szCs w:val="24"/>
          </w:rPr>
          <w:t xml:space="preserve"> </w:t>
        </w:r>
      </w:ins>
      <w:r w:rsidRPr="00F41649">
        <w:rPr>
          <w:rFonts w:ascii="Times New Roman" w:eastAsia="Times New Roman" w:hAnsi="Times New Roman" w:cs="Times New Roman"/>
          <w:sz w:val="24"/>
          <w:szCs w:val="24"/>
        </w:rPr>
        <w:t xml:space="preserve">with Settlement amounts on the condition that no </w:t>
      </w:r>
      <w:r w:rsidRPr="00F41649">
        <w:rPr>
          <w:rFonts w:ascii="Times New Roman" w:eastAsia="Times New Roman" w:hAnsi="Times New Roman" w:cs="Times New Roman"/>
          <w:sz w:val="24"/>
          <w:szCs w:val="24"/>
        </w:rPr>
        <w:lastRenderedPageBreak/>
        <w:t xml:space="preserve">Chargeback shall occur. </w:t>
      </w:r>
      <w:r w:rsidRPr="003D7C4C">
        <w:rPr>
          <w:rFonts w:ascii="Times New Roman" w:eastAsia="Times New Roman" w:hAnsi="Times New Roman" w:cs="Times New Roman"/>
          <w:sz w:val="24"/>
          <w:szCs w:val="24"/>
          <w:highlight w:val="yellow"/>
        </w:rPr>
        <w:t xml:space="preserve">If there is a Chargeback, </w:t>
      </w:r>
      <w:commentRangeStart w:id="67"/>
      <w:proofErr w:type="spellStart"/>
      <w:r w:rsidRPr="003D7C4C">
        <w:rPr>
          <w:rFonts w:ascii="Times New Roman" w:eastAsia="Times New Roman" w:hAnsi="Times New Roman" w:cs="Times New Roman"/>
          <w:sz w:val="24"/>
          <w:szCs w:val="24"/>
          <w:highlight w:val="yellow"/>
        </w:rPr>
        <w:t>Adyen</w:t>
      </w:r>
      <w:proofErr w:type="spellEnd"/>
      <w:r w:rsidRPr="003D7C4C">
        <w:rPr>
          <w:rFonts w:ascii="Times New Roman" w:eastAsia="Times New Roman" w:hAnsi="Times New Roman" w:cs="Times New Roman"/>
          <w:sz w:val="24"/>
          <w:szCs w:val="24"/>
          <w:highlight w:val="yellow"/>
        </w:rPr>
        <w:t xml:space="preserve"> is authorized to debit the credit </w:t>
      </w:r>
      <w:commentRangeEnd w:id="67"/>
      <w:r w:rsidR="003D7C4C">
        <w:rPr>
          <w:rStyle w:val="CommentReference"/>
        </w:rPr>
        <w:commentReference w:id="67"/>
      </w:r>
      <w:r w:rsidRPr="003D7C4C">
        <w:rPr>
          <w:rFonts w:ascii="Times New Roman" w:eastAsia="Times New Roman" w:hAnsi="Times New Roman" w:cs="Times New Roman"/>
          <w:sz w:val="24"/>
          <w:szCs w:val="24"/>
          <w:highlight w:val="yellow"/>
        </w:rPr>
        <w:t>that was made to the Bank Account</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Scheme Owners and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3E02F7">
        <w:rPr>
          <w:rFonts w:ascii="Times New Roman" w:eastAsia="Times New Roman" w:hAnsi="Times New Roman" w:cs="Times New Roman"/>
          <w:sz w:val="24"/>
          <w:szCs w:val="24"/>
          <w:highlight w:val="yellow"/>
        </w:rPr>
        <w:t>do not accept Merchant generating excessive levels of Chargebacks</w:t>
      </w:r>
      <w:r w:rsidRPr="00F41649">
        <w:rPr>
          <w:rFonts w:ascii="Times New Roman" w:eastAsia="Times New Roman" w:hAnsi="Times New Roman" w:cs="Times New Roman"/>
          <w:sz w:val="24"/>
          <w:szCs w:val="24"/>
        </w:rPr>
        <w:t xml:space="preserve"> as Chargebacks are an </w:t>
      </w:r>
      <w:r w:rsidRPr="003E02F7">
        <w:rPr>
          <w:rFonts w:ascii="Times New Roman" w:eastAsia="Times New Roman" w:hAnsi="Times New Roman" w:cs="Times New Roman"/>
          <w:sz w:val="24"/>
          <w:szCs w:val="24"/>
          <w:highlight w:val="yellow"/>
        </w:rPr>
        <w:t>indication of Merchant's inability to provide the Merchant Products and Services</w:t>
      </w:r>
      <w:r w:rsidRPr="00F41649">
        <w:rPr>
          <w:rFonts w:ascii="Times New Roman" w:eastAsia="Times New Roman" w:hAnsi="Times New Roman" w:cs="Times New Roman"/>
          <w:sz w:val="24"/>
          <w:szCs w:val="24"/>
        </w:rPr>
        <w:t xml:space="preserve"> in accordance with Account Holder expectations and create additional work and costs for all parties involved (including Scheme Owner, the Issuing Bank and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r w:rsidRPr="003E02F7">
        <w:rPr>
          <w:rFonts w:ascii="Times New Roman" w:eastAsia="Times New Roman" w:hAnsi="Times New Roman" w:cs="Times New Roman"/>
          <w:sz w:val="24"/>
          <w:szCs w:val="24"/>
          <w:highlight w:val="yellow"/>
        </w:rPr>
        <w:t>If Chargeback levels</w:t>
      </w:r>
      <w:r w:rsidRPr="00F41649">
        <w:rPr>
          <w:rFonts w:ascii="Times New Roman" w:eastAsia="Times New Roman" w:hAnsi="Times New Roman" w:cs="Times New Roman"/>
          <w:sz w:val="24"/>
          <w:szCs w:val="24"/>
        </w:rPr>
        <w:t xml:space="preserve"> of the Transactions of the Merchant for a specific Payment Method are </w:t>
      </w:r>
      <w:commentRangeStart w:id="68"/>
      <w:r w:rsidRPr="003E02F7">
        <w:rPr>
          <w:rFonts w:ascii="Times New Roman" w:eastAsia="Times New Roman" w:hAnsi="Times New Roman" w:cs="Times New Roman"/>
          <w:sz w:val="24"/>
          <w:szCs w:val="24"/>
          <w:highlight w:val="yellow"/>
        </w:rPr>
        <w:t xml:space="preserve">above levels acceptable </w:t>
      </w:r>
      <w:commentRangeEnd w:id="68"/>
      <w:r w:rsidR="003E02F7">
        <w:rPr>
          <w:rStyle w:val="CommentReference"/>
        </w:rPr>
        <w:commentReference w:id="68"/>
      </w:r>
      <w:r w:rsidRPr="003E02F7">
        <w:rPr>
          <w:rFonts w:ascii="Times New Roman" w:eastAsia="Times New Roman" w:hAnsi="Times New Roman" w:cs="Times New Roman"/>
          <w:sz w:val="24"/>
          <w:szCs w:val="24"/>
          <w:highlight w:val="yellow"/>
        </w:rPr>
        <w:t xml:space="preserve">for </w:t>
      </w:r>
      <w:proofErr w:type="spellStart"/>
      <w:r w:rsidRPr="003E02F7">
        <w:rPr>
          <w:rFonts w:ascii="Times New Roman" w:eastAsia="Times New Roman" w:hAnsi="Times New Roman" w:cs="Times New Roman"/>
          <w:sz w:val="24"/>
          <w:szCs w:val="24"/>
          <w:highlight w:val="yellow"/>
        </w:rPr>
        <w:t>Adyen</w:t>
      </w:r>
      <w:proofErr w:type="spellEnd"/>
      <w:r w:rsidRPr="003E02F7">
        <w:rPr>
          <w:rFonts w:ascii="Times New Roman" w:eastAsia="Times New Roman" w:hAnsi="Times New Roman" w:cs="Times New Roman"/>
          <w:sz w:val="24"/>
          <w:szCs w:val="24"/>
          <w:highlight w:val="yellow"/>
        </w:rPr>
        <w:t xml:space="preserve"> and/or the relevant Scheme Owner</w:t>
      </w:r>
      <w:r w:rsidRPr="00F41649">
        <w:rPr>
          <w:rFonts w:ascii="Times New Roman" w:eastAsia="Times New Roman" w:hAnsi="Times New Roman" w:cs="Times New Roman"/>
          <w:sz w:val="24"/>
          <w:szCs w:val="24"/>
        </w:rPr>
        <w:t xml:space="preserve"> for that Payment Method or are </w:t>
      </w:r>
      <w:r w:rsidRPr="003E02F7">
        <w:rPr>
          <w:rFonts w:ascii="Times New Roman" w:eastAsia="Times New Roman" w:hAnsi="Times New Roman" w:cs="Times New Roman"/>
          <w:sz w:val="24"/>
          <w:szCs w:val="24"/>
          <w:highlight w:val="yellow"/>
        </w:rPr>
        <w:t>expected to become above unacceptable levels</w:t>
      </w:r>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reserves the right </w:t>
      </w:r>
      <w:r w:rsidRPr="003E02F7">
        <w:rPr>
          <w:rFonts w:ascii="Times New Roman" w:eastAsia="Times New Roman" w:hAnsi="Times New Roman" w:cs="Times New Roman"/>
          <w:sz w:val="24"/>
          <w:szCs w:val="24"/>
          <w:highlight w:val="yellow"/>
        </w:rPr>
        <w:t>to suspend the availability of said Payment Method in its discretion</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 general Merchant should take into account that </w:t>
      </w:r>
      <w:r w:rsidRPr="003E02F7">
        <w:rPr>
          <w:rFonts w:ascii="Times New Roman" w:eastAsia="Times New Roman" w:hAnsi="Times New Roman" w:cs="Times New Roman"/>
          <w:sz w:val="24"/>
          <w:szCs w:val="24"/>
          <w:highlight w:val="yellow"/>
        </w:rPr>
        <w:t xml:space="preserve">a Chargeback level of more than </w:t>
      </w:r>
      <w:commentRangeStart w:id="69"/>
      <w:r w:rsidRPr="003E02F7">
        <w:rPr>
          <w:rFonts w:ascii="Times New Roman" w:eastAsia="Times New Roman" w:hAnsi="Times New Roman" w:cs="Times New Roman"/>
          <w:sz w:val="24"/>
          <w:szCs w:val="24"/>
          <w:highlight w:val="yellow"/>
        </w:rPr>
        <w:t xml:space="preserve">0.5% of the total volume of Transactions </w:t>
      </w:r>
      <w:commentRangeEnd w:id="69"/>
      <w:r w:rsidR="003E02F7">
        <w:rPr>
          <w:rStyle w:val="CommentReference"/>
        </w:rPr>
        <w:commentReference w:id="69"/>
      </w:r>
      <w:r w:rsidRPr="003E02F7">
        <w:rPr>
          <w:rFonts w:ascii="Times New Roman" w:eastAsia="Times New Roman" w:hAnsi="Times New Roman" w:cs="Times New Roman"/>
          <w:sz w:val="24"/>
          <w:szCs w:val="24"/>
          <w:highlight w:val="yellow"/>
        </w:rPr>
        <w:t xml:space="preserve">which is </w:t>
      </w:r>
      <w:proofErr w:type="spellStart"/>
      <w:r w:rsidRPr="003E02F7">
        <w:rPr>
          <w:rFonts w:ascii="Times New Roman" w:eastAsia="Times New Roman" w:hAnsi="Times New Roman" w:cs="Times New Roman"/>
          <w:sz w:val="24"/>
          <w:szCs w:val="24"/>
          <w:highlight w:val="yellow"/>
        </w:rPr>
        <w:t>Authorised</w:t>
      </w:r>
      <w:proofErr w:type="spellEnd"/>
      <w:r w:rsidRPr="003E02F7">
        <w:rPr>
          <w:rFonts w:ascii="Times New Roman" w:eastAsia="Times New Roman" w:hAnsi="Times New Roman" w:cs="Times New Roman"/>
          <w:sz w:val="24"/>
          <w:szCs w:val="24"/>
          <w:highlight w:val="yellow"/>
        </w:rPr>
        <w:t>, is considered unacceptable</w:t>
      </w:r>
      <w:r w:rsidRPr="00F41649">
        <w:rPr>
          <w:rFonts w:ascii="Times New Roman" w:eastAsia="Times New Roman" w:hAnsi="Times New Roman" w:cs="Times New Roman"/>
          <w:sz w:val="24"/>
          <w:szCs w:val="24"/>
        </w:rPr>
        <w:t xml:space="preserve"> for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most Scheme Owners and can lead to suspension of Transaction processing for the relevant Payment Method and/or Fines being applied (for which Merchant will be responsible). For some Payment Methods higher or lower tolerances for Chargeback levels may apply, </w:t>
      </w:r>
      <w:r w:rsidRPr="00B244A2">
        <w:rPr>
          <w:rFonts w:ascii="Times New Roman" w:eastAsia="Times New Roman" w:hAnsi="Times New Roman" w:cs="Times New Roman"/>
          <w:sz w:val="24"/>
          <w:szCs w:val="24"/>
          <w:highlight w:val="yellow"/>
        </w:rPr>
        <w:t xml:space="preserve">please check the relevant then current version of the relevant </w:t>
      </w:r>
      <w:commentRangeStart w:id="70"/>
      <w:r w:rsidRPr="00B244A2">
        <w:rPr>
          <w:rFonts w:ascii="Times New Roman" w:eastAsia="Times New Roman" w:hAnsi="Times New Roman" w:cs="Times New Roman"/>
          <w:sz w:val="24"/>
          <w:szCs w:val="24"/>
          <w:highlight w:val="yellow"/>
        </w:rPr>
        <w:t>Scheme Rules for this (see Customer Area</w:t>
      </w:r>
      <w:commentRangeEnd w:id="70"/>
      <w:r w:rsidR="00B244A2">
        <w:rPr>
          <w:rStyle w:val="CommentReference"/>
        </w:rPr>
        <w:commentReference w:id="70"/>
      </w:r>
      <w:r w:rsidRPr="00B244A2">
        <w:rPr>
          <w:rFonts w:ascii="Times New Roman" w:eastAsia="Times New Roman" w:hAnsi="Times New Roman" w:cs="Times New Roman"/>
          <w:sz w:val="24"/>
          <w:szCs w:val="24"/>
          <w:highlight w:val="yellow"/>
        </w:rPr>
        <w:t xml:space="preserve"> for more information)</w:t>
      </w:r>
      <w:r w:rsidRPr="00F41649">
        <w:rPr>
          <w:rFonts w:ascii="Times New Roman" w:eastAsia="Times New Roman" w:hAnsi="Times New Roman" w:cs="Times New Roman"/>
          <w:sz w:val="24"/>
          <w:szCs w:val="24"/>
        </w:rPr>
        <w:t xml:space="preserve">. Please note that the relevant Scheme Owner, Acquirer and/or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not taking immediate action in case of excessive Chargeback levels occurring cannot be interpreted as consent or a waiver of related rights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the relevant Acquirer or Scheme Owner.</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w:t>
      </w:r>
      <w:r w:rsidRPr="00B244A2">
        <w:rPr>
          <w:rFonts w:ascii="Times New Roman" w:eastAsia="Times New Roman" w:hAnsi="Times New Roman" w:cs="Times New Roman"/>
          <w:sz w:val="24"/>
          <w:szCs w:val="24"/>
          <w:highlight w:val="yellow"/>
        </w:rPr>
        <w:t>may not provide Refunds to an Account Holder for a previously processed Transaction using a different Payment Method than the method used for the original Transaction</w:t>
      </w:r>
      <w:r w:rsidRPr="00F41649">
        <w:rPr>
          <w:rFonts w:ascii="Times New Roman" w:eastAsia="Times New Roman" w:hAnsi="Times New Roman" w:cs="Times New Roman"/>
          <w:sz w:val="24"/>
          <w:szCs w:val="24"/>
        </w:rPr>
        <w:t xml:space="preserve">. The original Transaction can in such case still be subject to Chargeback by the Account Holder or Issuer, </w:t>
      </w:r>
      <w:r w:rsidRPr="00B244A2">
        <w:rPr>
          <w:rFonts w:ascii="Times New Roman" w:eastAsia="Times New Roman" w:hAnsi="Times New Roman" w:cs="Times New Roman"/>
          <w:sz w:val="24"/>
          <w:szCs w:val="24"/>
          <w:highlight w:val="yellow"/>
        </w:rPr>
        <w:t>causing the Merchant having to refund the received funds twice</w:t>
      </w:r>
      <w:r w:rsidRPr="00F41649">
        <w:rPr>
          <w:rFonts w:ascii="Times New Roman" w:eastAsia="Times New Roman" w:hAnsi="Times New Roman" w:cs="Times New Roman"/>
          <w:sz w:val="24"/>
          <w:szCs w:val="24"/>
        </w:rPr>
        <w:t>. This is a well-known method to make fraudulent use of stolen Credit Cards at the expense of Merchants.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 case </w:t>
      </w:r>
      <w:proofErr w:type="spellStart"/>
      <w:r w:rsidRPr="00B244A2">
        <w:rPr>
          <w:rFonts w:ascii="Times New Roman" w:eastAsia="Times New Roman" w:hAnsi="Times New Roman" w:cs="Times New Roman"/>
          <w:sz w:val="24"/>
          <w:szCs w:val="24"/>
          <w:highlight w:val="yellow"/>
        </w:rPr>
        <w:t>Adyen</w:t>
      </w:r>
      <w:proofErr w:type="spellEnd"/>
      <w:r w:rsidRPr="00B244A2">
        <w:rPr>
          <w:rFonts w:ascii="Times New Roman" w:eastAsia="Times New Roman" w:hAnsi="Times New Roman" w:cs="Times New Roman"/>
          <w:sz w:val="24"/>
          <w:szCs w:val="24"/>
          <w:highlight w:val="yellow"/>
        </w:rPr>
        <w:t xml:space="preserve"> </w:t>
      </w:r>
      <w:commentRangeStart w:id="71"/>
      <w:r w:rsidRPr="00B244A2">
        <w:rPr>
          <w:rFonts w:ascii="Times New Roman" w:eastAsia="Times New Roman" w:hAnsi="Times New Roman" w:cs="Times New Roman"/>
          <w:sz w:val="24"/>
          <w:szCs w:val="24"/>
          <w:highlight w:val="yellow"/>
        </w:rPr>
        <w:t>has reasons to suspect</w:t>
      </w:r>
      <w:commentRangeEnd w:id="71"/>
      <w:r w:rsidR="00B244A2">
        <w:rPr>
          <w:rStyle w:val="CommentReference"/>
        </w:rPr>
        <w:commentReference w:id="71"/>
      </w:r>
      <w:r w:rsidRPr="00B244A2">
        <w:rPr>
          <w:rFonts w:ascii="Times New Roman" w:eastAsia="Times New Roman" w:hAnsi="Times New Roman" w:cs="Times New Roman"/>
          <w:sz w:val="24"/>
          <w:szCs w:val="24"/>
          <w:highlight w:val="yellow"/>
        </w:rPr>
        <w:t xml:space="preserve"> that Merchant is not delivering its Merchant Services or Merchant Product</w:t>
      </w:r>
      <w:r w:rsidRPr="00F41649">
        <w:rPr>
          <w:rFonts w:ascii="Times New Roman" w:eastAsia="Times New Roman" w:hAnsi="Times New Roman" w:cs="Times New Roman"/>
          <w:sz w:val="24"/>
          <w:szCs w:val="24"/>
        </w:rPr>
        <w:t xml:space="preserve"> on or prior to the Delivery Dates used to calculate the Uncompleted Order Amount and/or if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reason to suspect that the Merchant Products or Merchant Services for which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processes Transactions are based on fraud, likely to cause high Chargeback volumes and/or illegal, </w:t>
      </w:r>
      <w:proofErr w:type="spellStart"/>
      <w:r w:rsidRPr="00B244A2">
        <w:rPr>
          <w:rFonts w:ascii="Times New Roman" w:eastAsia="Times New Roman" w:hAnsi="Times New Roman" w:cs="Times New Roman"/>
          <w:sz w:val="24"/>
          <w:szCs w:val="24"/>
          <w:highlight w:val="yellow"/>
        </w:rPr>
        <w:t>Adyen</w:t>
      </w:r>
      <w:proofErr w:type="spellEnd"/>
      <w:r w:rsidRPr="00B244A2">
        <w:rPr>
          <w:rFonts w:ascii="Times New Roman" w:eastAsia="Times New Roman" w:hAnsi="Times New Roman" w:cs="Times New Roman"/>
          <w:sz w:val="24"/>
          <w:szCs w:val="24"/>
          <w:highlight w:val="yellow"/>
        </w:rPr>
        <w:t xml:space="preserve"> has the right to </w:t>
      </w:r>
      <w:commentRangeStart w:id="72"/>
      <w:r w:rsidRPr="00B244A2">
        <w:rPr>
          <w:rFonts w:ascii="Times New Roman" w:eastAsia="Times New Roman" w:hAnsi="Times New Roman" w:cs="Times New Roman"/>
          <w:sz w:val="24"/>
          <w:szCs w:val="24"/>
          <w:highlight w:val="yellow"/>
        </w:rPr>
        <w:t xml:space="preserve">suspend Settlement </w:t>
      </w:r>
      <w:commentRangeEnd w:id="72"/>
      <w:r w:rsidR="00B244A2">
        <w:rPr>
          <w:rStyle w:val="CommentReference"/>
        </w:rPr>
        <w:commentReference w:id="72"/>
      </w:r>
      <w:r w:rsidRPr="00B244A2">
        <w:rPr>
          <w:rFonts w:ascii="Times New Roman" w:eastAsia="Times New Roman" w:hAnsi="Times New Roman" w:cs="Times New Roman"/>
          <w:sz w:val="24"/>
          <w:szCs w:val="24"/>
          <w:highlight w:val="yellow"/>
        </w:rPr>
        <w:t xml:space="preserve">of all related Transactions and/or block </w:t>
      </w:r>
      <w:proofErr w:type="spellStart"/>
      <w:r w:rsidRPr="00B244A2">
        <w:rPr>
          <w:rFonts w:ascii="Times New Roman" w:eastAsia="Times New Roman" w:hAnsi="Times New Roman" w:cs="Times New Roman"/>
          <w:sz w:val="24"/>
          <w:szCs w:val="24"/>
          <w:highlight w:val="yellow"/>
        </w:rPr>
        <w:t>Authorisations</w:t>
      </w:r>
      <w:proofErr w:type="spellEnd"/>
      <w:r w:rsidRPr="00F41649">
        <w:rPr>
          <w:rFonts w:ascii="Times New Roman" w:eastAsia="Times New Roman" w:hAnsi="Times New Roman" w:cs="Times New Roman"/>
          <w:sz w:val="24"/>
          <w:szCs w:val="24"/>
        </w:rPr>
        <w:t xml:space="preserve"> therefor until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been given assurances to its satisfaction that the relevant Merchant Products and Services are actually delivered in accordance with applicable laws and orders placed by the Account Holder.</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7.2 Chargeback fee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For every Chargeback, a non-refundable Chargeback Fee will be charged to the Merchant as set out in the Merchant Agreement.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7.3 Chargeback payment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For every Chargeback where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is obliged to pay the Chargeback amount, </w:t>
      </w:r>
      <w:r w:rsidRPr="00B244A2">
        <w:rPr>
          <w:rFonts w:ascii="Times New Roman" w:eastAsia="Times New Roman" w:hAnsi="Times New Roman" w:cs="Times New Roman"/>
          <w:sz w:val="24"/>
          <w:szCs w:val="24"/>
          <w:highlight w:val="yellow"/>
        </w:rPr>
        <w:t xml:space="preserve">Merchant gives </w:t>
      </w:r>
      <w:proofErr w:type="spellStart"/>
      <w:r w:rsidRPr="00B244A2">
        <w:rPr>
          <w:rFonts w:ascii="Times New Roman" w:eastAsia="Times New Roman" w:hAnsi="Times New Roman" w:cs="Times New Roman"/>
          <w:sz w:val="24"/>
          <w:szCs w:val="24"/>
          <w:highlight w:val="yellow"/>
        </w:rPr>
        <w:t>Adyen</w:t>
      </w:r>
      <w:proofErr w:type="spellEnd"/>
      <w:r w:rsidRPr="00B244A2">
        <w:rPr>
          <w:rFonts w:ascii="Times New Roman" w:eastAsia="Times New Roman" w:hAnsi="Times New Roman" w:cs="Times New Roman"/>
          <w:sz w:val="24"/>
          <w:szCs w:val="24"/>
          <w:highlight w:val="yellow"/>
        </w:rPr>
        <w:t xml:space="preserve"> authority to deduct the same amount from the Merchant Settlements or where the Settlement amount is too low, from the Deposit</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lastRenderedPageBreak/>
        <w:t>7.4 Chargeback period</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As Chargebacks may arise a considerable period after the date of the relevant Transaction, the Merchant acknowledges and agrees that, </w:t>
      </w:r>
      <w:r w:rsidRPr="00B244A2">
        <w:rPr>
          <w:rFonts w:ascii="Times New Roman" w:eastAsia="Times New Roman" w:hAnsi="Times New Roman" w:cs="Times New Roman"/>
          <w:sz w:val="24"/>
          <w:szCs w:val="24"/>
          <w:highlight w:val="yellow"/>
        </w:rPr>
        <w:t>notwithstanding the termination of the Merchant Agreement for any reason</w:t>
      </w:r>
      <w:r w:rsidRPr="00F41649">
        <w:rPr>
          <w:rFonts w:ascii="Times New Roman" w:eastAsia="Times New Roman" w:hAnsi="Times New Roman" w:cs="Times New Roman"/>
          <w:sz w:val="24"/>
          <w:szCs w:val="24"/>
        </w:rPr>
        <w:t xml:space="preserve">, </w:t>
      </w:r>
      <w:commentRangeStart w:id="73"/>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remain entitled to recover Chargebacks and Chargeback Fees and related Fines </w:t>
      </w:r>
      <w:commentRangeEnd w:id="73"/>
      <w:r w:rsidR="00B244A2">
        <w:rPr>
          <w:rStyle w:val="CommentReference"/>
        </w:rPr>
        <w:commentReference w:id="73"/>
      </w:r>
      <w:r w:rsidRPr="00F41649">
        <w:rPr>
          <w:rFonts w:ascii="Times New Roman" w:eastAsia="Times New Roman" w:hAnsi="Times New Roman" w:cs="Times New Roman"/>
          <w:sz w:val="24"/>
          <w:szCs w:val="24"/>
        </w:rPr>
        <w:t>from the Merchant in respect of all Chargebacks that occur in relation to Transactions effected during the term of the Merchant Agreement.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7.5 Refund charges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Refunds will be charged as a Transaction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a Refund fee can be applied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after giving prior notice to Merchant, if manual intervention is needed or additional costs are incurred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process such Refund.</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not execute a Refund (meaning the relevant sum will not be returned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the relevant Account Holder, directly or via the relevant Acquirer / Scheme Owner) in case the funds for this cannot be subtracted from the next Settlement. </w:t>
      </w:r>
      <w:r w:rsidRPr="00DD7CE9">
        <w:rPr>
          <w:rFonts w:ascii="Times New Roman" w:eastAsia="Times New Roman" w:hAnsi="Times New Roman" w:cs="Times New Roman"/>
          <w:sz w:val="24"/>
          <w:szCs w:val="24"/>
          <w:highlight w:val="yellow"/>
        </w:rPr>
        <w:t xml:space="preserve">Refunds are not funded by </w:t>
      </w:r>
      <w:proofErr w:type="spellStart"/>
      <w:r w:rsidRPr="00DD7CE9">
        <w:rPr>
          <w:rFonts w:ascii="Times New Roman" w:eastAsia="Times New Roman" w:hAnsi="Times New Roman" w:cs="Times New Roman"/>
          <w:sz w:val="24"/>
          <w:szCs w:val="24"/>
          <w:highlight w:val="yellow"/>
        </w:rPr>
        <w:t>Adyen</w:t>
      </w:r>
      <w:proofErr w:type="spellEnd"/>
      <w:r w:rsidRPr="00DD7CE9">
        <w:rPr>
          <w:rFonts w:ascii="Times New Roman" w:eastAsia="Times New Roman" w:hAnsi="Times New Roman" w:cs="Times New Roman"/>
          <w:sz w:val="24"/>
          <w:szCs w:val="24"/>
          <w:highlight w:val="yellow"/>
        </w:rPr>
        <w:t xml:space="preserve"> from the Deposit (as the Deposit is not calculated taking Refunds into account)</w:t>
      </w:r>
      <w:r w:rsidRPr="00F41649">
        <w:rPr>
          <w:rFonts w:ascii="Times New Roman" w:eastAsia="Times New Roman" w:hAnsi="Times New Roman" w:cs="Times New Roman"/>
          <w:sz w:val="24"/>
          <w:szCs w:val="24"/>
        </w:rPr>
        <w:t xml:space="preserve"> or funded from its own means. </w:t>
      </w:r>
      <w:commentRangeStart w:id="74"/>
      <w:r w:rsidRPr="00F41649">
        <w:rPr>
          <w:rFonts w:ascii="Times New Roman" w:eastAsia="Times New Roman" w:hAnsi="Times New Roman" w:cs="Times New Roman"/>
          <w:sz w:val="24"/>
          <w:szCs w:val="24"/>
        </w:rPr>
        <w:t xml:space="preserve">On Merchant's request an additional deposit specifically for funding Refunds may be created with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ensure the immediate execution of Refunds</w:t>
      </w:r>
      <w:commentRangeEnd w:id="74"/>
      <w:r w:rsidR="00DD7CE9">
        <w:rPr>
          <w:rStyle w:val="CommentReference"/>
        </w:rPr>
        <w:commentReference w:id="74"/>
      </w:r>
      <w:r w:rsidRPr="00F41649">
        <w:rPr>
          <w:rFonts w:ascii="Times New Roman" w:eastAsia="Times New Roman" w:hAnsi="Times New Roman" w:cs="Times New Roman"/>
          <w:sz w:val="24"/>
          <w:szCs w:val="24"/>
        </w:rPr>
        <w:t>, irrespective of then current Settlement amounts.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7.6 No refund of fees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DD7CE9">
        <w:rPr>
          <w:rFonts w:ascii="Times New Roman" w:eastAsia="Times New Roman" w:hAnsi="Times New Roman" w:cs="Times New Roman"/>
          <w:sz w:val="24"/>
          <w:szCs w:val="24"/>
          <w:highlight w:val="yellow"/>
        </w:rPr>
        <w:t>Fees charged for executing the original Transaction will not be refunded</w:t>
      </w:r>
      <w:r w:rsidRPr="00F41649">
        <w:rPr>
          <w:rFonts w:ascii="Times New Roman" w:eastAsia="Times New Roman" w:hAnsi="Times New Roman" w:cs="Times New Roman"/>
          <w:sz w:val="24"/>
          <w:szCs w:val="24"/>
        </w:rPr>
        <w:t xml:space="preserve"> in part or in whole to the Merchant if the Transaction is Refunded or made subject to a Chargeback.</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8. Property Rights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property rights in the Software and other materials and all other intellectual property rights related to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Services are owned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its licensors. The Merchant Agreement does not transfer any intellectual property rights with respect thereto and only provides Merchant a limited, non-exclusive and non-transferable license to use the Software and all other materials made available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solely for the purpose of using the Services in accordance with these terms and the applicable usage instructions communicated to Merchant via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website from time to time.</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9. Confidentiality, Privacy and Compliance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9.1 Confidentiality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All information relating to the Merchant or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designated as being confidential, and all information not expressly designated as confidential but which should reasonably be deemed confidential by reason of its nature or content, is considered "Confidential Information". Each party remains the owner of all data made available to the other party. Merchant acknowledges that the terms of the Merchant Agreement and any information provided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its Services (including communications from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support functions) are Confidential Information.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 Each party undertakes to take all necessary steps to protect the confidential nature of all Confidential Information of the other party, agreeing, in particular:</w:t>
      </w:r>
    </w:p>
    <w:p w:rsidR="00F41649" w:rsidRPr="00F41649" w:rsidRDefault="00F41649" w:rsidP="00F41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to share Confidential Information solely with personnel</w:t>
      </w:r>
      <w:ins w:id="75" w:author="AChow" w:date="2019-06-03T17:53:00Z">
        <w:r w:rsidR="00DD7CE9">
          <w:rPr>
            <w:rFonts w:ascii="Times New Roman" w:eastAsia="Times New Roman" w:hAnsi="Times New Roman" w:cs="Times New Roman"/>
            <w:sz w:val="24"/>
            <w:szCs w:val="24"/>
          </w:rPr>
          <w:t>,</w:t>
        </w:r>
      </w:ins>
      <w:r w:rsidRPr="00F41649">
        <w:rPr>
          <w:rFonts w:ascii="Times New Roman" w:eastAsia="Times New Roman" w:hAnsi="Times New Roman" w:cs="Times New Roman"/>
          <w:sz w:val="24"/>
          <w:szCs w:val="24"/>
        </w:rPr>
        <w:t xml:space="preserve"> </w:t>
      </w:r>
      <w:del w:id="76" w:author="AChow" w:date="2019-06-03T17:53:00Z">
        <w:r w:rsidRPr="00F41649" w:rsidDel="00DD7CE9">
          <w:rPr>
            <w:rFonts w:ascii="Times New Roman" w:eastAsia="Times New Roman" w:hAnsi="Times New Roman" w:cs="Times New Roman"/>
            <w:sz w:val="24"/>
            <w:szCs w:val="24"/>
          </w:rPr>
          <w:delText xml:space="preserve">and </w:delText>
        </w:r>
      </w:del>
      <w:r w:rsidRPr="00F41649">
        <w:rPr>
          <w:rFonts w:ascii="Times New Roman" w:eastAsia="Times New Roman" w:hAnsi="Times New Roman" w:cs="Times New Roman"/>
          <w:sz w:val="24"/>
          <w:szCs w:val="24"/>
        </w:rPr>
        <w:t>representatives</w:t>
      </w:r>
      <w:ins w:id="77" w:author="AChow" w:date="2019-06-03T17:54:00Z">
        <w:r w:rsidR="00DD7CE9">
          <w:rPr>
            <w:rFonts w:ascii="Times New Roman" w:eastAsia="Times New Roman" w:hAnsi="Times New Roman" w:cs="Times New Roman"/>
            <w:sz w:val="24"/>
            <w:szCs w:val="24"/>
          </w:rPr>
          <w:t>, agents and professional advisors</w:t>
        </w:r>
      </w:ins>
      <w:r w:rsidRPr="00F41649">
        <w:rPr>
          <w:rFonts w:ascii="Times New Roman" w:eastAsia="Times New Roman" w:hAnsi="Times New Roman" w:cs="Times New Roman"/>
          <w:sz w:val="24"/>
          <w:szCs w:val="24"/>
        </w:rPr>
        <w:t xml:space="preserve"> of the parties which have a need to have access to such information in order to exercise rights and obligations under the Merchant Agreement; and</w:t>
      </w:r>
    </w:p>
    <w:p w:rsidR="00F41649" w:rsidRPr="00F41649" w:rsidRDefault="00F41649" w:rsidP="00F416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to refrain from making any Confidential Information available to any third party without the prior written consent of the other party except for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where necessary to perform the Services.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obligation to maintain confidentiality does not apply to information:</w:t>
      </w:r>
    </w:p>
    <w:p w:rsidR="00F41649" w:rsidRPr="00F41649" w:rsidRDefault="00F41649" w:rsidP="00F41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available to the general public;</w:t>
      </w:r>
    </w:p>
    <w:p w:rsidR="00F41649" w:rsidRPr="00F41649" w:rsidRDefault="00F41649" w:rsidP="00F41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disclosed to one of the parties by a third party without any obligation of confidentiality;</w:t>
      </w:r>
    </w:p>
    <w:p w:rsidR="00F41649" w:rsidRPr="00F41649" w:rsidRDefault="00F41649" w:rsidP="00F41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already in the possession of or known to one of the parties at the time of disclosure;</w:t>
      </w:r>
    </w:p>
    <w:p w:rsidR="00F41649" w:rsidRPr="00F41649" w:rsidRDefault="00F41649" w:rsidP="00F41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developed independently of the Confidential Information by the other party; or</w:t>
      </w:r>
    </w:p>
    <w:p w:rsidR="00F41649" w:rsidRPr="00F41649" w:rsidRDefault="00F41649" w:rsidP="00F416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if and to the extent to one of the parties and/or their employees are obliged </w:t>
      </w:r>
      <w:ins w:id="78" w:author="AChow" w:date="2019-06-03T17:57:00Z">
        <w:r w:rsidR="0087044E">
          <w:rPr>
            <w:rFonts w:ascii="Times New Roman" w:eastAsia="Times New Roman" w:hAnsi="Times New Roman" w:cs="Times New Roman"/>
            <w:sz w:val="24"/>
            <w:szCs w:val="24"/>
          </w:rPr>
          <w:t xml:space="preserve">by law, </w:t>
        </w:r>
      </w:ins>
      <w:ins w:id="79" w:author="AChow" w:date="2019-06-03T18:12:00Z">
        <w:r w:rsidR="005E4D65">
          <w:rPr>
            <w:rFonts w:ascii="Times New Roman" w:eastAsia="Times New Roman" w:hAnsi="Times New Roman" w:cs="Times New Roman"/>
            <w:sz w:val="24"/>
            <w:szCs w:val="24"/>
          </w:rPr>
          <w:t xml:space="preserve">stock exchange, regulatory authority, </w:t>
        </w:r>
      </w:ins>
      <w:r w:rsidRPr="00F41649">
        <w:rPr>
          <w:rFonts w:ascii="Times New Roman" w:eastAsia="Times New Roman" w:hAnsi="Times New Roman" w:cs="Times New Roman"/>
          <w:sz w:val="24"/>
          <w:szCs w:val="24"/>
        </w:rPr>
        <w:t>under an act or by decision of a court or administrative authority to disclose such information.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obligation of confidentiality as described in this clause shall remain in effect </w:t>
      </w:r>
      <w:ins w:id="80" w:author="AChow" w:date="2019-06-03T18:13:00Z">
        <w:r w:rsidR="005E4D65">
          <w:rPr>
            <w:rFonts w:ascii="Times New Roman" w:eastAsia="Times New Roman" w:hAnsi="Times New Roman" w:cs="Times New Roman"/>
            <w:sz w:val="24"/>
            <w:szCs w:val="24"/>
          </w:rPr>
          <w:t>for a period of three (3) years</w:t>
        </w:r>
      </w:ins>
      <w:del w:id="81" w:author="AChow" w:date="2019-06-03T18:13:00Z">
        <w:r w:rsidRPr="00F41649" w:rsidDel="005E4D65">
          <w:rPr>
            <w:rFonts w:ascii="Times New Roman" w:eastAsia="Times New Roman" w:hAnsi="Times New Roman" w:cs="Times New Roman"/>
            <w:sz w:val="24"/>
            <w:szCs w:val="24"/>
          </w:rPr>
          <w:delText>also</w:delText>
        </w:r>
      </w:del>
      <w:r w:rsidRPr="00F41649">
        <w:rPr>
          <w:rFonts w:ascii="Times New Roman" w:eastAsia="Times New Roman" w:hAnsi="Times New Roman" w:cs="Times New Roman"/>
          <w:sz w:val="24"/>
          <w:szCs w:val="24"/>
        </w:rPr>
        <w:t xml:space="preserve"> following the termination of the Merchant Agreement, regardless of the grounds for termination.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following data is to be considered confidential, without need for special mention:</w:t>
      </w:r>
    </w:p>
    <w:p w:rsidR="00F41649" w:rsidRPr="00F41649" w:rsidRDefault="00F41649" w:rsidP="00F41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all financial data;</w:t>
      </w:r>
    </w:p>
    <w:p w:rsidR="00F41649" w:rsidRPr="00F41649" w:rsidRDefault="00F41649" w:rsidP="00F41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any agreed Merchant specific terms and conditions in the Merchant Agreement, if applicable; and</w:t>
      </w:r>
    </w:p>
    <w:p w:rsidR="00F41649" w:rsidRPr="00F41649" w:rsidRDefault="00F41649" w:rsidP="00F416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all user manuals, guides and any Software relating to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products and services.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9.2 Privacy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Where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processes personal data while performing the Services they will act as data processor under the direction and responsibility of the Merchant </w:t>
      </w:r>
      <w:commentRangeStart w:id="82"/>
      <w:r w:rsidRPr="00F41649">
        <w:rPr>
          <w:rFonts w:ascii="Times New Roman" w:eastAsia="Times New Roman" w:hAnsi="Times New Roman" w:cs="Times New Roman"/>
          <w:sz w:val="24"/>
          <w:szCs w:val="24"/>
        </w:rPr>
        <w:t>in accordance with EU Privacy Directive 95/46 and any successor (including EU Privacy Regulation 2016/679) and applicable Dutch privacy laws</w:t>
      </w:r>
      <w:commentRangeEnd w:id="82"/>
      <w:r w:rsidR="005E4D65">
        <w:rPr>
          <w:rStyle w:val="CommentReference"/>
        </w:rPr>
        <w:commentReference w:id="82"/>
      </w:r>
      <w:r w:rsidRPr="00F41649">
        <w:rPr>
          <w:rFonts w:ascii="Times New Roman" w:eastAsia="Times New Roman" w:hAnsi="Times New Roman" w:cs="Times New Roman"/>
          <w:sz w:val="24"/>
          <w:szCs w:val="24"/>
        </w:rPr>
        <w:t>. Merchant will comply with the personal data protection laws of the Merchant's country of origin and of those countries in which the Merchant offers its goods and/or services from time to time</w:t>
      </w:r>
      <w:commentRangeStart w:id="83"/>
      <w:r w:rsidRPr="00F41649">
        <w:rPr>
          <w:rFonts w:ascii="Times New Roman" w:eastAsia="Times New Roman" w:hAnsi="Times New Roman" w:cs="Times New Roman"/>
          <w:sz w:val="24"/>
          <w:szCs w:val="24"/>
        </w:rPr>
        <w:t xml:space="preserve">, in particular when processing and sending personal data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the context of using the Services and submitting transactions</w:t>
      </w:r>
      <w:commentRangeEnd w:id="83"/>
      <w:r w:rsidR="005E4D65">
        <w:rPr>
          <w:rStyle w:val="CommentReference"/>
        </w:rPr>
        <w:commentReference w:id="83"/>
      </w:r>
      <w:r w:rsidRPr="00F41649">
        <w:rPr>
          <w:rFonts w:ascii="Times New Roman" w:eastAsia="Times New Roman" w:hAnsi="Times New Roman" w:cs="Times New Roman"/>
          <w:sz w:val="24"/>
          <w:szCs w:val="24"/>
        </w:rPr>
        <w:t xml:space="preserve">. Both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and Merchant shall implement appropriate technical and </w:t>
      </w:r>
      <w:proofErr w:type="spellStart"/>
      <w:r w:rsidRPr="00F41649">
        <w:rPr>
          <w:rFonts w:ascii="Times New Roman" w:eastAsia="Times New Roman" w:hAnsi="Times New Roman" w:cs="Times New Roman"/>
          <w:sz w:val="24"/>
          <w:szCs w:val="24"/>
        </w:rPr>
        <w:t>organisational</w:t>
      </w:r>
      <w:proofErr w:type="spellEnd"/>
      <w:r w:rsidRPr="00F41649">
        <w:rPr>
          <w:rFonts w:ascii="Times New Roman" w:eastAsia="Times New Roman" w:hAnsi="Times New Roman" w:cs="Times New Roman"/>
          <w:sz w:val="24"/>
          <w:szCs w:val="24"/>
        </w:rPr>
        <w:t xml:space="preserve"> measures to protect personal data against misuse.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9.3 Compliance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Merchant's use of the Hosted Payment Page is PCI compliant under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PCI DSS certification for the Hosted Payment Pages subject to Merchant complying to these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Terms and Conditions.</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lastRenderedPageBreak/>
        <w:t>10. Duration and Cancellation</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10.1 Duration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Except where explicitly agreed otherwise in the Merchant Agreement, the Merchant Agreement is entered into for </w:t>
      </w:r>
      <w:r w:rsidRPr="007138D9">
        <w:rPr>
          <w:rFonts w:ascii="Times New Roman" w:eastAsia="Times New Roman" w:hAnsi="Times New Roman" w:cs="Times New Roman"/>
          <w:sz w:val="24"/>
          <w:szCs w:val="24"/>
          <w:highlight w:val="yellow"/>
        </w:rPr>
        <w:t>an indefinite period until it is terminated by either party by giving at least two (2) months' written notice</w:t>
      </w:r>
      <w:r w:rsidRPr="00F41649">
        <w:rPr>
          <w:rFonts w:ascii="Times New Roman" w:eastAsia="Times New Roman" w:hAnsi="Times New Roman" w:cs="Times New Roman"/>
          <w:sz w:val="24"/>
          <w:szCs w:val="24"/>
        </w:rPr>
        <w:t xml:space="preserve"> to the other party.</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10.2 Termination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has the right to terminate the Merchant Agreement </w:t>
      </w:r>
      <w:r w:rsidRPr="007138D9">
        <w:rPr>
          <w:rFonts w:ascii="Times New Roman" w:eastAsia="Times New Roman" w:hAnsi="Times New Roman" w:cs="Times New Roman"/>
          <w:sz w:val="24"/>
          <w:szCs w:val="24"/>
          <w:highlight w:val="yellow"/>
        </w:rPr>
        <w:t>immediately</w:t>
      </w:r>
      <w:r w:rsidRPr="00F41649">
        <w:rPr>
          <w:rFonts w:ascii="Times New Roman" w:eastAsia="Times New Roman" w:hAnsi="Times New Roman" w:cs="Times New Roman"/>
          <w:sz w:val="24"/>
          <w:szCs w:val="24"/>
        </w:rPr>
        <w:t xml:space="preserve"> if:</w:t>
      </w:r>
    </w:p>
    <w:p w:rsidR="00F41649" w:rsidRPr="00F41649" w:rsidRDefault="00F41649" w:rsidP="00F41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Service availability in any given calendar month is less than 90%; and/or</w:t>
      </w:r>
    </w:p>
    <w:p w:rsidR="00F41649" w:rsidRPr="00F41649" w:rsidRDefault="00F41649" w:rsidP="00F416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SLA commitments in clause 6 are </w:t>
      </w:r>
      <w:commentRangeStart w:id="84"/>
      <w:r w:rsidRPr="00F41649">
        <w:rPr>
          <w:rFonts w:ascii="Times New Roman" w:eastAsia="Times New Roman" w:hAnsi="Times New Roman" w:cs="Times New Roman"/>
          <w:sz w:val="24"/>
          <w:szCs w:val="24"/>
        </w:rPr>
        <w:t>not met during two consecutive quarters</w:t>
      </w:r>
      <w:commentRangeEnd w:id="84"/>
      <w:r w:rsidR="007138D9">
        <w:rPr>
          <w:rStyle w:val="CommentReference"/>
        </w:rPr>
        <w:commentReference w:id="84"/>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has the right to </w:t>
      </w:r>
      <w:r w:rsidRPr="001A25BF">
        <w:rPr>
          <w:rFonts w:ascii="Times New Roman" w:eastAsia="Times New Roman" w:hAnsi="Times New Roman" w:cs="Times New Roman"/>
          <w:sz w:val="24"/>
          <w:szCs w:val="24"/>
          <w:highlight w:val="yellow"/>
        </w:rPr>
        <w:t>terminate the Merchant Agreement and/or stop the processing or Settlement</w:t>
      </w:r>
      <w:r w:rsidRPr="00F41649">
        <w:rPr>
          <w:rFonts w:ascii="Times New Roman" w:eastAsia="Times New Roman" w:hAnsi="Times New Roman" w:cs="Times New Roman"/>
          <w:sz w:val="24"/>
          <w:szCs w:val="24"/>
        </w:rPr>
        <w:t xml:space="preserve"> of Transactions for Merchant </w:t>
      </w:r>
      <w:r w:rsidRPr="001A25BF">
        <w:rPr>
          <w:rFonts w:ascii="Times New Roman" w:eastAsia="Times New Roman" w:hAnsi="Times New Roman" w:cs="Times New Roman"/>
          <w:sz w:val="24"/>
          <w:szCs w:val="24"/>
          <w:highlight w:val="yellow"/>
        </w:rPr>
        <w:t>immediately</w:t>
      </w:r>
      <w:r w:rsidRPr="00F41649">
        <w:rPr>
          <w:rFonts w:ascii="Times New Roman" w:eastAsia="Times New Roman" w:hAnsi="Times New Roman" w:cs="Times New Roman"/>
          <w:sz w:val="24"/>
          <w:szCs w:val="24"/>
        </w:rPr>
        <w:t xml:space="preserve"> in part or in whole if:</w:t>
      </w:r>
    </w:p>
    <w:p w:rsidR="00F41649" w:rsidRPr="00F41649" w:rsidRDefault="00F41649" w:rsidP="00F41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provision of Merchant's Services/Products is </w:t>
      </w:r>
      <w:r w:rsidRPr="001A25BF">
        <w:rPr>
          <w:rFonts w:ascii="Times New Roman" w:eastAsia="Times New Roman" w:hAnsi="Times New Roman" w:cs="Times New Roman"/>
          <w:sz w:val="24"/>
          <w:szCs w:val="24"/>
          <w:highlight w:val="yellow"/>
        </w:rPr>
        <w:t>reasonably suspected</w:t>
      </w:r>
      <w:r w:rsidRPr="00F41649">
        <w:rPr>
          <w:rFonts w:ascii="Times New Roman" w:eastAsia="Times New Roman" w:hAnsi="Times New Roman" w:cs="Times New Roman"/>
          <w:sz w:val="24"/>
          <w:szCs w:val="24"/>
        </w:rPr>
        <w:t xml:space="preserv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be </w:t>
      </w:r>
      <w:r w:rsidRPr="001A25BF">
        <w:rPr>
          <w:rFonts w:ascii="Times New Roman" w:eastAsia="Times New Roman" w:hAnsi="Times New Roman" w:cs="Times New Roman"/>
          <w:sz w:val="24"/>
          <w:szCs w:val="24"/>
          <w:highlight w:val="yellow"/>
        </w:rPr>
        <w:t>in breach with legislation</w:t>
      </w:r>
      <w:r w:rsidRPr="00F41649">
        <w:rPr>
          <w:rFonts w:ascii="Times New Roman" w:eastAsia="Times New Roman" w:hAnsi="Times New Roman" w:cs="Times New Roman"/>
          <w:sz w:val="24"/>
          <w:szCs w:val="24"/>
        </w:rPr>
        <w:t xml:space="preserve"> in the country where the Merchant Services/Products are offered from or to;</w:t>
      </w:r>
    </w:p>
    <w:p w:rsidR="00F41649" w:rsidRPr="00F41649" w:rsidRDefault="00F41649" w:rsidP="00F41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has </w:t>
      </w:r>
      <w:r w:rsidRPr="001A25BF">
        <w:rPr>
          <w:rFonts w:ascii="Times New Roman" w:eastAsia="Times New Roman" w:hAnsi="Times New Roman" w:cs="Times New Roman"/>
          <w:sz w:val="24"/>
          <w:szCs w:val="24"/>
          <w:highlight w:val="yellow"/>
        </w:rPr>
        <w:t xml:space="preserve">materially changed the type of Merchant Services or Merchant Products without obtaining </w:t>
      </w:r>
      <w:proofErr w:type="spellStart"/>
      <w:r w:rsidRPr="001A25BF">
        <w:rPr>
          <w:rFonts w:ascii="Times New Roman" w:eastAsia="Times New Roman" w:hAnsi="Times New Roman" w:cs="Times New Roman"/>
          <w:sz w:val="24"/>
          <w:szCs w:val="24"/>
          <w:highlight w:val="yellow"/>
        </w:rPr>
        <w:t>Adyen's</w:t>
      </w:r>
      <w:proofErr w:type="spellEnd"/>
      <w:r w:rsidRPr="001A25BF">
        <w:rPr>
          <w:rFonts w:ascii="Times New Roman" w:eastAsia="Times New Roman" w:hAnsi="Times New Roman" w:cs="Times New Roman"/>
          <w:sz w:val="24"/>
          <w:szCs w:val="24"/>
          <w:highlight w:val="yellow"/>
        </w:rPr>
        <w:t xml:space="preserve"> prior written permission</w:t>
      </w:r>
      <w:r w:rsidRPr="00F41649">
        <w:rPr>
          <w:rFonts w:ascii="Times New Roman" w:eastAsia="Times New Roman" w:hAnsi="Times New Roman" w:cs="Times New Roman"/>
          <w:sz w:val="24"/>
          <w:szCs w:val="24"/>
        </w:rPr>
        <w:t xml:space="preserve"> to use the Services for the new or changed types of Merchant Services or Merchant Products;</w:t>
      </w:r>
    </w:p>
    <w:p w:rsidR="00F41649" w:rsidRPr="00F41649" w:rsidRDefault="00F41649" w:rsidP="00F416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Merchant </w:t>
      </w:r>
      <w:r w:rsidRPr="001A25BF">
        <w:rPr>
          <w:rFonts w:ascii="Times New Roman" w:eastAsia="Times New Roman" w:hAnsi="Times New Roman" w:cs="Times New Roman"/>
          <w:sz w:val="24"/>
          <w:szCs w:val="24"/>
          <w:highlight w:val="yellow"/>
        </w:rPr>
        <w:t>materially breaches</w:t>
      </w:r>
      <w:r w:rsidRPr="00F41649">
        <w:rPr>
          <w:rFonts w:ascii="Times New Roman" w:eastAsia="Times New Roman" w:hAnsi="Times New Roman" w:cs="Times New Roman"/>
          <w:sz w:val="24"/>
          <w:szCs w:val="24"/>
        </w:rPr>
        <w:t xml:space="preserve"> </w:t>
      </w:r>
      <w:r w:rsidRPr="001A25BF">
        <w:rPr>
          <w:rFonts w:ascii="Times New Roman" w:eastAsia="Times New Roman" w:hAnsi="Times New Roman" w:cs="Times New Roman"/>
          <w:sz w:val="24"/>
          <w:szCs w:val="24"/>
          <w:highlight w:val="yellow"/>
        </w:rPr>
        <w:t>any of the terms of the Merchant Agreement</w:t>
      </w:r>
      <w:r w:rsidRPr="00F41649">
        <w:rPr>
          <w:rFonts w:ascii="Times New Roman" w:eastAsia="Times New Roman" w:hAnsi="Times New Roman" w:cs="Times New Roman"/>
          <w:sz w:val="24"/>
          <w:szCs w:val="24"/>
        </w:rPr>
        <w:t xml:space="preserve">, the </w:t>
      </w:r>
      <w:commentRangeStart w:id="85"/>
      <w:r w:rsidRPr="001A25BF">
        <w:rPr>
          <w:rFonts w:ascii="Times New Roman" w:eastAsia="Times New Roman" w:hAnsi="Times New Roman" w:cs="Times New Roman"/>
          <w:sz w:val="24"/>
          <w:szCs w:val="24"/>
          <w:highlight w:val="yellow"/>
        </w:rPr>
        <w:t xml:space="preserve">Scheme Rules </w:t>
      </w:r>
      <w:commentRangeEnd w:id="85"/>
      <w:r w:rsidR="001A25BF">
        <w:rPr>
          <w:rStyle w:val="CommentReference"/>
        </w:rPr>
        <w:commentReference w:id="85"/>
      </w:r>
      <w:r w:rsidRPr="001A25BF">
        <w:rPr>
          <w:rFonts w:ascii="Times New Roman" w:eastAsia="Times New Roman" w:hAnsi="Times New Roman" w:cs="Times New Roman"/>
          <w:sz w:val="24"/>
          <w:szCs w:val="24"/>
          <w:highlight w:val="yellow"/>
        </w:rPr>
        <w:t>and/or applicable laws</w:t>
      </w:r>
      <w:r w:rsidRPr="00F41649">
        <w:rPr>
          <w:rFonts w:ascii="Times New Roman" w:eastAsia="Times New Roman" w:hAnsi="Times New Roman" w:cs="Times New Roman"/>
          <w:sz w:val="24"/>
          <w:szCs w:val="24"/>
        </w:rPr>
        <w:t xml:space="preserve"> in the context of using the Services;</w:t>
      </w:r>
    </w:p>
    <w:p w:rsidR="00F41649" w:rsidRPr="00F41649" w:rsidRDefault="00F41649" w:rsidP="00F41649">
      <w:pPr>
        <w:numPr>
          <w:ilvl w:val="0"/>
          <w:numId w:val="6"/>
        </w:numPr>
        <w:spacing w:before="100" w:beforeAutospacing="1" w:after="100" w:afterAutospacing="1" w:line="240" w:lineRule="auto"/>
        <w:rPr>
          <w:rFonts w:ascii="Times New Roman" w:eastAsia="Times New Roman" w:hAnsi="Times New Roman" w:cs="Times New Roman"/>
          <w:sz w:val="24"/>
          <w:szCs w:val="24"/>
        </w:rPr>
      </w:pPr>
      <w:commentRangeStart w:id="86"/>
      <w:r w:rsidRPr="001A25BF">
        <w:rPr>
          <w:rFonts w:ascii="Times New Roman" w:eastAsia="Times New Roman" w:hAnsi="Times New Roman" w:cs="Times New Roman"/>
          <w:sz w:val="24"/>
          <w:szCs w:val="24"/>
          <w:highlight w:val="yellow"/>
        </w:rPr>
        <w:t xml:space="preserve">An Acquirer or Scheme Owner demands </w:t>
      </w:r>
      <w:proofErr w:type="spellStart"/>
      <w:r w:rsidRPr="001A25BF">
        <w:rPr>
          <w:rFonts w:ascii="Times New Roman" w:eastAsia="Times New Roman" w:hAnsi="Times New Roman" w:cs="Times New Roman"/>
          <w:sz w:val="24"/>
          <w:szCs w:val="24"/>
          <w:highlight w:val="yellow"/>
        </w:rPr>
        <w:t>Adyen</w:t>
      </w:r>
      <w:proofErr w:type="spellEnd"/>
      <w:r w:rsidRPr="001A25BF">
        <w:rPr>
          <w:rFonts w:ascii="Times New Roman" w:eastAsia="Times New Roman" w:hAnsi="Times New Roman" w:cs="Times New Roman"/>
          <w:sz w:val="24"/>
          <w:szCs w:val="24"/>
          <w:highlight w:val="yellow"/>
        </w:rPr>
        <w:t xml:space="preserve"> </w:t>
      </w:r>
      <w:commentRangeEnd w:id="86"/>
      <w:r w:rsidR="001A25BF">
        <w:rPr>
          <w:rStyle w:val="CommentReference"/>
        </w:rPr>
        <w:commentReference w:id="86"/>
      </w:r>
      <w:r w:rsidRPr="001A25BF">
        <w:rPr>
          <w:rFonts w:ascii="Times New Roman" w:eastAsia="Times New Roman" w:hAnsi="Times New Roman" w:cs="Times New Roman"/>
          <w:sz w:val="24"/>
          <w:szCs w:val="24"/>
          <w:highlight w:val="yellow"/>
        </w:rPr>
        <w:t>to terminate or suspend</w:t>
      </w:r>
      <w:r w:rsidRPr="00F41649">
        <w:rPr>
          <w:rFonts w:ascii="Times New Roman" w:eastAsia="Times New Roman" w:hAnsi="Times New Roman" w:cs="Times New Roman"/>
          <w:sz w:val="24"/>
          <w:szCs w:val="24"/>
        </w:rPr>
        <w:t xml:space="preserve"> providing Services to Merchant with respect to Payment Methods made available by such Acquirer or Scheme Owner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or</w:t>
      </w:r>
    </w:p>
    <w:p w:rsidR="00F41649" w:rsidRPr="00F41649" w:rsidRDefault="00F41649" w:rsidP="00F4164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finds there are </w:t>
      </w:r>
      <w:r w:rsidRPr="00E549F8">
        <w:rPr>
          <w:rFonts w:ascii="Times New Roman" w:eastAsia="Times New Roman" w:hAnsi="Times New Roman" w:cs="Times New Roman"/>
          <w:sz w:val="24"/>
          <w:szCs w:val="24"/>
          <w:highlight w:val="yellow"/>
        </w:rPr>
        <w:t>clear indications</w:t>
      </w:r>
      <w:r w:rsidRPr="00F41649">
        <w:rPr>
          <w:rFonts w:ascii="Times New Roman" w:eastAsia="Times New Roman" w:hAnsi="Times New Roman" w:cs="Times New Roman"/>
          <w:sz w:val="24"/>
          <w:szCs w:val="24"/>
        </w:rPr>
        <w:t xml:space="preserve"> that </w:t>
      </w:r>
      <w:r w:rsidRPr="00E549F8">
        <w:rPr>
          <w:rFonts w:ascii="Times New Roman" w:eastAsia="Times New Roman" w:hAnsi="Times New Roman" w:cs="Times New Roman"/>
          <w:sz w:val="24"/>
          <w:szCs w:val="24"/>
          <w:highlight w:val="yellow"/>
        </w:rPr>
        <w:t>Merchant is, or is likely to become insolvent</w:t>
      </w:r>
      <w:r w:rsidRPr="00F41649">
        <w:rPr>
          <w:rFonts w:ascii="Times New Roman" w:eastAsia="Times New Roman" w:hAnsi="Times New Roman" w:cs="Times New Roman"/>
          <w:sz w:val="24"/>
          <w:szCs w:val="24"/>
        </w:rPr>
        <w:t xml:space="preserve"> and/or </w:t>
      </w:r>
      <w:r w:rsidRPr="00E549F8">
        <w:rPr>
          <w:rFonts w:ascii="Times New Roman" w:eastAsia="Times New Roman" w:hAnsi="Times New Roman" w:cs="Times New Roman"/>
          <w:sz w:val="24"/>
          <w:szCs w:val="24"/>
          <w:highlight w:val="yellow"/>
        </w:rPr>
        <w:t>unable to provide</w:t>
      </w:r>
      <w:r w:rsidRPr="00F41649">
        <w:rPr>
          <w:rFonts w:ascii="Times New Roman" w:eastAsia="Times New Roman" w:hAnsi="Times New Roman" w:cs="Times New Roman"/>
          <w:sz w:val="24"/>
          <w:szCs w:val="24"/>
        </w:rPr>
        <w:t xml:space="preserve"> a material part of the Merchant's Products and/or Services.</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11. Liability</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11.1 No liability for scheme owners and third party acquirers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w:t>
      </w:r>
      <w:r w:rsidRPr="00E549F8">
        <w:rPr>
          <w:rFonts w:ascii="Times New Roman" w:eastAsia="Times New Roman" w:hAnsi="Times New Roman" w:cs="Times New Roman"/>
          <w:sz w:val="24"/>
          <w:szCs w:val="24"/>
          <w:highlight w:val="yellow"/>
        </w:rPr>
        <w:t>only be liable for its own acts or omissions</w:t>
      </w:r>
      <w:r w:rsidRPr="00F41649">
        <w:rPr>
          <w:rFonts w:ascii="Times New Roman" w:eastAsia="Times New Roman" w:hAnsi="Times New Roman" w:cs="Times New Roman"/>
          <w:sz w:val="24"/>
          <w:szCs w:val="24"/>
        </w:rPr>
        <w:t xml:space="preserve"> and </w:t>
      </w:r>
      <w:r w:rsidRPr="00E549F8">
        <w:rPr>
          <w:rFonts w:ascii="Times New Roman" w:eastAsia="Times New Roman" w:hAnsi="Times New Roman" w:cs="Times New Roman"/>
          <w:sz w:val="24"/>
          <w:szCs w:val="24"/>
          <w:highlight w:val="yellow"/>
        </w:rPr>
        <w:t xml:space="preserve">not for acts or omissions of </w:t>
      </w:r>
      <w:commentRangeStart w:id="87"/>
      <w:r w:rsidRPr="00E549F8">
        <w:rPr>
          <w:rFonts w:ascii="Times New Roman" w:eastAsia="Times New Roman" w:hAnsi="Times New Roman" w:cs="Times New Roman"/>
          <w:sz w:val="24"/>
          <w:szCs w:val="24"/>
          <w:highlight w:val="yellow"/>
        </w:rPr>
        <w:t>third parties</w:t>
      </w:r>
      <w:commentRangeEnd w:id="87"/>
      <w:r w:rsidR="00E549F8">
        <w:rPr>
          <w:rStyle w:val="CommentReference"/>
        </w:rPr>
        <w:commentReference w:id="87"/>
      </w:r>
      <w:r w:rsidRPr="00F41649">
        <w:rPr>
          <w:rFonts w:ascii="Times New Roman" w:eastAsia="Times New Roman" w:hAnsi="Times New Roman" w:cs="Times New Roman"/>
          <w:sz w:val="24"/>
          <w:szCs w:val="24"/>
        </w:rPr>
        <w:t xml:space="preserve">. This exclusion expressly applies to acts or omissions of Scheme Owners and Acquirers or for events or activities originating outside the systems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(such as internet disturbances or malfunctions in third party systems), </w:t>
      </w:r>
      <w:r w:rsidRPr="00E549F8">
        <w:rPr>
          <w:rFonts w:ascii="Times New Roman" w:eastAsia="Times New Roman" w:hAnsi="Times New Roman" w:cs="Times New Roman"/>
          <w:sz w:val="24"/>
          <w:szCs w:val="24"/>
          <w:highlight w:val="yellow"/>
        </w:rPr>
        <w:t xml:space="preserve">except in case such events were caused by the intent or gross negligence of </w:t>
      </w:r>
      <w:proofErr w:type="spellStart"/>
      <w:r w:rsidRPr="00E549F8">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11.2 Reserved</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11.3 Limitation of liability</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commentRangeStart w:id="88"/>
      <w:r w:rsidRPr="00F41649">
        <w:rPr>
          <w:rFonts w:ascii="Times New Roman" w:eastAsia="Times New Roman" w:hAnsi="Times New Roman" w:cs="Times New Roman"/>
          <w:sz w:val="24"/>
          <w:szCs w:val="24"/>
        </w:rPr>
        <w:lastRenderedPageBreak/>
        <w:t xml:space="preserve">The total liability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under the Merchant Agreement towards Merchant for breach of contract, tort or under any other legal theory in any calendar year is limited to an amount equal to the total Processing Fees paid by the Merchant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during the previous full calendar year (or if no Services were provided in the previous calendar year, the total Processing Fees paid in the initial 12 months of the term of the Merchant Agreement).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not be liable for breach of contract, tort or under any other legal theory for any loss of profit, business, contracts, revenues or anticipated savings, or damage to good name; or for any special, indirect, or consequential damages.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Neither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nor any other party to the Merchant Agreement excludes or limits its liability under the Merchant Agreement for intent, gross negligence, death, fraud or personal injury.</w:t>
      </w:r>
      <w:commentRangeEnd w:id="88"/>
      <w:r w:rsidR="000F24CA">
        <w:rPr>
          <w:rStyle w:val="CommentReference"/>
        </w:rPr>
        <w:commentReference w:id="88"/>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12. Indemnification and Fines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If any claims for damages, costs and expenses are asserted against Merchant by third parties asserting that these third parties are the owner of any rights regarding the Software and/or systems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indemnify Merchant without delay from these third-party claims, including Merchants reasonable costs of its legal </w:t>
      </w:r>
      <w:proofErr w:type="spellStart"/>
      <w:r w:rsidRPr="00F41649">
        <w:rPr>
          <w:rFonts w:ascii="Times New Roman" w:eastAsia="Times New Roman" w:hAnsi="Times New Roman" w:cs="Times New Roman"/>
          <w:sz w:val="24"/>
          <w:szCs w:val="24"/>
        </w:rPr>
        <w:t>defence</w:t>
      </w:r>
      <w:proofErr w:type="spellEnd"/>
      <w:r w:rsidRPr="00F41649">
        <w:rPr>
          <w:rFonts w:ascii="Times New Roman" w:eastAsia="Times New Roman" w:hAnsi="Times New Roman" w:cs="Times New Roman"/>
          <w:sz w:val="24"/>
          <w:szCs w:val="24"/>
        </w:rPr>
        <w:t xml:space="preserve">, and offer Merchant the necessary assistance in its legal </w:t>
      </w:r>
      <w:proofErr w:type="spellStart"/>
      <w:r w:rsidRPr="00F41649">
        <w:rPr>
          <w:rFonts w:ascii="Times New Roman" w:eastAsia="Times New Roman" w:hAnsi="Times New Roman" w:cs="Times New Roman"/>
          <w:sz w:val="24"/>
          <w:szCs w:val="24"/>
        </w:rPr>
        <w:t>defence</w:t>
      </w:r>
      <w:proofErr w:type="spellEnd"/>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0F24CA">
        <w:rPr>
          <w:rFonts w:ascii="Times New Roman" w:eastAsia="Times New Roman" w:hAnsi="Times New Roman" w:cs="Times New Roman"/>
          <w:sz w:val="24"/>
          <w:szCs w:val="24"/>
          <w:highlight w:val="yellow"/>
        </w:rPr>
        <w:t>Merchant shall indemnify</w:t>
      </w:r>
      <w:r w:rsidRPr="00F41649">
        <w:rPr>
          <w:rFonts w:ascii="Times New Roman" w:eastAsia="Times New Roman" w:hAnsi="Times New Roman" w:cs="Times New Roman"/>
          <w:sz w:val="24"/>
          <w:szCs w:val="24"/>
        </w:rPr>
        <w:t xml:space="preserve"> and hold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harmless from any claim (including legal fees) brought against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by any third party (expressly including Scheme Owners and Acquirers and their claims for payments of Fines) </w:t>
      </w:r>
      <w:r w:rsidRPr="000F24CA">
        <w:rPr>
          <w:rFonts w:ascii="Times New Roman" w:eastAsia="Times New Roman" w:hAnsi="Times New Roman" w:cs="Times New Roman"/>
          <w:sz w:val="24"/>
          <w:szCs w:val="24"/>
          <w:highlight w:val="yellow"/>
        </w:rPr>
        <w:t xml:space="preserve">as a result of Merchant's breach of the terms of the Merchant Agreement, applicable laws and/or the </w:t>
      </w:r>
      <w:commentRangeStart w:id="89"/>
      <w:r w:rsidRPr="000F24CA">
        <w:rPr>
          <w:rFonts w:ascii="Times New Roman" w:eastAsia="Times New Roman" w:hAnsi="Times New Roman" w:cs="Times New Roman"/>
          <w:sz w:val="24"/>
          <w:szCs w:val="24"/>
          <w:highlight w:val="yellow"/>
        </w:rPr>
        <w:t>Scheme Rules</w:t>
      </w:r>
      <w:r w:rsidRPr="00F41649">
        <w:rPr>
          <w:rFonts w:ascii="Times New Roman" w:eastAsia="Times New Roman" w:hAnsi="Times New Roman" w:cs="Times New Roman"/>
          <w:sz w:val="24"/>
          <w:szCs w:val="24"/>
        </w:rPr>
        <w:t xml:space="preserve"> </w:t>
      </w:r>
      <w:commentRangeEnd w:id="89"/>
      <w:r w:rsidR="000F24CA">
        <w:rPr>
          <w:rStyle w:val="CommentReference"/>
        </w:rPr>
        <w:commentReference w:id="89"/>
      </w:r>
      <w:r w:rsidRPr="00F41649">
        <w:rPr>
          <w:rFonts w:ascii="Times New Roman" w:eastAsia="Times New Roman" w:hAnsi="Times New Roman" w:cs="Times New Roman"/>
          <w:sz w:val="24"/>
          <w:szCs w:val="24"/>
        </w:rPr>
        <w:t>applying to the Payment Methods used by Merchant.</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13. General Provisions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13.1 Transfer</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be entitled, at any time, to assign, novate or otherwise transfer the Merchant Agreement to another company in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group, (i.e., a company with at least 50% the same shareholders), without the prior consent of the Merchant by providing written notice to Merchant of such </w:t>
      </w:r>
      <w:commentRangeStart w:id="91"/>
      <w:r w:rsidRPr="00F41649">
        <w:rPr>
          <w:rFonts w:ascii="Times New Roman" w:eastAsia="Times New Roman" w:hAnsi="Times New Roman" w:cs="Times New Roman"/>
          <w:sz w:val="24"/>
          <w:szCs w:val="24"/>
        </w:rPr>
        <w:t>transfer</w:t>
      </w:r>
      <w:commentRangeEnd w:id="91"/>
      <w:r w:rsidR="000F24CA">
        <w:rPr>
          <w:rStyle w:val="CommentReference"/>
        </w:rPr>
        <w:commentReference w:id="91"/>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13.2 Null provisions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 the event that any provision in the Merchant Agreement (including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Terms and Conditions) is declared null and void or inapplicable, said provision shall be deemed non-existent, and all other provisions of the Merchant Agreement (including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Terms and Conditions) shall remain applicable. The parties undertake to take all steps to eliminate the provision declared null and void and/or inapplicable and to replace the same with a provision approaching, insofar as possible, the economic objective of the provision declared null and/or inapplicable.</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13.3 Entire agreement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lastRenderedPageBreak/>
        <w:t xml:space="preserve">The Merchant Agreement </w:t>
      </w:r>
      <w:commentRangeStart w:id="92"/>
      <w:r w:rsidRPr="00F41649">
        <w:rPr>
          <w:rFonts w:ascii="Times New Roman" w:eastAsia="Times New Roman" w:hAnsi="Times New Roman" w:cs="Times New Roman"/>
          <w:sz w:val="24"/>
          <w:szCs w:val="24"/>
        </w:rPr>
        <w:t xml:space="preserve">contains all the commitments between the parties </w:t>
      </w:r>
      <w:commentRangeEnd w:id="92"/>
      <w:r w:rsidR="001210FE">
        <w:rPr>
          <w:rStyle w:val="CommentReference"/>
        </w:rPr>
        <w:commentReference w:id="92"/>
      </w:r>
      <w:r w:rsidRPr="00F41649">
        <w:rPr>
          <w:rFonts w:ascii="Times New Roman" w:eastAsia="Times New Roman" w:hAnsi="Times New Roman" w:cs="Times New Roman"/>
          <w:sz w:val="24"/>
          <w:szCs w:val="24"/>
        </w:rPr>
        <w:t xml:space="preserve">and replaces all other prior contractual commitments between the parties. No representation, warranty or undertaking given by any of the parties to any of the other parties under the Merchant Agreement shall be of any force or effect </w:t>
      </w:r>
      <w:commentRangeStart w:id="93"/>
      <w:r w:rsidRPr="00F41649">
        <w:rPr>
          <w:rFonts w:ascii="Times New Roman" w:eastAsia="Times New Roman" w:hAnsi="Times New Roman" w:cs="Times New Roman"/>
          <w:sz w:val="24"/>
          <w:szCs w:val="24"/>
        </w:rPr>
        <w:t>unless expressly reduced to writing and repeated in the Merchant Agreement</w:t>
      </w:r>
      <w:commentRangeEnd w:id="93"/>
      <w:r w:rsidR="001210FE">
        <w:rPr>
          <w:rStyle w:val="CommentReference"/>
        </w:rPr>
        <w:commentReference w:id="93"/>
      </w:r>
      <w:r w:rsidRPr="00F41649">
        <w:rPr>
          <w:rFonts w:ascii="Times New Roman" w:eastAsia="Times New Roman" w:hAnsi="Times New Roman" w:cs="Times New Roman"/>
          <w:sz w:val="24"/>
          <w:szCs w:val="24"/>
        </w:rPr>
        <w:t>, and all implied or prior representations, warranties and undertakings are, save to the extent expressly set out in the Merchant Agreement, expressly excluded to the fullest extent permitted by law.</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13.4 Use of name of the parties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agrees that its name and standard logo (as published by the Merchant) may be included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on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client list on its website and in its sales materials. </w:t>
      </w:r>
      <w:ins w:id="94" w:author="AChow" w:date="2019-06-04T12:35:00Z">
        <w:r w:rsidR="005315ED">
          <w:rPr>
            <w:rFonts w:ascii="Times New Roman" w:eastAsia="Times New Roman" w:hAnsi="Times New Roman" w:cs="Times New Roman"/>
            <w:sz w:val="24"/>
            <w:szCs w:val="24"/>
          </w:rPr>
          <w:t xml:space="preserve">Without Merchant’s prior written </w:t>
        </w:r>
      </w:ins>
      <w:ins w:id="95" w:author="AChow" w:date="2019-06-04T12:37:00Z">
        <w:r w:rsidR="005315ED">
          <w:rPr>
            <w:rFonts w:ascii="Times New Roman" w:eastAsia="Times New Roman" w:hAnsi="Times New Roman" w:cs="Times New Roman"/>
            <w:sz w:val="24"/>
            <w:szCs w:val="24"/>
          </w:rPr>
          <w:t>approval</w:t>
        </w:r>
      </w:ins>
      <w:ins w:id="96" w:author="AChow" w:date="2019-06-04T12:35:00Z">
        <w:r w:rsidR="005315ED">
          <w:rPr>
            <w:rFonts w:ascii="Times New Roman" w:eastAsia="Times New Roman" w:hAnsi="Times New Roman" w:cs="Times New Roman"/>
            <w:sz w:val="24"/>
            <w:szCs w:val="24"/>
          </w:rPr>
          <w:t xml:space="preserve"> which Merchant may withhold in its discretion,  </w:t>
        </w:r>
      </w:ins>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shall be entitled to use said list </w:t>
      </w:r>
      <w:del w:id="97" w:author="AChow" w:date="2019-06-04T12:35:00Z">
        <w:r w:rsidRPr="00F41649" w:rsidDel="005315ED">
          <w:rPr>
            <w:rFonts w:ascii="Times New Roman" w:eastAsia="Times New Roman" w:hAnsi="Times New Roman" w:cs="Times New Roman"/>
            <w:sz w:val="24"/>
            <w:szCs w:val="24"/>
          </w:rPr>
          <w:delText xml:space="preserve">freely </w:delText>
        </w:r>
      </w:del>
      <w:commentRangeStart w:id="98"/>
      <w:r w:rsidRPr="00F41649">
        <w:rPr>
          <w:rFonts w:ascii="Times New Roman" w:eastAsia="Times New Roman" w:hAnsi="Times New Roman" w:cs="Times New Roman"/>
          <w:sz w:val="24"/>
          <w:szCs w:val="24"/>
        </w:rPr>
        <w:t>in its commercial efforts</w:t>
      </w:r>
      <w:commentRangeEnd w:id="98"/>
      <w:r w:rsidR="005315ED">
        <w:rPr>
          <w:rStyle w:val="CommentReference"/>
        </w:rPr>
        <w:commentReference w:id="98"/>
      </w:r>
      <w:r w:rsidRPr="00F41649">
        <w:rPr>
          <w:rFonts w:ascii="Times New Roman" w:eastAsia="Times New Roman" w:hAnsi="Times New Roman" w:cs="Times New Roman"/>
          <w:sz w:val="24"/>
          <w:szCs w:val="24"/>
        </w:rPr>
        <w:t>.</w:t>
      </w:r>
      <w:del w:id="99" w:author="AChow" w:date="2019-06-04T12:35:00Z">
        <w:r w:rsidRPr="00F41649" w:rsidDel="005315ED">
          <w:rPr>
            <w:rFonts w:ascii="Times New Roman" w:eastAsia="Times New Roman" w:hAnsi="Times New Roman" w:cs="Times New Roman"/>
            <w:sz w:val="24"/>
            <w:szCs w:val="24"/>
          </w:rPr>
          <w:delText xml:space="preserve"> Any other use of Merchant's name, logo or information shall only occur with Merchant's prior written approval which Merchant may withhold in its discretion</w:delText>
        </w:r>
      </w:del>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Merchant may on its website in the section "frequently asked questions", or in a similar informational section on its website, refer to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its payment service provider, explaining that this is the reason why the name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appear on bank statements of the customer. Merchant may also include an internet link to the website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 such context. Merchant </w:t>
      </w:r>
      <w:r w:rsidRPr="005315ED">
        <w:rPr>
          <w:rFonts w:ascii="Times New Roman" w:eastAsia="Times New Roman" w:hAnsi="Times New Roman" w:cs="Times New Roman"/>
          <w:sz w:val="24"/>
          <w:szCs w:val="24"/>
          <w:highlight w:val="yellow"/>
        </w:rPr>
        <w:t xml:space="preserve">may not mention </w:t>
      </w:r>
      <w:proofErr w:type="spellStart"/>
      <w:r w:rsidRPr="005315ED">
        <w:rPr>
          <w:rFonts w:ascii="Times New Roman" w:eastAsia="Times New Roman" w:hAnsi="Times New Roman" w:cs="Times New Roman"/>
          <w:sz w:val="24"/>
          <w:szCs w:val="24"/>
          <w:highlight w:val="yellow"/>
        </w:rPr>
        <w:t>Adyen</w:t>
      </w:r>
      <w:proofErr w:type="spellEnd"/>
      <w:r w:rsidRPr="005315ED">
        <w:rPr>
          <w:rFonts w:ascii="Times New Roman" w:eastAsia="Times New Roman" w:hAnsi="Times New Roman" w:cs="Times New Roman"/>
          <w:sz w:val="24"/>
          <w:szCs w:val="24"/>
          <w:highlight w:val="yellow"/>
        </w:rPr>
        <w:t xml:space="preserve"> on the home page of its website in any situation</w:t>
      </w:r>
      <w:r w:rsidRPr="00F41649">
        <w:rPr>
          <w:rFonts w:ascii="Times New Roman" w:eastAsia="Times New Roman" w:hAnsi="Times New Roman" w:cs="Times New Roman"/>
          <w:sz w:val="24"/>
          <w:szCs w:val="24"/>
        </w:rPr>
        <w:t xml:space="preserve">. Merchant must in each case also </w:t>
      </w:r>
      <w:commentRangeStart w:id="100"/>
      <w:r w:rsidRPr="00F41649">
        <w:rPr>
          <w:rFonts w:ascii="Times New Roman" w:eastAsia="Times New Roman" w:hAnsi="Times New Roman" w:cs="Times New Roman"/>
          <w:sz w:val="24"/>
          <w:szCs w:val="24"/>
        </w:rPr>
        <w:t xml:space="preserve">clearly state that customers of Merchant should not contact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support or questions regarding payments processed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for Merchant</w:t>
      </w:r>
      <w:commentRangeEnd w:id="100"/>
      <w:r w:rsidR="005315ED">
        <w:rPr>
          <w:rStyle w:val="CommentReference"/>
        </w:rPr>
        <w:commentReference w:id="100"/>
      </w:r>
      <w:r w:rsidRPr="00F41649">
        <w:rPr>
          <w:rFonts w:ascii="Times New Roman" w:eastAsia="Times New Roman" w:hAnsi="Times New Roman" w:cs="Times New Roman"/>
          <w:sz w:val="24"/>
          <w:szCs w:val="24"/>
        </w:rPr>
        <w:t xml:space="preserve">. Merchant may not use the logo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anywhere on its website without the prior express written approval of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which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refuse or withdraw in its discretion.</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13.5 Changes to the terms and conditions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revise the Terms and Conditions from time to time by giving at least 30 days written notice to the Merchant via email </w:t>
      </w:r>
      <w:commentRangeStart w:id="101"/>
      <w:r w:rsidRPr="00F41649">
        <w:rPr>
          <w:rFonts w:ascii="Times New Roman" w:eastAsia="Times New Roman" w:hAnsi="Times New Roman" w:cs="Times New Roman"/>
          <w:sz w:val="24"/>
          <w:szCs w:val="24"/>
        </w:rPr>
        <w:t>or a notice in the Customer Area</w:t>
      </w:r>
      <w:commentRangeEnd w:id="101"/>
      <w:r w:rsidR="00EC0EA6">
        <w:rPr>
          <w:rStyle w:val="CommentReference"/>
        </w:rPr>
        <w:commentReference w:id="101"/>
      </w:r>
      <w:r w:rsidRPr="00F41649">
        <w:rPr>
          <w:rFonts w:ascii="Times New Roman" w:eastAsia="Times New Roman" w:hAnsi="Times New Roman" w:cs="Times New Roman"/>
          <w:sz w:val="24"/>
          <w:szCs w:val="24"/>
        </w:rPr>
        <w:t xml:space="preserve">. If the change has a material adverse impact on Merchant and Merchant does not agree to the change, </w:t>
      </w:r>
      <w:r w:rsidRPr="00EC0EA6">
        <w:rPr>
          <w:rFonts w:ascii="Times New Roman" w:eastAsia="Times New Roman" w:hAnsi="Times New Roman" w:cs="Times New Roman"/>
          <w:sz w:val="24"/>
          <w:szCs w:val="24"/>
          <w:highlight w:val="yellow"/>
        </w:rPr>
        <w:t xml:space="preserve">Merchant may give written notice of its objection to </w:t>
      </w:r>
      <w:proofErr w:type="spellStart"/>
      <w:r w:rsidRPr="00EC0EA6">
        <w:rPr>
          <w:rFonts w:ascii="Times New Roman" w:eastAsia="Times New Roman" w:hAnsi="Times New Roman" w:cs="Times New Roman"/>
          <w:sz w:val="24"/>
          <w:szCs w:val="24"/>
          <w:highlight w:val="yellow"/>
        </w:rPr>
        <w:t>Adyen</w:t>
      </w:r>
      <w:proofErr w:type="spellEnd"/>
      <w:r w:rsidRPr="00EC0EA6">
        <w:rPr>
          <w:rFonts w:ascii="Times New Roman" w:eastAsia="Times New Roman" w:hAnsi="Times New Roman" w:cs="Times New Roman"/>
          <w:sz w:val="24"/>
          <w:szCs w:val="24"/>
          <w:highlight w:val="yellow"/>
        </w:rPr>
        <w:t xml:space="preserve"> within thirty days</w:t>
      </w:r>
      <w:r w:rsidRPr="00F41649">
        <w:rPr>
          <w:rFonts w:ascii="Times New Roman" w:eastAsia="Times New Roman" w:hAnsi="Times New Roman" w:cs="Times New Roman"/>
          <w:sz w:val="24"/>
          <w:szCs w:val="24"/>
        </w:rPr>
        <w:t xml:space="preserve"> after receiving notice of the change. If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receives such notice,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will contact Merchant to discuss the objections of the Merchant. If the Merchant continues to refuse to accept the change and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refuses to withdraw the announced change, </w:t>
      </w:r>
      <w:r w:rsidRPr="00EC0EA6">
        <w:rPr>
          <w:rFonts w:ascii="Times New Roman" w:eastAsia="Times New Roman" w:hAnsi="Times New Roman" w:cs="Times New Roman"/>
          <w:sz w:val="24"/>
          <w:szCs w:val="24"/>
          <w:highlight w:val="yellow"/>
        </w:rPr>
        <w:t xml:space="preserve">Merchant may terminate the Merchant Agreement by giving at least one month written notice to </w:t>
      </w:r>
      <w:proofErr w:type="spellStart"/>
      <w:r w:rsidRPr="00EC0EA6">
        <w:rPr>
          <w:rFonts w:ascii="Times New Roman" w:eastAsia="Times New Roman" w:hAnsi="Times New Roman" w:cs="Times New Roman"/>
          <w:sz w:val="24"/>
          <w:szCs w:val="24"/>
          <w:highlight w:val="yellow"/>
        </w:rPr>
        <w:t>Adyen</w:t>
      </w:r>
      <w:proofErr w:type="spellEnd"/>
      <w:r w:rsidRPr="00F41649">
        <w:rPr>
          <w:rFonts w:ascii="Times New Roman" w:eastAsia="Times New Roman" w:hAnsi="Times New Roman" w:cs="Times New Roman"/>
          <w:sz w:val="24"/>
          <w:szCs w:val="24"/>
        </w:rPr>
        <w:t xml:space="preserve"> (</w:t>
      </w:r>
      <w:r w:rsidRPr="00EC0EA6">
        <w:rPr>
          <w:rFonts w:ascii="Times New Roman" w:eastAsia="Times New Roman" w:hAnsi="Times New Roman" w:cs="Times New Roman"/>
          <w:sz w:val="24"/>
          <w:szCs w:val="24"/>
          <w:highlight w:val="yellow"/>
        </w:rPr>
        <w:t>such termination notice to be sent at the latest 60 days after Merchant received notice of the change</w:t>
      </w:r>
      <w:r w:rsidRPr="00F41649">
        <w:rPr>
          <w:rFonts w:ascii="Times New Roman" w:eastAsia="Times New Roman" w:hAnsi="Times New Roman" w:cs="Times New Roman"/>
          <w:sz w:val="24"/>
          <w:szCs w:val="24"/>
        </w:rPr>
        <w:t xml:space="preserve">). Merchant is </w:t>
      </w:r>
      <w:r w:rsidRPr="00EC0EA6">
        <w:rPr>
          <w:rFonts w:ascii="Times New Roman" w:eastAsia="Times New Roman" w:hAnsi="Times New Roman" w:cs="Times New Roman"/>
          <w:sz w:val="24"/>
          <w:szCs w:val="24"/>
          <w:highlight w:val="yellow"/>
        </w:rPr>
        <w:t>not entitled to object to and shall not have the rights</w:t>
      </w:r>
      <w:r w:rsidRPr="00F41649">
        <w:rPr>
          <w:rFonts w:ascii="Times New Roman" w:eastAsia="Times New Roman" w:hAnsi="Times New Roman" w:cs="Times New Roman"/>
          <w:sz w:val="24"/>
          <w:szCs w:val="24"/>
        </w:rPr>
        <w:t xml:space="preserve"> set out in this clause for any change </w:t>
      </w:r>
      <w:r w:rsidRPr="00EC0EA6">
        <w:rPr>
          <w:rFonts w:ascii="Times New Roman" w:eastAsia="Times New Roman" w:hAnsi="Times New Roman" w:cs="Times New Roman"/>
          <w:sz w:val="24"/>
          <w:szCs w:val="24"/>
          <w:highlight w:val="yellow"/>
        </w:rPr>
        <w:t xml:space="preserve">which </w:t>
      </w:r>
      <w:proofErr w:type="spellStart"/>
      <w:r w:rsidRPr="00EC0EA6">
        <w:rPr>
          <w:rFonts w:ascii="Times New Roman" w:eastAsia="Times New Roman" w:hAnsi="Times New Roman" w:cs="Times New Roman"/>
          <w:sz w:val="24"/>
          <w:szCs w:val="24"/>
          <w:highlight w:val="yellow"/>
        </w:rPr>
        <w:t>Adyen</w:t>
      </w:r>
      <w:proofErr w:type="spellEnd"/>
      <w:r w:rsidRPr="00EC0EA6">
        <w:rPr>
          <w:rFonts w:ascii="Times New Roman" w:eastAsia="Times New Roman" w:hAnsi="Times New Roman" w:cs="Times New Roman"/>
          <w:sz w:val="24"/>
          <w:szCs w:val="24"/>
          <w:highlight w:val="yellow"/>
        </w:rPr>
        <w:t xml:space="preserve"> implements in order to </w:t>
      </w:r>
      <w:commentRangeStart w:id="102"/>
      <w:r w:rsidRPr="00EC0EA6">
        <w:rPr>
          <w:rFonts w:ascii="Times New Roman" w:eastAsia="Times New Roman" w:hAnsi="Times New Roman" w:cs="Times New Roman"/>
          <w:sz w:val="24"/>
          <w:szCs w:val="24"/>
          <w:highlight w:val="yellow"/>
        </w:rPr>
        <w:t>comply with applicable law or requirements imposed by the relevant Acquirers and/or Scheme Owners</w:t>
      </w:r>
      <w:commentRangeEnd w:id="102"/>
      <w:r w:rsidR="00EC0EA6">
        <w:rPr>
          <w:rStyle w:val="CommentReference"/>
        </w:rPr>
        <w:commentReference w:id="102"/>
      </w:r>
      <w:r w:rsidRPr="00F41649">
        <w:rPr>
          <w:rFonts w:ascii="Times New Roman" w:eastAsia="Times New Roman" w:hAnsi="Times New Roman" w:cs="Times New Roman"/>
          <w:sz w:val="24"/>
          <w:szCs w:val="24"/>
        </w:rPr>
        <w:t xml:space="preserve">. For such imposed changes shorter notice periods may be applied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as is needed to comply with the relevant requirement.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13.6 Deviating terms</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The applicability of </w:t>
      </w:r>
      <w:r w:rsidRPr="00EC0EA6">
        <w:rPr>
          <w:rFonts w:ascii="Times New Roman" w:eastAsia="Times New Roman" w:hAnsi="Times New Roman" w:cs="Times New Roman"/>
          <w:sz w:val="24"/>
          <w:szCs w:val="24"/>
          <w:highlight w:val="yellow"/>
        </w:rPr>
        <w:t>Merchant's purchasing or other general terms and conditions is expressly rejected</w:t>
      </w:r>
      <w:r w:rsidRPr="00F41649">
        <w:rPr>
          <w:rFonts w:ascii="Times New Roman" w:eastAsia="Times New Roman" w:hAnsi="Times New Roman" w:cs="Times New Roman"/>
          <w:sz w:val="24"/>
          <w:szCs w:val="24"/>
        </w:rPr>
        <w:t xml:space="preserve">. If Merchant accepts a proposal made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(including a proposed Merchant Agreement) by issuing a separate written statement - for example a purchase order - which refers to the proposal and/or the Merchant Agreement, then additional or deviating terms or conditions contained in or referred to in such separate document shall not apply between the </w:t>
      </w:r>
      <w:r w:rsidRPr="00F41649">
        <w:rPr>
          <w:rFonts w:ascii="Times New Roman" w:eastAsia="Times New Roman" w:hAnsi="Times New Roman" w:cs="Times New Roman"/>
          <w:sz w:val="24"/>
          <w:szCs w:val="24"/>
        </w:rPr>
        <w:lastRenderedPageBreak/>
        <w:t xml:space="preserve">parties </w:t>
      </w:r>
      <w:r w:rsidRPr="00EC0EA6">
        <w:rPr>
          <w:rFonts w:ascii="Times New Roman" w:eastAsia="Times New Roman" w:hAnsi="Times New Roman" w:cs="Times New Roman"/>
          <w:sz w:val="24"/>
          <w:szCs w:val="24"/>
          <w:highlight w:val="yellow"/>
        </w:rPr>
        <w:t xml:space="preserve">unless such deviating terms are explicitly accepted in a written statement issued and signed by an </w:t>
      </w:r>
      <w:proofErr w:type="spellStart"/>
      <w:r w:rsidRPr="00EC0EA6">
        <w:rPr>
          <w:rFonts w:ascii="Times New Roman" w:eastAsia="Times New Roman" w:hAnsi="Times New Roman" w:cs="Times New Roman"/>
          <w:sz w:val="24"/>
          <w:szCs w:val="24"/>
          <w:highlight w:val="yellow"/>
        </w:rPr>
        <w:t>Adyen</w:t>
      </w:r>
      <w:proofErr w:type="spellEnd"/>
      <w:r w:rsidRPr="00EC0EA6">
        <w:rPr>
          <w:rFonts w:ascii="Times New Roman" w:eastAsia="Times New Roman" w:hAnsi="Times New Roman" w:cs="Times New Roman"/>
          <w:sz w:val="24"/>
          <w:szCs w:val="24"/>
          <w:highlight w:val="yellow"/>
        </w:rPr>
        <w:t xml:space="preserve"> board member</w:t>
      </w:r>
      <w:r w:rsidRPr="00F41649">
        <w:rPr>
          <w:rFonts w:ascii="Times New Roman" w:eastAsia="Times New Roman" w:hAnsi="Times New Roman" w:cs="Times New Roman"/>
          <w:sz w:val="24"/>
          <w:szCs w:val="24"/>
        </w:rPr>
        <w:t xml:space="preserve">. In any case the terms of the Merchant Agreement as proposed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including the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Terms and Conditions </w:t>
      </w:r>
      <w:r w:rsidRPr="00EC0EA6">
        <w:rPr>
          <w:rFonts w:ascii="Times New Roman" w:eastAsia="Times New Roman" w:hAnsi="Times New Roman" w:cs="Times New Roman"/>
          <w:sz w:val="24"/>
          <w:szCs w:val="24"/>
          <w:highlight w:val="yellow"/>
        </w:rPr>
        <w:t>shall take precedence</w:t>
      </w:r>
      <w:r w:rsidRPr="00F41649">
        <w:rPr>
          <w:rFonts w:ascii="Times New Roman" w:eastAsia="Times New Roman" w:hAnsi="Times New Roman" w:cs="Times New Roman"/>
          <w:sz w:val="24"/>
          <w:szCs w:val="24"/>
        </w:rPr>
        <w:t xml:space="preserve"> over any terms and conditions contained or referred to in any such acceptance document from Merchant.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13.7 Online contracting - written confirmation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 xml:space="preserve">In case Merchant has concluded the Merchant Agreement with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via </w:t>
      </w:r>
      <w:proofErr w:type="spellStart"/>
      <w:r w:rsidRPr="00F41649">
        <w:rPr>
          <w:rFonts w:ascii="Times New Roman" w:eastAsia="Times New Roman" w:hAnsi="Times New Roman" w:cs="Times New Roman"/>
          <w:sz w:val="24"/>
          <w:szCs w:val="24"/>
        </w:rPr>
        <w:t>Adyen's</w:t>
      </w:r>
      <w:proofErr w:type="spellEnd"/>
      <w:r w:rsidRPr="00F41649">
        <w:rPr>
          <w:rFonts w:ascii="Times New Roman" w:eastAsia="Times New Roman" w:hAnsi="Times New Roman" w:cs="Times New Roman"/>
          <w:sz w:val="24"/>
          <w:szCs w:val="24"/>
        </w:rPr>
        <w:t xml:space="preserve"> website or via any other online means,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may at any time request that Merchant re-confirms its acceptance of the terms of the Merchant Agreement (including these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Terms and Conditions) by means of a written document signed by an </w:t>
      </w:r>
      <w:proofErr w:type="spellStart"/>
      <w:r w:rsidRPr="00F41649">
        <w:rPr>
          <w:rFonts w:ascii="Times New Roman" w:eastAsia="Times New Roman" w:hAnsi="Times New Roman" w:cs="Times New Roman"/>
          <w:sz w:val="24"/>
          <w:szCs w:val="24"/>
        </w:rPr>
        <w:t>authorised</w:t>
      </w:r>
      <w:proofErr w:type="spellEnd"/>
      <w:r w:rsidRPr="00F41649">
        <w:rPr>
          <w:rFonts w:ascii="Times New Roman" w:eastAsia="Times New Roman" w:hAnsi="Times New Roman" w:cs="Times New Roman"/>
          <w:sz w:val="24"/>
          <w:szCs w:val="24"/>
        </w:rPr>
        <w:t xml:space="preserve"> representative of the Merchant. If Merchant does not comply with such request within 5 working days after receiving a request by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to do so (which request may be issued to Merchant via the contact email address submitted by Merchant when concluding the Merchant Agreement), </w:t>
      </w:r>
      <w:proofErr w:type="spellStart"/>
      <w:r w:rsidRPr="00EC0EA6">
        <w:rPr>
          <w:rFonts w:ascii="Times New Roman" w:eastAsia="Times New Roman" w:hAnsi="Times New Roman" w:cs="Times New Roman"/>
          <w:sz w:val="24"/>
          <w:szCs w:val="24"/>
          <w:highlight w:val="yellow"/>
        </w:rPr>
        <w:t>Adyen</w:t>
      </w:r>
      <w:proofErr w:type="spellEnd"/>
      <w:r w:rsidRPr="00EC0EA6">
        <w:rPr>
          <w:rFonts w:ascii="Times New Roman" w:eastAsia="Times New Roman" w:hAnsi="Times New Roman" w:cs="Times New Roman"/>
          <w:sz w:val="24"/>
          <w:szCs w:val="24"/>
          <w:highlight w:val="yellow"/>
        </w:rPr>
        <w:t xml:space="preserve"> reserves the right to suspend part or all of the Services until Merchant has complied with such request</w:t>
      </w:r>
      <w:r w:rsidRPr="00F41649">
        <w:rPr>
          <w:rFonts w:ascii="Times New Roman" w:eastAsia="Times New Roman" w:hAnsi="Times New Roman" w:cs="Times New Roman"/>
          <w:sz w:val="24"/>
          <w:szCs w:val="24"/>
        </w:rPr>
        <w:t>.</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13.8 Applicability of payment services directive</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Title 7B of Book 7 of the Dutch Civil Code (</w:t>
      </w:r>
      <w:proofErr w:type="spellStart"/>
      <w:r w:rsidRPr="00F41649">
        <w:rPr>
          <w:rFonts w:ascii="Times New Roman" w:eastAsia="Times New Roman" w:hAnsi="Times New Roman" w:cs="Times New Roman"/>
          <w:i/>
          <w:iCs/>
          <w:sz w:val="24"/>
          <w:szCs w:val="24"/>
        </w:rPr>
        <w:t>Burgerlijk</w:t>
      </w:r>
      <w:proofErr w:type="spellEnd"/>
      <w:r w:rsidRPr="00F41649">
        <w:rPr>
          <w:rFonts w:ascii="Times New Roman" w:eastAsia="Times New Roman" w:hAnsi="Times New Roman" w:cs="Times New Roman"/>
          <w:sz w:val="24"/>
          <w:szCs w:val="24"/>
        </w:rPr>
        <w:t> </w:t>
      </w:r>
      <w:proofErr w:type="spellStart"/>
      <w:r w:rsidRPr="00F41649">
        <w:rPr>
          <w:rFonts w:ascii="Times New Roman" w:eastAsia="Times New Roman" w:hAnsi="Times New Roman" w:cs="Times New Roman"/>
          <w:i/>
          <w:iCs/>
          <w:sz w:val="24"/>
          <w:szCs w:val="24"/>
        </w:rPr>
        <w:t>Wetboek</w:t>
      </w:r>
      <w:proofErr w:type="spellEnd"/>
      <w:r w:rsidRPr="00F41649">
        <w:rPr>
          <w:rFonts w:ascii="Times New Roman" w:eastAsia="Times New Roman" w:hAnsi="Times New Roman" w:cs="Times New Roman"/>
          <w:sz w:val="24"/>
          <w:szCs w:val="24"/>
        </w:rPr>
        <w:t>) and other laws and regulations implementing</w:t>
      </w:r>
      <w:ins w:id="103" w:author="AChow" w:date="2019-06-04T14:57:00Z">
        <w:r w:rsidR="00EC0EA6">
          <w:rPr>
            <w:rFonts w:ascii="Times New Roman" w:eastAsia="Times New Roman" w:hAnsi="Times New Roman" w:cs="Times New Roman"/>
            <w:sz w:val="24"/>
            <w:szCs w:val="24"/>
          </w:rPr>
          <w:t xml:space="preserve"> </w:t>
        </w:r>
      </w:ins>
      <w:r w:rsidRPr="00F41649">
        <w:rPr>
          <w:rFonts w:ascii="Times New Roman" w:eastAsia="Times New Roman" w:hAnsi="Times New Roman" w:cs="Times New Roman"/>
          <w:sz w:val="24"/>
          <w:szCs w:val="24"/>
        </w:rPr>
        <w:t xml:space="preserve">Directive (EU) 2015/2366 ("PSD2") or its predecessor, Directive 2007/64/EC ("PSD"), </w:t>
      </w:r>
      <w:r w:rsidRPr="00EC0EA6">
        <w:rPr>
          <w:rFonts w:ascii="Times New Roman" w:eastAsia="Times New Roman" w:hAnsi="Times New Roman" w:cs="Times New Roman"/>
          <w:sz w:val="24"/>
          <w:szCs w:val="24"/>
          <w:highlight w:val="yellow"/>
        </w:rPr>
        <w:t>are not applicable</w:t>
      </w:r>
      <w:r w:rsidRPr="00F41649">
        <w:rPr>
          <w:rFonts w:ascii="Times New Roman" w:eastAsia="Times New Roman" w:hAnsi="Times New Roman" w:cs="Times New Roman"/>
          <w:sz w:val="24"/>
          <w:szCs w:val="24"/>
        </w:rPr>
        <w:t xml:space="preserve"> to the extent it is permitted to deviate from relevant provisions in relationships with non-consumers, in accordance with Article 38 and 61 PSD2 (or Article 30 and 41 PSD). </w:t>
      </w:r>
      <w:r w:rsidRPr="00F41649">
        <w:rPr>
          <w:rFonts w:ascii="Times New Roman" w:eastAsia="Times New Roman" w:hAnsi="Times New Roman" w:cs="Times New Roman"/>
          <w:sz w:val="24"/>
          <w:szCs w:val="24"/>
        </w:rPr>
        <w:br/>
        <w:t xml:space="preserve">Where </w:t>
      </w:r>
      <w:proofErr w:type="spellStart"/>
      <w:r w:rsidRPr="00F41649">
        <w:rPr>
          <w:rFonts w:ascii="Times New Roman" w:eastAsia="Times New Roman" w:hAnsi="Times New Roman" w:cs="Times New Roman"/>
          <w:sz w:val="24"/>
          <w:szCs w:val="24"/>
        </w:rPr>
        <w:t>Adyen</w:t>
      </w:r>
      <w:proofErr w:type="spellEnd"/>
      <w:r w:rsidRPr="00F41649">
        <w:rPr>
          <w:rFonts w:ascii="Times New Roman" w:eastAsia="Times New Roman" w:hAnsi="Times New Roman" w:cs="Times New Roman"/>
          <w:sz w:val="24"/>
          <w:szCs w:val="24"/>
        </w:rPr>
        <w:t xml:space="preserve"> provides payment services for the Merchant </w:t>
      </w:r>
      <w:r w:rsidRPr="00EC0EA6">
        <w:rPr>
          <w:rFonts w:ascii="Times New Roman" w:eastAsia="Times New Roman" w:hAnsi="Times New Roman" w:cs="Times New Roman"/>
          <w:sz w:val="24"/>
          <w:szCs w:val="24"/>
          <w:highlight w:val="yellow"/>
        </w:rPr>
        <w:t>within the European Economic Area ("EEA")</w:t>
      </w:r>
      <w:r w:rsidRPr="00F41649">
        <w:rPr>
          <w:rFonts w:ascii="Times New Roman" w:eastAsia="Times New Roman" w:hAnsi="Times New Roman" w:cs="Times New Roman"/>
          <w:sz w:val="24"/>
          <w:szCs w:val="24"/>
        </w:rPr>
        <w:t> </w:t>
      </w:r>
      <w:r w:rsidRPr="00EC0EA6">
        <w:rPr>
          <w:rFonts w:ascii="Times New Roman" w:eastAsia="Times New Roman" w:hAnsi="Times New Roman" w:cs="Times New Roman"/>
          <w:sz w:val="24"/>
          <w:szCs w:val="24"/>
          <w:highlight w:val="green"/>
        </w:rPr>
        <w:t>and</w:t>
      </w:r>
      <w:r w:rsidRPr="00F41649">
        <w:rPr>
          <w:rFonts w:ascii="Times New Roman" w:eastAsia="Times New Roman" w:hAnsi="Times New Roman" w:cs="Times New Roman"/>
          <w:sz w:val="24"/>
          <w:szCs w:val="24"/>
        </w:rPr>
        <w:t xml:space="preserve"> </w:t>
      </w:r>
      <w:r w:rsidRPr="00EC0EA6">
        <w:rPr>
          <w:rFonts w:ascii="Times New Roman" w:eastAsia="Times New Roman" w:hAnsi="Times New Roman" w:cs="Times New Roman"/>
          <w:sz w:val="24"/>
          <w:szCs w:val="24"/>
          <w:highlight w:val="yellow"/>
        </w:rPr>
        <w:t>where the Account Holder's payment service provider is located in the EEA</w:t>
      </w:r>
      <w:r w:rsidRPr="00F41649">
        <w:rPr>
          <w:rFonts w:ascii="Times New Roman" w:eastAsia="Times New Roman" w:hAnsi="Times New Roman" w:cs="Times New Roman"/>
          <w:sz w:val="24"/>
          <w:szCs w:val="24"/>
        </w:rPr>
        <w:t xml:space="preserve">, the parties hereby agree and confirm in accordance with article 62(2) of PSD2 that </w:t>
      </w:r>
      <w:r w:rsidRPr="00EC0EA6">
        <w:rPr>
          <w:rFonts w:ascii="Times New Roman" w:eastAsia="Times New Roman" w:hAnsi="Times New Roman" w:cs="Times New Roman"/>
          <w:sz w:val="24"/>
          <w:szCs w:val="24"/>
          <w:highlight w:val="yellow"/>
        </w:rPr>
        <w:t xml:space="preserve">the Merchant shall pay the charges levied by </w:t>
      </w:r>
      <w:proofErr w:type="spellStart"/>
      <w:r w:rsidRPr="00EC0EA6">
        <w:rPr>
          <w:rFonts w:ascii="Times New Roman" w:eastAsia="Times New Roman" w:hAnsi="Times New Roman" w:cs="Times New Roman"/>
          <w:sz w:val="24"/>
          <w:szCs w:val="24"/>
          <w:highlight w:val="yellow"/>
        </w:rPr>
        <w:t>Adyen</w:t>
      </w:r>
      <w:proofErr w:type="spellEnd"/>
      <w:r w:rsidRPr="00EC0EA6">
        <w:rPr>
          <w:rFonts w:ascii="Times New Roman" w:eastAsia="Times New Roman" w:hAnsi="Times New Roman" w:cs="Times New Roman"/>
          <w:sz w:val="24"/>
          <w:szCs w:val="24"/>
          <w:highlight w:val="yellow"/>
        </w:rPr>
        <w:t xml:space="preserve"> and the Account Holder shall pay the charges levied by his payment service provider</w:t>
      </w:r>
      <w:r w:rsidRPr="00F41649">
        <w:rPr>
          <w:rFonts w:ascii="Times New Roman" w:eastAsia="Times New Roman" w:hAnsi="Times New Roman" w:cs="Times New Roman"/>
          <w:sz w:val="24"/>
          <w:szCs w:val="24"/>
        </w:rPr>
        <w:t xml:space="preserve"> (i.e. the 'SHA' (shared) principle).</w:t>
      </w:r>
    </w:p>
    <w:p w:rsidR="00F41649" w:rsidRPr="00F41649" w:rsidRDefault="00F41649" w:rsidP="00F41649">
      <w:pPr>
        <w:spacing w:before="100" w:beforeAutospacing="1" w:after="100" w:afterAutospacing="1" w:line="240" w:lineRule="auto"/>
        <w:outlineLvl w:val="1"/>
        <w:rPr>
          <w:rFonts w:ascii="Times New Roman" w:eastAsia="Times New Roman" w:hAnsi="Times New Roman" w:cs="Times New Roman"/>
          <w:b/>
          <w:bCs/>
          <w:sz w:val="36"/>
          <w:szCs w:val="36"/>
        </w:rPr>
      </w:pPr>
      <w:r w:rsidRPr="00F41649">
        <w:rPr>
          <w:rFonts w:ascii="Times New Roman" w:eastAsia="Times New Roman" w:hAnsi="Times New Roman" w:cs="Times New Roman"/>
          <w:b/>
          <w:bCs/>
          <w:sz w:val="36"/>
          <w:szCs w:val="36"/>
        </w:rPr>
        <w:t>14. Settlement of Disputes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14.1 Dispute handling</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parties undertake to take all steps to reach an amicable agreement to any dispute arising in relation to the validity, interpretation or fulfilment of the Merchant Agreement. This clause 14.1 is without prejudice to a party's right to seek interim relief against any other party (such as an injunction) through the competent courts to protect its rights and interests, or to enforce the obligations of any of the other parties.</w:t>
      </w:r>
    </w:p>
    <w:p w:rsidR="00F41649" w:rsidRPr="00F41649" w:rsidRDefault="00F41649" w:rsidP="00F41649">
      <w:pPr>
        <w:spacing w:before="100" w:beforeAutospacing="1" w:after="100" w:afterAutospacing="1" w:line="240" w:lineRule="auto"/>
        <w:outlineLvl w:val="2"/>
        <w:rPr>
          <w:rFonts w:ascii="Times New Roman" w:eastAsia="Times New Roman" w:hAnsi="Times New Roman" w:cs="Times New Roman"/>
          <w:b/>
          <w:bCs/>
          <w:sz w:val="27"/>
          <w:szCs w:val="27"/>
        </w:rPr>
      </w:pPr>
      <w:r w:rsidRPr="00F41649">
        <w:rPr>
          <w:rFonts w:ascii="Times New Roman" w:eastAsia="Times New Roman" w:hAnsi="Times New Roman" w:cs="Times New Roman"/>
          <w:b/>
          <w:bCs/>
          <w:sz w:val="27"/>
          <w:szCs w:val="27"/>
        </w:rPr>
        <w:t>14.2 Applicable law and jurisdiction</w:t>
      </w:r>
    </w:p>
    <w:p w:rsidR="00F41649" w:rsidRPr="00F41649" w:rsidRDefault="00F41649" w:rsidP="00F41649">
      <w:pPr>
        <w:spacing w:before="100" w:beforeAutospacing="1" w:after="100" w:afterAutospacing="1" w:line="240" w:lineRule="auto"/>
        <w:rPr>
          <w:rFonts w:ascii="Times New Roman" w:eastAsia="Times New Roman" w:hAnsi="Times New Roman" w:cs="Times New Roman"/>
          <w:sz w:val="24"/>
          <w:szCs w:val="24"/>
        </w:rPr>
      </w:pPr>
      <w:r w:rsidRPr="00F41649">
        <w:rPr>
          <w:rFonts w:ascii="Times New Roman" w:eastAsia="Times New Roman" w:hAnsi="Times New Roman" w:cs="Times New Roman"/>
          <w:sz w:val="24"/>
          <w:szCs w:val="24"/>
        </w:rPr>
        <w:t>The Merchant Agreement and these terms and conditions are solely governed by Dutch law excluding the Convention on Contracts for the International Sale of Goods. In the absence of an amicable agreement, any dispute relating to the validity, interpretation or fulfilment of the Merchant Agreement shall be submitted to the exclusive jurisdiction of the competent courts of Amsterdam the Netherlands.</w:t>
      </w:r>
    </w:p>
    <w:p w:rsidR="00CC775C" w:rsidRDefault="00CC775C"/>
    <w:sectPr w:rsidR="00CC775C" w:rsidSect="00DA05AD">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Chow" w:date="2019-06-05T12:21:00Z" w:initials="AC">
    <w:p w:rsidR="00530927" w:rsidRDefault="00530927">
      <w:pPr>
        <w:pStyle w:val="CommentText"/>
      </w:pPr>
      <w:r>
        <w:rPr>
          <w:rStyle w:val="CommentReference"/>
        </w:rPr>
        <w:annotationRef/>
      </w:r>
      <w:r w:rsidR="008F683E">
        <w:t>Need to check Customer Area for documentations. Carrie will check.</w:t>
      </w:r>
    </w:p>
  </w:comment>
  <w:comment w:id="1" w:author="AChow" w:date="2019-06-05T12:21:00Z" w:initials="AC">
    <w:p w:rsidR="008F683E" w:rsidRDefault="008F683E">
      <w:pPr>
        <w:pStyle w:val="CommentText"/>
      </w:pPr>
      <w:r>
        <w:rPr>
          <w:rStyle w:val="CommentReference"/>
        </w:rPr>
        <w:annotationRef/>
      </w:r>
      <w:r>
        <w:t>Need to check Customer Area for documentations. Carrie will check.</w:t>
      </w:r>
    </w:p>
  </w:comment>
  <w:comment w:id="2" w:author="AChow" w:date="2019-06-04T15:47:00Z" w:initials="AC">
    <w:p w:rsidR="00530927" w:rsidRDefault="00530927">
      <w:pPr>
        <w:pStyle w:val="CommentText"/>
      </w:pPr>
      <w:r>
        <w:rPr>
          <w:rStyle w:val="CommentReference"/>
        </w:rPr>
        <w:annotationRef/>
      </w:r>
      <w:r>
        <w:t>We OK with this?</w:t>
      </w:r>
    </w:p>
    <w:p w:rsidR="00B43C67" w:rsidRDefault="00B43C67">
      <w:pPr>
        <w:pStyle w:val="CommentText"/>
      </w:pPr>
    </w:p>
    <w:p w:rsidR="00B43C67" w:rsidRDefault="00B43C67">
      <w:pPr>
        <w:pStyle w:val="CommentText"/>
      </w:pPr>
      <w:r>
        <w:t>OK</w:t>
      </w:r>
    </w:p>
  </w:comment>
  <w:comment w:id="3" w:author="AChow" w:date="2019-06-04T15:47:00Z" w:initials="AC">
    <w:p w:rsidR="00530927" w:rsidRDefault="00530927">
      <w:pPr>
        <w:pStyle w:val="CommentText"/>
      </w:pPr>
      <w:r>
        <w:rPr>
          <w:rStyle w:val="CommentReference"/>
        </w:rPr>
        <w:annotationRef/>
      </w:r>
      <w:r>
        <w:t>Will we have POS transaction?</w:t>
      </w:r>
    </w:p>
    <w:p w:rsidR="00B43C67" w:rsidRDefault="00B43C67">
      <w:pPr>
        <w:pStyle w:val="CommentText"/>
      </w:pPr>
    </w:p>
    <w:p w:rsidR="00B43C67" w:rsidRDefault="00B43C67">
      <w:pPr>
        <w:pStyle w:val="CommentText"/>
      </w:pPr>
      <w:r>
        <w:t>No</w:t>
      </w:r>
    </w:p>
  </w:comment>
  <w:comment w:id="4" w:author="AChow" w:date="2019-06-04T15:48:00Z" w:initials="AC">
    <w:p w:rsidR="00530927" w:rsidRDefault="00530927">
      <w:pPr>
        <w:pStyle w:val="CommentText"/>
      </w:pPr>
      <w:r>
        <w:rPr>
          <w:rStyle w:val="CommentReference"/>
        </w:rPr>
        <w:annotationRef/>
      </w:r>
      <w:r>
        <w:t>Will this happen?</w:t>
      </w:r>
    </w:p>
    <w:p w:rsidR="00B43C67" w:rsidRDefault="00B43C67">
      <w:pPr>
        <w:pStyle w:val="CommentText"/>
      </w:pPr>
    </w:p>
    <w:p w:rsidR="00B43C67" w:rsidRDefault="00B43C67">
      <w:pPr>
        <w:pStyle w:val="CommentText"/>
      </w:pPr>
      <w:r>
        <w:t>No</w:t>
      </w:r>
    </w:p>
  </w:comment>
  <w:comment w:id="5" w:author="AChow" w:date="2019-06-04T15:04:00Z" w:initials="AC">
    <w:p w:rsidR="00530927" w:rsidRDefault="00530927">
      <w:pPr>
        <w:pStyle w:val="CommentText"/>
      </w:pPr>
      <w:r>
        <w:rPr>
          <w:rStyle w:val="CommentReference"/>
        </w:rPr>
        <w:annotationRef/>
      </w:r>
      <w:r>
        <w:t xml:space="preserve">Which are in the Customer Area? Have checked those? And our T&amp;C needs to obtain consent of payers to pass to </w:t>
      </w:r>
      <w:proofErr w:type="spellStart"/>
      <w:r>
        <w:t>Adyen</w:t>
      </w:r>
      <w:proofErr w:type="spellEnd"/>
      <w:r>
        <w:t>.</w:t>
      </w:r>
    </w:p>
  </w:comment>
  <w:comment w:id="6" w:author="AChow" w:date="2019-06-04T15:50:00Z" w:initials="AC">
    <w:p w:rsidR="00530927" w:rsidRDefault="00530927">
      <w:pPr>
        <w:pStyle w:val="CommentText"/>
      </w:pPr>
      <w:r>
        <w:rPr>
          <w:rStyle w:val="CommentReference"/>
        </w:rPr>
        <w:annotationRef/>
      </w:r>
      <w:r>
        <w:t>Same question: how about something on consignment?</w:t>
      </w:r>
    </w:p>
    <w:p w:rsidR="00B43C67" w:rsidRDefault="00B43C67">
      <w:pPr>
        <w:pStyle w:val="CommentText"/>
      </w:pPr>
    </w:p>
    <w:p w:rsidR="00B43C67" w:rsidRDefault="00B43C67">
      <w:pPr>
        <w:pStyle w:val="CommentText"/>
      </w:pPr>
      <w:r>
        <w:t>No consignment.</w:t>
      </w:r>
    </w:p>
  </w:comment>
  <w:comment w:id="7" w:author="AChow" w:date="2019-06-04T15:51:00Z" w:initials="AC">
    <w:p w:rsidR="00530927" w:rsidRDefault="00530927">
      <w:pPr>
        <w:pStyle w:val="CommentText"/>
      </w:pPr>
      <w:r>
        <w:rPr>
          <w:rStyle w:val="CommentReference"/>
        </w:rPr>
        <w:annotationRef/>
      </w:r>
      <w:r>
        <w:t>Personal Data issue?</w:t>
      </w:r>
    </w:p>
    <w:p w:rsidR="00B43C67" w:rsidRDefault="00B43C67">
      <w:pPr>
        <w:pStyle w:val="CommentText"/>
      </w:pPr>
    </w:p>
    <w:p w:rsidR="00B43C67" w:rsidRDefault="00B43C67">
      <w:pPr>
        <w:pStyle w:val="CommentText"/>
      </w:pPr>
      <w:r>
        <w:t>S/H info/ data, not those of subscribers.</w:t>
      </w:r>
    </w:p>
  </w:comment>
  <w:comment w:id="8" w:author="AChow" w:date="2019-06-05T12:22:00Z" w:initials="AC">
    <w:p w:rsidR="00530927" w:rsidRDefault="00530927">
      <w:pPr>
        <w:pStyle w:val="CommentText"/>
      </w:pPr>
      <w:r>
        <w:rPr>
          <w:rStyle w:val="CommentReference"/>
        </w:rPr>
        <w:annotationRef/>
      </w:r>
      <w:proofErr w:type="spellStart"/>
      <w:r>
        <w:t>Adyen</w:t>
      </w:r>
      <w:proofErr w:type="spellEnd"/>
      <w:r>
        <w:t xml:space="preserve"> may stop supporting Payment Method because of the above reasons.</w:t>
      </w:r>
    </w:p>
    <w:p w:rsidR="00B43C67" w:rsidRDefault="00B43C67">
      <w:pPr>
        <w:pStyle w:val="CommentText"/>
      </w:pPr>
    </w:p>
    <w:p w:rsidR="00B43C67" w:rsidRDefault="008F683E">
      <w:pPr>
        <w:pStyle w:val="CommentText"/>
      </w:pPr>
      <w:r>
        <w:t>Carrie: have to accept.</w:t>
      </w:r>
    </w:p>
  </w:comment>
  <w:comment w:id="9" w:author="AChow" w:date="2019-06-05T12:22:00Z" w:initials="AC">
    <w:p w:rsidR="00B43C67" w:rsidRDefault="00530927">
      <w:pPr>
        <w:pStyle w:val="CommentText"/>
      </w:pPr>
      <w:r>
        <w:rPr>
          <w:rStyle w:val="CommentReference"/>
        </w:rPr>
        <w:annotationRef/>
      </w:r>
      <w:r>
        <w:t>Impact on previous transactions?</w:t>
      </w:r>
    </w:p>
  </w:comment>
  <w:comment w:id="10" w:author="AChow" w:date="2019-06-04T15:54:00Z" w:initials="AC">
    <w:p w:rsidR="00530927" w:rsidRDefault="00530927">
      <w:pPr>
        <w:pStyle w:val="CommentText"/>
      </w:pPr>
      <w:r>
        <w:rPr>
          <w:rStyle w:val="CommentReference"/>
        </w:rPr>
        <w:annotationRef/>
      </w:r>
      <w:r>
        <w:t>Extra charge?</w:t>
      </w:r>
    </w:p>
    <w:p w:rsidR="00B43C67" w:rsidRDefault="00B43C67">
      <w:pPr>
        <w:pStyle w:val="CommentText"/>
      </w:pPr>
    </w:p>
    <w:p w:rsidR="00B43C67" w:rsidRDefault="00B43C67">
      <w:pPr>
        <w:pStyle w:val="CommentText"/>
      </w:pPr>
      <w:r>
        <w:t>No extra charge</w:t>
      </w:r>
    </w:p>
  </w:comment>
  <w:comment w:id="11" w:author="AChow" w:date="2019-06-04T15:55:00Z" w:initials="AC">
    <w:p w:rsidR="00530927" w:rsidRDefault="00530927">
      <w:pPr>
        <w:pStyle w:val="CommentText"/>
      </w:pPr>
      <w:r>
        <w:rPr>
          <w:rStyle w:val="CommentReference"/>
        </w:rPr>
        <w:annotationRef/>
      </w:r>
      <w:r>
        <w:t xml:space="preserve">We know how to </w:t>
      </w:r>
      <w:proofErr w:type="spellStart"/>
      <w:r>
        <w:t>config</w:t>
      </w:r>
      <w:proofErr w:type="spellEnd"/>
      <w:r>
        <w:t xml:space="preserve"> and judge?</w:t>
      </w:r>
    </w:p>
    <w:p w:rsidR="00B43C67" w:rsidRDefault="00B43C67">
      <w:pPr>
        <w:pStyle w:val="CommentText"/>
      </w:pPr>
    </w:p>
    <w:p w:rsidR="00B43C67" w:rsidRDefault="00B43C67">
      <w:pPr>
        <w:pStyle w:val="CommentText"/>
      </w:pPr>
      <w:r>
        <w:t>We’ll use the default setting first.</w:t>
      </w:r>
    </w:p>
  </w:comment>
  <w:comment w:id="12" w:author="AChow" w:date="2019-06-05T12:22:00Z" w:initials="AC">
    <w:p w:rsidR="00530927" w:rsidRDefault="00530927">
      <w:pPr>
        <w:pStyle w:val="CommentText"/>
      </w:pPr>
      <w:r>
        <w:rPr>
          <w:rStyle w:val="CommentReference"/>
        </w:rPr>
        <w:annotationRef/>
      </w:r>
      <w:r>
        <w:t>No guarantee</w:t>
      </w:r>
    </w:p>
    <w:p w:rsidR="008F683E" w:rsidRDefault="008F683E">
      <w:pPr>
        <w:pStyle w:val="CommentText"/>
      </w:pPr>
    </w:p>
    <w:p w:rsidR="008F683E" w:rsidRDefault="008F683E">
      <w:pPr>
        <w:pStyle w:val="CommentText"/>
      </w:pPr>
      <w:r>
        <w:t>Carrie: understood</w:t>
      </w:r>
    </w:p>
  </w:comment>
  <w:comment w:id="13" w:author="AChow" w:date="2019-06-05T12:23:00Z" w:initials="AC">
    <w:p w:rsidR="00530927" w:rsidRDefault="00530927">
      <w:pPr>
        <w:pStyle w:val="CommentText"/>
      </w:pPr>
      <w:r>
        <w:rPr>
          <w:rStyle w:val="CommentReference"/>
        </w:rPr>
        <w:annotationRef/>
      </w:r>
      <w:r w:rsidR="008F683E">
        <w:t>Need to check Customer Area for documentations. Carrie will check.</w:t>
      </w:r>
      <w:r w:rsidR="003F61CD">
        <w:t xml:space="preserve"> </w:t>
      </w:r>
    </w:p>
  </w:comment>
  <w:comment w:id="14" w:author="AChow" w:date="2019-06-03T14:08:00Z" w:initials="AC">
    <w:p w:rsidR="00530927" w:rsidRDefault="00530927">
      <w:pPr>
        <w:pStyle w:val="CommentText"/>
      </w:pPr>
      <w:r>
        <w:rPr>
          <w:rStyle w:val="CommentReference"/>
        </w:rPr>
        <w:annotationRef/>
      </w:r>
      <w:r>
        <w:t xml:space="preserve">Will </w:t>
      </w:r>
      <w:proofErr w:type="spellStart"/>
      <w:r>
        <w:t>Adyen</w:t>
      </w:r>
      <w:proofErr w:type="spellEnd"/>
      <w:r>
        <w:t xml:space="preserve"> inform/notify us on discovering these transactions?</w:t>
      </w:r>
    </w:p>
  </w:comment>
  <w:comment w:id="17" w:author="AChow" w:date="2019-06-05T12:23:00Z" w:initials="AC">
    <w:p w:rsidR="00530927" w:rsidRDefault="00530927">
      <w:pPr>
        <w:pStyle w:val="CommentText"/>
      </w:pPr>
      <w:r>
        <w:rPr>
          <w:rStyle w:val="CommentReference"/>
        </w:rPr>
        <w:annotationRef/>
      </w:r>
      <w:r>
        <w:t xml:space="preserve">Can </w:t>
      </w:r>
      <w:proofErr w:type="spellStart"/>
      <w:r>
        <w:t>Viu</w:t>
      </w:r>
      <w:proofErr w:type="spellEnd"/>
      <w:r>
        <w:t xml:space="preserve"> alone can provide?</w:t>
      </w:r>
      <w:r w:rsidR="003F61CD">
        <w:t xml:space="preserve"> </w:t>
      </w:r>
    </w:p>
    <w:p w:rsidR="003F61CD" w:rsidRDefault="003F61CD">
      <w:pPr>
        <w:pStyle w:val="CommentText"/>
      </w:pPr>
    </w:p>
    <w:p w:rsidR="003F61CD" w:rsidRDefault="003F61CD">
      <w:pPr>
        <w:pStyle w:val="CommentText"/>
      </w:pPr>
      <w:r>
        <w:t>Ask our own finance. Or do we want to provide</w:t>
      </w:r>
      <w:r w:rsidR="008F683E">
        <w:t>?</w:t>
      </w:r>
    </w:p>
  </w:comment>
  <w:comment w:id="18" w:author="AChow" w:date="2019-06-04T16:02:00Z" w:initials="AC">
    <w:p w:rsidR="00530927" w:rsidRDefault="00530927">
      <w:pPr>
        <w:pStyle w:val="CommentText"/>
      </w:pPr>
      <w:r>
        <w:rPr>
          <w:rStyle w:val="CommentReference"/>
        </w:rPr>
        <w:annotationRef/>
      </w:r>
      <w:r>
        <w:t>Notice of any length?</w:t>
      </w:r>
    </w:p>
    <w:p w:rsidR="003F61CD" w:rsidRDefault="003F61CD">
      <w:pPr>
        <w:pStyle w:val="CommentText"/>
      </w:pPr>
    </w:p>
    <w:p w:rsidR="003F61CD" w:rsidRDefault="003F61CD">
      <w:pPr>
        <w:pStyle w:val="CommentText"/>
      </w:pPr>
      <w:r>
        <w:t xml:space="preserve">Ask </w:t>
      </w:r>
      <w:proofErr w:type="spellStart"/>
      <w:r>
        <w:t>Adyen</w:t>
      </w:r>
      <w:proofErr w:type="spellEnd"/>
    </w:p>
  </w:comment>
  <w:comment w:id="19" w:author="AChow" w:date="2019-06-05T12:23:00Z" w:initials="AC">
    <w:p w:rsidR="003F61CD" w:rsidRDefault="003F61CD">
      <w:pPr>
        <w:pStyle w:val="CommentText"/>
      </w:pPr>
      <w:r>
        <w:rPr>
          <w:rStyle w:val="CommentReference"/>
        </w:rPr>
        <w:annotationRef/>
      </w:r>
      <w:r>
        <w:t xml:space="preserve">Product /Service need to comply with Scheme Rules. </w:t>
      </w:r>
      <w:r w:rsidR="008F683E">
        <w:t>Need to check Customer Area for do</w:t>
      </w:r>
      <w:r w:rsidR="008F683E">
        <w:t>cumentations. Carrie will check</w:t>
      </w:r>
      <w:r>
        <w:t>.</w:t>
      </w:r>
    </w:p>
  </w:comment>
  <w:comment w:id="20" w:author="AChow" w:date="2019-06-05T12:23:00Z" w:initials="AC">
    <w:p w:rsidR="00530927" w:rsidRDefault="00530927">
      <w:pPr>
        <w:pStyle w:val="CommentText"/>
      </w:pPr>
      <w:r>
        <w:rPr>
          <w:rStyle w:val="CommentReference"/>
        </w:rPr>
        <w:annotationRef/>
      </w:r>
      <w:r w:rsidR="008F683E">
        <w:t>Need to check Customer Area for documentations. Carrie will check.</w:t>
      </w:r>
    </w:p>
  </w:comment>
  <w:comment w:id="21" w:author="AChow" w:date="2019-06-05T12:23:00Z" w:initials="AC">
    <w:p w:rsidR="00530927" w:rsidRDefault="00530927">
      <w:pPr>
        <w:pStyle w:val="CommentText"/>
      </w:pPr>
      <w:r>
        <w:rPr>
          <w:rStyle w:val="CommentReference"/>
        </w:rPr>
        <w:annotationRef/>
      </w:r>
      <w:r w:rsidR="00790A47">
        <w:t>Need to check Customer Area for documentations. Carrie will check.</w:t>
      </w:r>
    </w:p>
  </w:comment>
  <w:comment w:id="22" w:author="AChow" w:date="2019-06-03T15:05:00Z" w:initials="AC">
    <w:p w:rsidR="00530927" w:rsidRDefault="00530927">
      <w:pPr>
        <w:pStyle w:val="CommentText"/>
      </w:pPr>
      <w:r>
        <w:rPr>
          <w:rStyle w:val="CommentReference"/>
        </w:rPr>
        <w:annotationRef/>
      </w:r>
      <w:r>
        <w:t>Only examples. How about the principles or full list?</w:t>
      </w:r>
    </w:p>
  </w:comment>
  <w:comment w:id="23" w:author="AChow" w:date="2019-06-03T15:06:00Z" w:initials="AC">
    <w:p w:rsidR="00530927" w:rsidRDefault="00530927">
      <w:pPr>
        <w:pStyle w:val="CommentText"/>
      </w:pPr>
      <w:r>
        <w:rPr>
          <w:rStyle w:val="CommentReference"/>
        </w:rPr>
        <w:annotationRef/>
      </w:r>
      <w:r>
        <w:t>How defined? Violence qualified?</w:t>
      </w:r>
    </w:p>
  </w:comment>
  <w:comment w:id="24" w:author="AChow" w:date="2019-06-03T15:07:00Z" w:initials="AC">
    <w:p w:rsidR="00530927" w:rsidRDefault="00530927">
      <w:pPr>
        <w:pStyle w:val="CommentText"/>
      </w:pPr>
      <w:r>
        <w:rPr>
          <w:rStyle w:val="CommentReference"/>
        </w:rPr>
        <w:annotationRef/>
      </w:r>
      <w:r>
        <w:t>How about corporate restructuring?</w:t>
      </w:r>
    </w:p>
  </w:comment>
  <w:comment w:id="25" w:author="AChow" w:date="2019-06-03T15:08:00Z" w:initials="AC">
    <w:p w:rsidR="00530927" w:rsidRDefault="00530927">
      <w:pPr>
        <w:pStyle w:val="CommentText"/>
      </w:pPr>
      <w:r>
        <w:rPr>
          <w:rStyle w:val="CommentReference"/>
        </w:rPr>
        <w:annotationRef/>
      </w:r>
      <w:r>
        <w:t>See Clause 7.1.</w:t>
      </w:r>
    </w:p>
  </w:comment>
  <w:comment w:id="26" w:author="AChow" w:date="2019-06-05T12:24:00Z" w:initials="AC">
    <w:p w:rsidR="00530927" w:rsidRDefault="00530927">
      <w:pPr>
        <w:pStyle w:val="CommentText"/>
      </w:pPr>
      <w:r>
        <w:rPr>
          <w:rStyle w:val="CommentReference"/>
        </w:rPr>
        <w:annotationRef/>
      </w:r>
      <w:r>
        <w:t>What is this???</w:t>
      </w:r>
      <w:r w:rsidR="00790A47">
        <w:t xml:space="preserve"> Why??</w:t>
      </w:r>
    </w:p>
    <w:p w:rsidR="00202177" w:rsidRDefault="00202177">
      <w:pPr>
        <w:pStyle w:val="CommentText"/>
      </w:pPr>
    </w:p>
    <w:p w:rsidR="00202177" w:rsidRDefault="00202177">
      <w:pPr>
        <w:pStyle w:val="CommentText"/>
      </w:pPr>
      <w:r>
        <w:t xml:space="preserve">Ask </w:t>
      </w:r>
      <w:proofErr w:type="spellStart"/>
      <w:r>
        <w:t>Adyen</w:t>
      </w:r>
      <w:proofErr w:type="spellEnd"/>
    </w:p>
  </w:comment>
  <w:comment w:id="27" w:author="AChow" w:date="2019-06-05T12:24:00Z" w:initials="AC">
    <w:p w:rsidR="00530927" w:rsidRDefault="00530927">
      <w:pPr>
        <w:pStyle w:val="CommentText"/>
      </w:pPr>
      <w:r>
        <w:rPr>
          <w:rStyle w:val="CommentReference"/>
        </w:rPr>
        <w:annotationRef/>
      </w:r>
      <w:r w:rsidR="00790A47">
        <w:t>Need to check Customer Area for documentations. Carrie will check.</w:t>
      </w:r>
    </w:p>
  </w:comment>
  <w:comment w:id="28" w:author="AChow" w:date="2019-06-03T15:19:00Z" w:initials="AC">
    <w:p w:rsidR="00530927" w:rsidRDefault="00530927">
      <w:pPr>
        <w:pStyle w:val="CommentText"/>
      </w:pPr>
      <w:r>
        <w:rPr>
          <w:rStyle w:val="CommentReference"/>
        </w:rPr>
        <w:annotationRef/>
      </w:r>
      <w:proofErr w:type="spellStart"/>
      <w:r>
        <w:t>Adyen</w:t>
      </w:r>
      <w:proofErr w:type="spellEnd"/>
      <w:r>
        <w:t xml:space="preserve"> still reserves rights to sue us.</w:t>
      </w:r>
    </w:p>
  </w:comment>
  <w:comment w:id="29" w:author="AChow" w:date="2019-06-03T15:26:00Z" w:initials="AC">
    <w:p w:rsidR="00530927" w:rsidRDefault="00530927">
      <w:pPr>
        <w:pStyle w:val="CommentText"/>
      </w:pPr>
      <w:r>
        <w:rPr>
          <w:rStyle w:val="CommentReference"/>
        </w:rPr>
        <w:annotationRef/>
      </w:r>
      <w:r>
        <w:t xml:space="preserve">Any occasion we’ll instruct </w:t>
      </w:r>
      <w:proofErr w:type="spellStart"/>
      <w:r>
        <w:t>Adyen</w:t>
      </w:r>
      <w:proofErr w:type="spellEnd"/>
      <w:r>
        <w:t xml:space="preserve"> to pay for us? Is Refund one of those?</w:t>
      </w:r>
    </w:p>
  </w:comment>
  <w:comment w:id="30" w:author="AChow" w:date="2019-06-03T15:28:00Z" w:initials="AC">
    <w:p w:rsidR="00530927" w:rsidRDefault="00530927">
      <w:pPr>
        <w:pStyle w:val="CommentText"/>
      </w:pPr>
      <w:r>
        <w:rPr>
          <w:rStyle w:val="CommentReference"/>
        </w:rPr>
        <w:annotationRef/>
      </w:r>
      <w:r>
        <w:t xml:space="preserve">Need to check under what situations can </w:t>
      </w:r>
      <w:proofErr w:type="spellStart"/>
      <w:r>
        <w:t>Adyen</w:t>
      </w:r>
      <w:proofErr w:type="spellEnd"/>
      <w:r>
        <w:t xml:space="preserve"> deduct Deposit</w:t>
      </w:r>
    </w:p>
  </w:comment>
  <w:comment w:id="32" w:author="AChow" w:date="2019-06-03T15:31:00Z" w:initials="AC">
    <w:p w:rsidR="00530927" w:rsidRDefault="00530927">
      <w:pPr>
        <w:pStyle w:val="CommentText"/>
      </w:pPr>
      <w:r>
        <w:rPr>
          <w:rStyle w:val="CommentReference"/>
        </w:rPr>
        <w:annotationRef/>
      </w:r>
      <w:r>
        <w:t xml:space="preserve">Or should be HKD in our case? For currency exchange, what exchange rate will </w:t>
      </w:r>
      <w:proofErr w:type="spellStart"/>
      <w:r>
        <w:t>Adyen</w:t>
      </w:r>
      <w:proofErr w:type="spellEnd"/>
      <w:r>
        <w:t xml:space="preserve"> refer to?</w:t>
      </w:r>
    </w:p>
  </w:comment>
  <w:comment w:id="33" w:author="AChow" w:date="2019-06-03T15:34:00Z" w:initials="AC">
    <w:p w:rsidR="00530927" w:rsidRDefault="00530927">
      <w:pPr>
        <w:pStyle w:val="CommentText"/>
      </w:pPr>
      <w:r>
        <w:rPr>
          <w:rStyle w:val="CommentReference"/>
        </w:rPr>
        <w:annotationRef/>
      </w:r>
      <w:r>
        <w:t>Rate offered by which institution?</w:t>
      </w:r>
    </w:p>
  </w:comment>
  <w:comment w:id="34" w:author="AChow" w:date="2019-06-03T15:43:00Z" w:initials="AC">
    <w:p w:rsidR="00530927" w:rsidRDefault="00530927">
      <w:pPr>
        <w:pStyle w:val="CommentText"/>
      </w:pPr>
      <w:r>
        <w:rPr>
          <w:rStyle w:val="CommentReference"/>
        </w:rPr>
        <w:annotationRef/>
      </w:r>
      <w:r>
        <w:t xml:space="preserve">3-month notice for ANY increase by </w:t>
      </w:r>
      <w:proofErr w:type="spellStart"/>
      <w:r>
        <w:t>Adyen</w:t>
      </w:r>
      <w:proofErr w:type="spellEnd"/>
      <w:r>
        <w:t>.</w:t>
      </w:r>
    </w:p>
  </w:comment>
  <w:comment w:id="38" w:author="AChow" w:date="2019-06-03T15:43:00Z" w:initials="AC">
    <w:p w:rsidR="00530927" w:rsidRDefault="00530927">
      <w:pPr>
        <w:pStyle w:val="CommentText"/>
      </w:pPr>
      <w:r>
        <w:rPr>
          <w:rStyle w:val="CommentReference"/>
        </w:rPr>
        <w:annotationRef/>
      </w:r>
      <w:r>
        <w:t>Only one-month notice for increase for inflation only.</w:t>
      </w:r>
    </w:p>
  </w:comment>
  <w:comment w:id="39" w:author="AChow" w:date="2019-06-05T12:26:00Z" w:initials="AC">
    <w:p w:rsidR="00530927" w:rsidRDefault="00530927">
      <w:pPr>
        <w:pStyle w:val="CommentText"/>
      </w:pPr>
      <w:r>
        <w:rPr>
          <w:rStyle w:val="CommentReference"/>
        </w:rPr>
        <w:annotationRef/>
      </w:r>
      <w:proofErr w:type="spellStart"/>
      <w:r>
        <w:t>Adyen</w:t>
      </w:r>
      <w:proofErr w:type="spellEnd"/>
      <w:r>
        <w:t xml:space="preserve"> can adjust </w:t>
      </w:r>
      <w:r w:rsidR="00790A47">
        <w:t>Deposit</w:t>
      </w:r>
      <w:r>
        <w:t xml:space="preserve"> Level at any time. Impact on Clause 2.12 above.</w:t>
      </w:r>
    </w:p>
  </w:comment>
  <w:comment w:id="40" w:author="AChow" w:date="2019-06-05T12:26:00Z" w:initials="AC">
    <w:p w:rsidR="00530927" w:rsidRDefault="00530927">
      <w:pPr>
        <w:pStyle w:val="CommentText"/>
      </w:pPr>
      <w:r>
        <w:rPr>
          <w:rStyle w:val="CommentReference"/>
        </w:rPr>
        <w:annotationRef/>
      </w:r>
      <w:r>
        <w:t>Need to</w:t>
      </w:r>
      <w:r w:rsidR="00790A47">
        <w:t xml:space="preserve"> know and consider will there be</w:t>
      </w:r>
      <w:r>
        <w:t xml:space="preserve"> any cash flow problem</w:t>
      </w:r>
    </w:p>
  </w:comment>
  <w:comment w:id="41" w:author="AChow" w:date="2019-06-03T16:16:00Z" w:initials="AC">
    <w:p w:rsidR="00530927" w:rsidRDefault="00530927">
      <w:pPr>
        <w:pStyle w:val="CommentText"/>
      </w:pPr>
      <w:r>
        <w:rPr>
          <w:rStyle w:val="CommentReference"/>
        </w:rPr>
        <w:annotationRef/>
      </w:r>
      <w:r>
        <w:t>What is this? No definition.</w:t>
      </w:r>
    </w:p>
  </w:comment>
  <w:comment w:id="42" w:author="AChow" w:date="2019-06-03T16:21:00Z" w:initials="AC">
    <w:p w:rsidR="00530927" w:rsidRDefault="00530927">
      <w:pPr>
        <w:pStyle w:val="CommentText"/>
      </w:pPr>
      <w:r>
        <w:rPr>
          <w:rStyle w:val="CommentReference"/>
        </w:rPr>
        <w:annotationRef/>
      </w:r>
      <w:r>
        <w:t>Potential liability?</w:t>
      </w:r>
    </w:p>
  </w:comment>
  <w:comment w:id="43" w:author="AChow" w:date="2019-06-05T12:27:00Z" w:initials="AC">
    <w:p w:rsidR="00530927" w:rsidRDefault="00530927">
      <w:pPr>
        <w:pStyle w:val="CommentText"/>
      </w:pPr>
      <w:r>
        <w:rPr>
          <w:rStyle w:val="CommentReference"/>
        </w:rPr>
        <w:annotationRef/>
      </w:r>
      <w:r>
        <w:t>Suit our need? Or we have otherwise agreed?</w:t>
      </w:r>
    </w:p>
    <w:p w:rsidR="00790A47" w:rsidRDefault="00790A47">
      <w:pPr>
        <w:pStyle w:val="CommentText"/>
      </w:pPr>
    </w:p>
    <w:p w:rsidR="00790A47" w:rsidRDefault="00790A47">
      <w:pPr>
        <w:pStyle w:val="CommentText"/>
      </w:pPr>
      <w:r>
        <w:t>Carrie: will use their Hosted Payment Page</w:t>
      </w:r>
    </w:p>
  </w:comment>
  <w:comment w:id="44" w:author="AChow" w:date="2019-06-03T16:26:00Z" w:initials="AC">
    <w:p w:rsidR="00530927" w:rsidRDefault="00530927">
      <w:pPr>
        <w:pStyle w:val="CommentText"/>
      </w:pPr>
      <w:r>
        <w:rPr>
          <w:rStyle w:val="CommentReference"/>
        </w:rPr>
        <w:annotationRef/>
      </w:r>
      <w:r>
        <w:t xml:space="preserve">Fully indemnify </w:t>
      </w:r>
      <w:proofErr w:type="spellStart"/>
      <w:r>
        <w:t>Adyen</w:t>
      </w:r>
      <w:proofErr w:type="spellEnd"/>
      <w:r>
        <w:t xml:space="preserve"> for non-compliance.</w:t>
      </w:r>
    </w:p>
  </w:comment>
  <w:comment w:id="45" w:author="AChow" w:date="2019-06-03T16:28:00Z" w:initials="AC">
    <w:p w:rsidR="00530927" w:rsidRDefault="00530927">
      <w:pPr>
        <w:pStyle w:val="CommentText"/>
      </w:pPr>
      <w:r>
        <w:rPr>
          <w:rStyle w:val="CommentReference"/>
        </w:rPr>
        <w:annotationRef/>
      </w:r>
      <w:r>
        <w:t>Installation and use instructions in Customer Area.</w:t>
      </w:r>
    </w:p>
  </w:comment>
  <w:comment w:id="46" w:author="AChow" w:date="2019-06-03T16:28:00Z" w:initials="AC">
    <w:p w:rsidR="00530927" w:rsidRDefault="00530927">
      <w:pPr>
        <w:pStyle w:val="CommentText"/>
      </w:pPr>
      <w:r>
        <w:rPr>
          <w:rStyle w:val="CommentReference"/>
        </w:rPr>
        <w:annotationRef/>
      </w:r>
      <w:r>
        <w:t>“This” means what follows or precedes?</w:t>
      </w:r>
    </w:p>
  </w:comment>
  <w:comment w:id="47" w:author="AChow" w:date="2019-06-03T16:32:00Z" w:initials="AC">
    <w:p w:rsidR="00530927" w:rsidRDefault="00530927">
      <w:pPr>
        <w:pStyle w:val="CommentText"/>
      </w:pPr>
      <w:r>
        <w:rPr>
          <w:rStyle w:val="CommentReference"/>
        </w:rPr>
        <w:annotationRef/>
      </w:r>
      <w:r>
        <w:t>Extra charge needed?</w:t>
      </w:r>
    </w:p>
  </w:comment>
  <w:comment w:id="48" w:author="AChow" w:date="2019-06-03T16:36:00Z" w:initials="AC">
    <w:p w:rsidR="00530927" w:rsidRDefault="00530927">
      <w:pPr>
        <w:pStyle w:val="CommentText"/>
      </w:pPr>
      <w:r>
        <w:rPr>
          <w:rStyle w:val="CommentReference"/>
        </w:rPr>
        <w:annotationRef/>
      </w:r>
      <w:r>
        <w:t>May have shorter notice for non-support of POS related matters.</w:t>
      </w:r>
    </w:p>
  </w:comment>
  <w:comment w:id="49" w:author="AChow" w:date="2019-06-03T16:43:00Z" w:initials="AC">
    <w:p w:rsidR="00530927" w:rsidRDefault="00530927">
      <w:pPr>
        <w:pStyle w:val="CommentText"/>
      </w:pPr>
      <w:r>
        <w:rPr>
          <w:rStyle w:val="CommentReference"/>
        </w:rPr>
        <w:annotationRef/>
      </w:r>
      <w:r>
        <w:t xml:space="preserve">Terminate within one month of software change announcement. </w:t>
      </w:r>
    </w:p>
  </w:comment>
  <w:comment w:id="50" w:author="AChow" w:date="2019-06-05T12:29:00Z" w:initials="AC">
    <w:p w:rsidR="00530927" w:rsidRDefault="00530927">
      <w:pPr>
        <w:pStyle w:val="CommentText"/>
      </w:pPr>
      <w:r>
        <w:rPr>
          <w:rStyle w:val="CommentReference"/>
        </w:rPr>
        <w:annotationRef/>
      </w:r>
      <w:r>
        <w:t>How about time gap between announcement and actual change occurs? If actual change only comes on the 29</w:t>
      </w:r>
      <w:r w:rsidRPr="00EE2158">
        <w:rPr>
          <w:vertAlign w:val="superscript"/>
        </w:rPr>
        <w:t>th</w:t>
      </w:r>
      <w:r>
        <w:t xml:space="preserve"> day, there won’t be </w:t>
      </w:r>
      <w:r w:rsidR="00790A47">
        <w:t>enough time to check the new Software</w:t>
      </w:r>
      <w:r>
        <w:t>.</w:t>
      </w:r>
    </w:p>
  </w:comment>
  <w:comment w:id="51" w:author="AChow" w:date="2019-06-05T12:29:00Z" w:initials="AC">
    <w:p w:rsidR="00530927" w:rsidRDefault="00530927">
      <w:pPr>
        <w:pStyle w:val="CommentText"/>
      </w:pPr>
      <w:r>
        <w:rPr>
          <w:rStyle w:val="CommentReference"/>
        </w:rPr>
        <w:annotationRef/>
      </w:r>
      <w:r w:rsidR="00790A47">
        <w:t>Can</w:t>
      </w:r>
      <w:r>
        <w:t xml:space="preserve"> we cope with shorter notice period from </w:t>
      </w:r>
      <w:proofErr w:type="spellStart"/>
      <w:r>
        <w:t>Adyen</w:t>
      </w:r>
      <w:proofErr w:type="spellEnd"/>
      <w:r>
        <w:t>?</w:t>
      </w:r>
    </w:p>
  </w:comment>
  <w:comment w:id="52" w:author="AChow" w:date="2019-06-03T16:48:00Z" w:initials="AC">
    <w:p w:rsidR="00530927" w:rsidRDefault="00530927">
      <w:pPr>
        <w:pStyle w:val="CommentText"/>
      </w:pPr>
      <w:r>
        <w:rPr>
          <w:rStyle w:val="CommentReference"/>
        </w:rPr>
        <w:annotationRef/>
      </w:r>
      <w:r>
        <w:t>Can we access those info? This I only relevant if we have those info.</w:t>
      </w:r>
    </w:p>
  </w:comment>
  <w:comment w:id="53" w:author="AChow" w:date="2019-06-03T16:49:00Z" w:initials="AC">
    <w:p w:rsidR="00530927" w:rsidRDefault="00530927">
      <w:pPr>
        <w:pStyle w:val="CommentText"/>
      </w:pPr>
      <w:r>
        <w:rPr>
          <w:rStyle w:val="CommentReference"/>
        </w:rPr>
        <w:annotationRef/>
      </w:r>
      <w:proofErr w:type="spellStart"/>
      <w:r>
        <w:t>Adyen</w:t>
      </w:r>
      <w:proofErr w:type="spellEnd"/>
      <w:r>
        <w:t xml:space="preserve"> can stop Transactions if they believe we are copying, capturing or intercepting, and we have to indemnify!.</w:t>
      </w:r>
    </w:p>
  </w:comment>
  <w:comment w:id="54" w:author="AChow" w:date="2019-06-03T17:05:00Z" w:initials="AC">
    <w:p w:rsidR="00530927" w:rsidRDefault="00530927">
      <w:pPr>
        <w:pStyle w:val="CommentText"/>
      </w:pPr>
      <w:r>
        <w:rPr>
          <w:rStyle w:val="CommentReference"/>
        </w:rPr>
        <w:annotationRef/>
      </w:r>
      <w:r>
        <w:t>0900 to 1800 CET, meaning 1600 to 0100 (+1) HKT</w:t>
      </w:r>
    </w:p>
  </w:comment>
  <w:comment w:id="56" w:author="AChow" w:date="2019-06-03T17:05:00Z" w:initials="AC">
    <w:p w:rsidR="00530927" w:rsidRDefault="00530927">
      <w:pPr>
        <w:pStyle w:val="CommentText"/>
      </w:pPr>
      <w:r>
        <w:rPr>
          <w:rStyle w:val="CommentReference"/>
        </w:rPr>
        <w:annotationRef/>
      </w:r>
      <w:r>
        <w:t>Can use English only.</w:t>
      </w:r>
    </w:p>
  </w:comment>
  <w:comment w:id="57" w:author="AChow" w:date="2019-06-03T16:52:00Z" w:initials="AC">
    <w:p w:rsidR="00530927" w:rsidRDefault="00530927">
      <w:pPr>
        <w:pStyle w:val="CommentText"/>
      </w:pPr>
      <w:r>
        <w:rPr>
          <w:rStyle w:val="CommentReference"/>
        </w:rPr>
        <w:annotationRef/>
      </w:r>
      <w:r>
        <w:t xml:space="preserve">Meaning for every 90 days, only 2.16 hours down time is allowed. </w:t>
      </w:r>
    </w:p>
  </w:comment>
  <w:comment w:id="58" w:author="AChow" w:date="2019-06-03T16:53:00Z" w:initials="AC">
    <w:p w:rsidR="00530927" w:rsidRDefault="00530927">
      <w:pPr>
        <w:pStyle w:val="CommentText"/>
      </w:pPr>
      <w:r>
        <w:rPr>
          <w:rStyle w:val="CommentReference"/>
        </w:rPr>
        <w:annotationRef/>
      </w:r>
      <w:r>
        <w:t>Extra downtime caused by these are not covered.</w:t>
      </w:r>
    </w:p>
  </w:comment>
  <w:comment w:id="59" w:author="AChow" w:date="2019-06-03T16:55:00Z" w:initials="AC">
    <w:p w:rsidR="00530927" w:rsidRDefault="00530927">
      <w:pPr>
        <w:pStyle w:val="CommentText"/>
      </w:pPr>
      <w:r>
        <w:rPr>
          <w:rStyle w:val="CommentReference"/>
        </w:rPr>
        <w:annotationRef/>
      </w:r>
      <w:r>
        <w:t>Why not “commercially reasonable efforts”?</w:t>
      </w:r>
    </w:p>
  </w:comment>
  <w:comment w:id="62" w:author="AChow" w:date="2019-06-03T17:01:00Z" w:initials="AC">
    <w:p w:rsidR="00530927" w:rsidRDefault="00530927">
      <w:pPr>
        <w:pStyle w:val="CommentText"/>
      </w:pPr>
      <w:r>
        <w:rPr>
          <w:rStyle w:val="CommentReference"/>
        </w:rPr>
        <w:annotationRef/>
      </w:r>
      <w:r>
        <w:t>14:00 to 14:15 HKT.</w:t>
      </w:r>
    </w:p>
  </w:comment>
  <w:comment w:id="63" w:author="AChow" w:date="2019-06-03T17:09:00Z" w:initials="AC">
    <w:p w:rsidR="00530927" w:rsidRDefault="00530927">
      <w:pPr>
        <w:pStyle w:val="CommentText"/>
      </w:pPr>
      <w:r>
        <w:rPr>
          <w:rStyle w:val="CommentReference"/>
        </w:rPr>
        <w:annotationRef/>
      </w:r>
      <w:r>
        <w:t xml:space="preserve">Overall, problem solving (by different degrees of seriousness) response time and consequence for SLA non-compliance by </w:t>
      </w:r>
      <w:proofErr w:type="spellStart"/>
      <w:r>
        <w:t>Adyen</w:t>
      </w:r>
      <w:proofErr w:type="spellEnd"/>
      <w:r>
        <w:t xml:space="preserve"> missing.</w:t>
      </w:r>
    </w:p>
  </w:comment>
  <w:comment w:id="64" w:author="AChow" w:date="2019-06-03T17:11:00Z" w:initials="AC">
    <w:p w:rsidR="00530927" w:rsidRDefault="00530927">
      <w:pPr>
        <w:pStyle w:val="CommentText"/>
      </w:pPr>
      <w:r>
        <w:rPr>
          <w:rStyle w:val="CommentReference"/>
        </w:rPr>
        <w:annotationRef/>
      </w:r>
      <w:r>
        <w:t>Under what circumstances? When Chargeback legitimate?</w:t>
      </w:r>
    </w:p>
  </w:comment>
  <w:comment w:id="65" w:author="AChow" w:date="2019-06-05T12:30:00Z" w:initials="AC">
    <w:p w:rsidR="00530927" w:rsidRDefault="00530927">
      <w:pPr>
        <w:pStyle w:val="CommentText"/>
      </w:pPr>
      <w:r>
        <w:rPr>
          <w:rStyle w:val="CommentReference"/>
        </w:rPr>
        <w:annotationRef/>
      </w:r>
      <w:r w:rsidR="00790A47">
        <w:t>Need to check Customer Area for documentations. Carrie will check.</w:t>
      </w:r>
    </w:p>
  </w:comment>
  <w:comment w:id="67" w:author="AChow" w:date="2019-06-03T17:12:00Z" w:initials="AC">
    <w:p w:rsidR="00530927" w:rsidRDefault="00530927">
      <w:pPr>
        <w:pStyle w:val="CommentText"/>
      </w:pPr>
      <w:r>
        <w:rPr>
          <w:rStyle w:val="CommentReference"/>
        </w:rPr>
        <w:annotationRef/>
      </w:r>
      <w:proofErr w:type="spellStart"/>
      <w:r>
        <w:t>Adyen</w:t>
      </w:r>
      <w:proofErr w:type="spellEnd"/>
      <w:r>
        <w:t xml:space="preserve"> can directly debit our Bank Account on Chargeback.</w:t>
      </w:r>
    </w:p>
  </w:comment>
  <w:comment w:id="68" w:author="AChow" w:date="2019-06-03T17:15:00Z" w:initials="AC">
    <w:p w:rsidR="00530927" w:rsidRDefault="00530927">
      <w:pPr>
        <w:pStyle w:val="CommentText"/>
      </w:pPr>
      <w:r>
        <w:rPr>
          <w:rStyle w:val="CommentReference"/>
        </w:rPr>
        <w:annotationRef/>
      </w:r>
      <w:r>
        <w:t xml:space="preserve">Threshold? Also, “expected to become above unacceptable levels, </w:t>
      </w:r>
      <w:proofErr w:type="spellStart"/>
      <w:r>
        <w:t>Adyen</w:t>
      </w:r>
      <w:proofErr w:type="spellEnd"/>
      <w:r>
        <w:t xml:space="preserve"> can suspend. What is “expected”? Totally subjective?</w:t>
      </w:r>
    </w:p>
  </w:comment>
  <w:comment w:id="69" w:author="AChow" w:date="2019-06-03T17:18:00Z" w:initials="AC">
    <w:p w:rsidR="00530927" w:rsidRDefault="00530927">
      <w:pPr>
        <w:pStyle w:val="CommentText"/>
      </w:pPr>
      <w:r>
        <w:rPr>
          <w:rStyle w:val="CommentReference"/>
        </w:rPr>
        <w:annotationRef/>
      </w:r>
      <w:r>
        <w:t>Time frame considered? If one chargeback only after 2 transactions, then it’s extremely high. But if one chargeback after 1m transactions since inception, it’s low.</w:t>
      </w:r>
    </w:p>
  </w:comment>
  <w:comment w:id="70" w:author="AChow" w:date="2019-06-05T12:31:00Z" w:initials="AC">
    <w:p w:rsidR="00530927" w:rsidRDefault="00530927">
      <w:pPr>
        <w:pStyle w:val="CommentText"/>
      </w:pPr>
      <w:r>
        <w:rPr>
          <w:rStyle w:val="CommentReference"/>
        </w:rPr>
        <w:annotationRef/>
      </w:r>
      <w:r w:rsidR="00790A47">
        <w:t>Need to check Customer Area for documentations. Carrie will check.</w:t>
      </w:r>
    </w:p>
  </w:comment>
  <w:comment w:id="71" w:author="AChow" w:date="2019-06-03T17:44:00Z" w:initials="AC">
    <w:p w:rsidR="00530927" w:rsidRDefault="00530927">
      <w:pPr>
        <w:pStyle w:val="CommentText"/>
      </w:pPr>
      <w:r>
        <w:rPr>
          <w:rStyle w:val="CommentReference"/>
        </w:rPr>
        <w:annotationRef/>
      </w:r>
      <w:r>
        <w:t>Has reasons to suspect? Need to provide such reasons to Merchant?</w:t>
      </w:r>
    </w:p>
  </w:comment>
  <w:comment w:id="72" w:author="AChow" w:date="2019-06-03T17:44:00Z" w:initials="AC">
    <w:p w:rsidR="00530927" w:rsidRDefault="00530927">
      <w:pPr>
        <w:pStyle w:val="CommentText"/>
      </w:pPr>
      <w:r>
        <w:rPr>
          <w:rStyle w:val="CommentReference"/>
        </w:rPr>
        <w:annotationRef/>
      </w:r>
      <w:r>
        <w:t>Suspend Settlement.</w:t>
      </w:r>
    </w:p>
  </w:comment>
  <w:comment w:id="73" w:author="AChow" w:date="2019-06-03T17:45:00Z" w:initials="AC">
    <w:p w:rsidR="00530927" w:rsidRDefault="00530927">
      <w:pPr>
        <w:pStyle w:val="CommentText"/>
      </w:pPr>
      <w:r>
        <w:rPr>
          <w:rStyle w:val="CommentReference"/>
        </w:rPr>
        <w:annotationRef/>
      </w:r>
      <w:r>
        <w:t>Till forever?</w:t>
      </w:r>
    </w:p>
  </w:comment>
  <w:comment w:id="74" w:author="AChow" w:date="2019-06-03T17:48:00Z" w:initials="AC">
    <w:p w:rsidR="00530927" w:rsidRDefault="00530927">
      <w:pPr>
        <w:pStyle w:val="CommentText"/>
      </w:pPr>
      <w:r>
        <w:rPr>
          <w:rStyle w:val="CommentReference"/>
        </w:rPr>
        <w:annotationRef/>
      </w:r>
      <w:r>
        <w:t>Refunds not deducted from Deposit, but Merchant needs to extra pay.</w:t>
      </w:r>
    </w:p>
  </w:comment>
  <w:comment w:id="82" w:author="AChow" w:date="2019-06-03T18:14:00Z" w:initials="AC">
    <w:p w:rsidR="00530927" w:rsidRDefault="00530927">
      <w:pPr>
        <w:pStyle w:val="CommentText"/>
      </w:pPr>
      <w:r>
        <w:rPr>
          <w:rStyle w:val="CommentReference"/>
        </w:rPr>
        <w:annotationRef/>
      </w:r>
      <w:r>
        <w:t>But governed by HK law in the Merchant Agreement. Then what?</w:t>
      </w:r>
    </w:p>
  </w:comment>
  <w:comment w:id="83" w:author="AChow" w:date="2019-06-03T18:15:00Z" w:initials="AC">
    <w:p w:rsidR="00530927" w:rsidRDefault="00530927">
      <w:pPr>
        <w:pStyle w:val="CommentText"/>
      </w:pPr>
      <w:r>
        <w:rPr>
          <w:rStyle w:val="CommentReference"/>
        </w:rPr>
        <w:annotationRef/>
      </w:r>
      <w:r>
        <w:t>Our T&amp;C may need to update.</w:t>
      </w:r>
    </w:p>
  </w:comment>
  <w:comment w:id="84" w:author="AChow" w:date="2019-06-04T10:02:00Z" w:initials="AC">
    <w:p w:rsidR="00530927" w:rsidRDefault="00530927">
      <w:pPr>
        <w:pStyle w:val="CommentText"/>
      </w:pPr>
      <w:r>
        <w:rPr>
          <w:rStyle w:val="CommentReference"/>
        </w:rPr>
        <w:annotationRef/>
      </w:r>
      <w:r>
        <w:t xml:space="preserve">How to calculate? </w:t>
      </w:r>
    </w:p>
  </w:comment>
  <w:comment w:id="85" w:author="AChow" w:date="2019-06-05T12:31:00Z" w:initials="AC">
    <w:p w:rsidR="00530927" w:rsidRDefault="00530927">
      <w:pPr>
        <w:pStyle w:val="CommentText"/>
      </w:pPr>
      <w:r>
        <w:rPr>
          <w:rStyle w:val="CommentReference"/>
        </w:rPr>
        <w:annotationRef/>
      </w:r>
      <w:r w:rsidR="00790A47">
        <w:t>Need to check Customer Area for documentations. Carrie will check.</w:t>
      </w:r>
    </w:p>
  </w:comment>
  <w:comment w:id="86" w:author="AChow" w:date="2019-06-04T10:07:00Z" w:initials="AC">
    <w:p w:rsidR="00530927" w:rsidRDefault="00530927">
      <w:pPr>
        <w:pStyle w:val="CommentText"/>
      </w:pPr>
      <w:r>
        <w:rPr>
          <w:rStyle w:val="CommentReference"/>
        </w:rPr>
        <w:annotationRef/>
      </w:r>
      <w:r>
        <w:t>Under what circumstances?</w:t>
      </w:r>
    </w:p>
  </w:comment>
  <w:comment w:id="87" w:author="AChow" w:date="2019-06-04T11:55:00Z" w:initials="AC">
    <w:p w:rsidR="00530927" w:rsidRDefault="00530927">
      <w:pPr>
        <w:pStyle w:val="CommentText"/>
      </w:pPr>
      <w:r>
        <w:rPr>
          <w:rStyle w:val="CommentReference"/>
        </w:rPr>
        <w:annotationRef/>
      </w:r>
      <w:r>
        <w:t>Third parties include Merchant?</w:t>
      </w:r>
    </w:p>
  </w:comment>
  <w:comment w:id="88" w:author="AChow" w:date="2019-06-05T12:32:00Z" w:initials="AC">
    <w:p w:rsidR="00530927" w:rsidRDefault="00530927">
      <w:pPr>
        <w:pStyle w:val="CommentText"/>
      </w:pPr>
      <w:r>
        <w:rPr>
          <w:rStyle w:val="CommentReference"/>
        </w:rPr>
        <w:annotationRef/>
      </w:r>
      <w:r>
        <w:t>Rely on the provisions of LOL in M</w:t>
      </w:r>
      <w:r w:rsidR="00790A47">
        <w:t xml:space="preserve">erchant </w:t>
      </w:r>
      <w:r>
        <w:t>A</w:t>
      </w:r>
      <w:r w:rsidR="00790A47">
        <w:t>greement</w:t>
      </w:r>
      <w:r>
        <w:t>.</w:t>
      </w:r>
    </w:p>
  </w:comment>
  <w:comment w:id="89" w:author="AChow" w:date="2019-06-05T12:32:00Z" w:initials="AC">
    <w:p w:rsidR="00530927" w:rsidRDefault="00530927">
      <w:pPr>
        <w:pStyle w:val="CommentText"/>
      </w:pPr>
      <w:r>
        <w:rPr>
          <w:rStyle w:val="CommentReference"/>
        </w:rPr>
        <w:annotationRef/>
      </w:r>
      <w:r w:rsidR="00790A47">
        <w:t>Need to check Customer Area for documentations. Carrie will check.</w:t>
      </w:r>
      <w:bookmarkStart w:id="90" w:name="_GoBack"/>
      <w:bookmarkEnd w:id="90"/>
    </w:p>
  </w:comment>
  <w:comment w:id="91" w:author="AChow" w:date="2019-06-04T12:11:00Z" w:initials="AC">
    <w:p w:rsidR="00530927" w:rsidRDefault="00530927">
      <w:pPr>
        <w:pStyle w:val="CommentText"/>
      </w:pPr>
      <w:r>
        <w:rPr>
          <w:rStyle w:val="CommentReference"/>
        </w:rPr>
        <w:annotationRef/>
      </w:r>
      <w:r>
        <w:t xml:space="preserve">They should not allow our assignment to Affiliate, given that it stresses several times before that the contract is personal to Merchant. </w:t>
      </w:r>
    </w:p>
  </w:comment>
  <w:comment w:id="92" w:author="AChow" w:date="2019-06-04T12:31:00Z" w:initials="AC">
    <w:p w:rsidR="00530927" w:rsidRDefault="00530927">
      <w:pPr>
        <w:pStyle w:val="CommentText"/>
      </w:pPr>
      <w:r>
        <w:rPr>
          <w:rStyle w:val="CommentReference"/>
        </w:rPr>
        <w:annotationRef/>
      </w:r>
      <w:r>
        <w:t xml:space="preserve">How about the Scheme Rules. We commit not to breach the Scheme Rules in numerous occasions here and  </w:t>
      </w:r>
      <w:proofErr w:type="spellStart"/>
      <w:r>
        <w:t>Adyen</w:t>
      </w:r>
      <w:proofErr w:type="spellEnd"/>
      <w:r>
        <w:t xml:space="preserve"> will sanction us on our breach. So, they represent commitments between the parties, though they’re outside of the MA/T&amp;C.</w:t>
      </w:r>
    </w:p>
  </w:comment>
  <w:comment w:id="93" w:author="AChow" w:date="2019-06-04T12:31:00Z" w:initials="AC">
    <w:p w:rsidR="00530927" w:rsidRDefault="00530927">
      <w:pPr>
        <w:pStyle w:val="CommentText"/>
      </w:pPr>
      <w:r>
        <w:rPr>
          <w:rStyle w:val="CommentReference"/>
        </w:rPr>
        <w:annotationRef/>
      </w:r>
      <w:r>
        <w:t xml:space="preserve">Scheme Rules are not expressly reduced into writing here. </w:t>
      </w:r>
    </w:p>
  </w:comment>
  <w:comment w:id="98" w:author="AChow" w:date="2019-06-04T12:35:00Z" w:initials="AC">
    <w:p w:rsidR="00530927" w:rsidRDefault="00530927">
      <w:pPr>
        <w:pStyle w:val="CommentText"/>
      </w:pPr>
      <w:r>
        <w:rPr>
          <w:rStyle w:val="CommentReference"/>
        </w:rPr>
        <w:annotationRef/>
      </w:r>
      <w:r>
        <w:t>What does this mean?</w:t>
      </w:r>
    </w:p>
  </w:comment>
  <w:comment w:id="100" w:author="AChow" w:date="2019-06-04T12:37:00Z" w:initials="AC">
    <w:p w:rsidR="00530927" w:rsidRDefault="00530927">
      <w:pPr>
        <w:pStyle w:val="CommentText"/>
      </w:pPr>
      <w:r>
        <w:rPr>
          <w:rStyle w:val="CommentReference"/>
        </w:rPr>
        <w:annotationRef/>
      </w:r>
      <w:r>
        <w:t>Need to update in T&amp;C?</w:t>
      </w:r>
    </w:p>
  </w:comment>
  <w:comment w:id="101" w:author="AChow" w:date="2019-06-04T14:51:00Z" w:initials="AC">
    <w:p w:rsidR="00530927" w:rsidRDefault="00530927">
      <w:pPr>
        <w:pStyle w:val="CommentText"/>
      </w:pPr>
      <w:r>
        <w:rPr>
          <w:rStyle w:val="CommentReference"/>
        </w:rPr>
        <w:annotationRef/>
      </w:r>
      <w:r>
        <w:t>Need to constantly check this Customer Area</w:t>
      </w:r>
    </w:p>
  </w:comment>
  <w:comment w:id="102" w:author="AChow" w:date="2019-06-04T14:54:00Z" w:initials="AC">
    <w:p w:rsidR="00530927" w:rsidRDefault="00530927">
      <w:pPr>
        <w:pStyle w:val="CommentText"/>
      </w:pPr>
      <w:r>
        <w:rPr>
          <w:rStyle w:val="CommentReference"/>
        </w:rPr>
        <w:annotationRef/>
      </w:r>
      <w:r>
        <w:t>Merchant has no right to object to changes in T&amp;C if they’re for compliance with the law or requested by Acquirer/Scheme Owner.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B30541"/>
    <w:multiLevelType w:val="multilevel"/>
    <w:tmpl w:val="694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A316CF"/>
    <w:multiLevelType w:val="multilevel"/>
    <w:tmpl w:val="912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4E7902"/>
    <w:multiLevelType w:val="multilevel"/>
    <w:tmpl w:val="370A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F2745B"/>
    <w:multiLevelType w:val="multilevel"/>
    <w:tmpl w:val="45A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152F9C"/>
    <w:multiLevelType w:val="multilevel"/>
    <w:tmpl w:val="456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2930D3"/>
    <w:multiLevelType w:val="multilevel"/>
    <w:tmpl w:val="B0A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trackRevisions/>
  <w:doNotTrackFormatting/>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1649"/>
    <w:rsid w:val="0002763A"/>
    <w:rsid w:val="000676F1"/>
    <w:rsid w:val="000935D5"/>
    <w:rsid w:val="000F24CA"/>
    <w:rsid w:val="001202E4"/>
    <w:rsid w:val="001210FE"/>
    <w:rsid w:val="00162BD5"/>
    <w:rsid w:val="00181336"/>
    <w:rsid w:val="001A25BF"/>
    <w:rsid w:val="001F35E9"/>
    <w:rsid w:val="00202177"/>
    <w:rsid w:val="00301986"/>
    <w:rsid w:val="00366F3F"/>
    <w:rsid w:val="003D7C4C"/>
    <w:rsid w:val="003E02F7"/>
    <w:rsid w:val="003F61CD"/>
    <w:rsid w:val="004600A8"/>
    <w:rsid w:val="004B08E1"/>
    <w:rsid w:val="00530927"/>
    <w:rsid w:val="005315ED"/>
    <w:rsid w:val="005E4D65"/>
    <w:rsid w:val="00635E1F"/>
    <w:rsid w:val="007138D9"/>
    <w:rsid w:val="00790A47"/>
    <w:rsid w:val="007C3FA4"/>
    <w:rsid w:val="0087044E"/>
    <w:rsid w:val="00882F6C"/>
    <w:rsid w:val="008E56EA"/>
    <w:rsid w:val="008F683E"/>
    <w:rsid w:val="009919B8"/>
    <w:rsid w:val="009C2AF4"/>
    <w:rsid w:val="009F61EE"/>
    <w:rsid w:val="00A47971"/>
    <w:rsid w:val="00A62B6C"/>
    <w:rsid w:val="00A94673"/>
    <w:rsid w:val="00B244A2"/>
    <w:rsid w:val="00B2723E"/>
    <w:rsid w:val="00B43C67"/>
    <w:rsid w:val="00B44CD7"/>
    <w:rsid w:val="00B50AFE"/>
    <w:rsid w:val="00BB367C"/>
    <w:rsid w:val="00BE4BCB"/>
    <w:rsid w:val="00C5696C"/>
    <w:rsid w:val="00CC775C"/>
    <w:rsid w:val="00D741FC"/>
    <w:rsid w:val="00DA05AD"/>
    <w:rsid w:val="00DB6FB4"/>
    <w:rsid w:val="00DD7CE9"/>
    <w:rsid w:val="00E42212"/>
    <w:rsid w:val="00E549F8"/>
    <w:rsid w:val="00E91450"/>
    <w:rsid w:val="00EC0EA6"/>
    <w:rsid w:val="00EC34CB"/>
    <w:rsid w:val="00EE2158"/>
    <w:rsid w:val="00EF0625"/>
    <w:rsid w:val="00F41649"/>
    <w:rsid w:val="00F46A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16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16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16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16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16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16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1649"/>
    <w:rPr>
      <w:rFonts w:ascii="Times New Roman" w:eastAsia="Times New Roman" w:hAnsi="Times New Roman" w:cs="Times New Roman"/>
      <w:b/>
      <w:bCs/>
      <w:sz w:val="24"/>
      <w:szCs w:val="24"/>
    </w:rPr>
  </w:style>
  <w:style w:type="character" w:styleId="Strong">
    <w:name w:val="Strong"/>
    <w:basedOn w:val="DefaultParagraphFont"/>
    <w:uiPriority w:val="22"/>
    <w:qFormat/>
    <w:rsid w:val="00F41649"/>
    <w:rPr>
      <w:b/>
      <w:bCs/>
    </w:rPr>
  </w:style>
  <w:style w:type="paragraph" w:styleId="NormalWeb">
    <w:name w:val="Normal (Web)"/>
    <w:basedOn w:val="Normal"/>
    <w:uiPriority w:val="99"/>
    <w:semiHidden/>
    <w:unhideWhenUsed/>
    <w:rsid w:val="00F416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1649"/>
    <w:rPr>
      <w:color w:val="0000FF"/>
      <w:u w:val="single"/>
    </w:rPr>
  </w:style>
  <w:style w:type="character" w:styleId="Emphasis">
    <w:name w:val="Emphasis"/>
    <w:basedOn w:val="DefaultParagraphFont"/>
    <w:uiPriority w:val="20"/>
    <w:qFormat/>
    <w:rsid w:val="00F41649"/>
    <w:rPr>
      <w:i/>
      <w:iCs/>
    </w:rPr>
  </w:style>
  <w:style w:type="character" w:styleId="CommentReference">
    <w:name w:val="annotation reference"/>
    <w:basedOn w:val="DefaultParagraphFont"/>
    <w:uiPriority w:val="99"/>
    <w:semiHidden/>
    <w:unhideWhenUsed/>
    <w:rsid w:val="00A47971"/>
    <w:rPr>
      <w:sz w:val="16"/>
      <w:szCs w:val="16"/>
    </w:rPr>
  </w:style>
  <w:style w:type="paragraph" w:styleId="CommentText">
    <w:name w:val="annotation text"/>
    <w:basedOn w:val="Normal"/>
    <w:link w:val="CommentTextChar"/>
    <w:uiPriority w:val="99"/>
    <w:semiHidden/>
    <w:unhideWhenUsed/>
    <w:rsid w:val="00A47971"/>
    <w:pPr>
      <w:spacing w:line="240" w:lineRule="auto"/>
    </w:pPr>
    <w:rPr>
      <w:sz w:val="20"/>
      <w:szCs w:val="20"/>
    </w:rPr>
  </w:style>
  <w:style w:type="character" w:customStyle="1" w:styleId="CommentTextChar">
    <w:name w:val="Comment Text Char"/>
    <w:basedOn w:val="DefaultParagraphFont"/>
    <w:link w:val="CommentText"/>
    <w:uiPriority w:val="99"/>
    <w:semiHidden/>
    <w:rsid w:val="00A47971"/>
    <w:rPr>
      <w:sz w:val="20"/>
      <w:szCs w:val="20"/>
    </w:rPr>
  </w:style>
  <w:style w:type="paragraph" w:styleId="CommentSubject">
    <w:name w:val="annotation subject"/>
    <w:basedOn w:val="CommentText"/>
    <w:next w:val="CommentText"/>
    <w:link w:val="CommentSubjectChar"/>
    <w:uiPriority w:val="99"/>
    <w:semiHidden/>
    <w:unhideWhenUsed/>
    <w:rsid w:val="00A47971"/>
    <w:rPr>
      <w:b/>
      <w:bCs/>
    </w:rPr>
  </w:style>
  <w:style w:type="character" w:customStyle="1" w:styleId="CommentSubjectChar">
    <w:name w:val="Comment Subject Char"/>
    <w:basedOn w:val="CommentTextChar"/>
    <w:link w:val="CommentSubject"/>
    <w:uiPriority w:val="99"/>
    <w:semiHidden/>
    <w:rsid w:val="00A47971"/>
    <w:rPr>
      <w:b/>
      <w:bCs/>
      <w:sz w:val="20"/>
      <w:szCs w:val="20"/>
    </w:rPr>
  </w:style>
  <w:style w:type="paragraph" w:styleId="BalloonText">
    <w:name w:val="Balloon Text"/>
    <w:basedOn w:val="Normal"/>
    <w:link w:val="BalloonTextChar"/>
    <w:uiPriority w:val="99"/>
    <w:semiHidden/>
    <w:unhideWhenUsed/>
    <w:rsid w:val="00A47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9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416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16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16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16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16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16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1649"/>
    <w:rPr>
      <w:rFonts w:ascii="Times New Roman" w:eastAsia="Times New Roman" w:hAnsi="Times New Roman" w:cs="Times New Roman"/>
      <w:b/>
      <w:bCs/>
      <w:sz w:val="24"/>
      <w:szCs w:val="24"/>
    </w:rPr>
  </w:style>
  <w:style w:type="character" w:styleId="Strong">
    <w:name w:val="Strong"/>
    <w:basedOn w:val="DefaultParagraphFont"/>
    <w:uiPriority w:val="22"/>
    <w:qFormat/>
    <w:rsid w:val="00F41649"/>
    <w:rPr>
      <w:b/>
      <w:bCs/>
    </w:rPr>
  </w:style>
  <w:style w:type="paragraph" w:styleId="NormalWeb">
    <w:name w:val="Normal (Web)"/>
    <w:basedOn w:val="Normal"/>
    <w:uiPriority w:val="99"/>
    <w:semiHidden/>
    <w:unhideWhenUsed/>
    <w:rsid w:val="00F416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1649"/>
    <w:rPr>
      <w:color w:val="0000FF"/>
      <w:u w:val="single"/>
    </w:rPr>
  </w:style>
  <w:style w:type="character" w:styleId="Emphasis">
    <w:name w:val="Emphasis"/>
    <w:basedOn w:val="DefaultParagraphFont"/>
    <w:uiPriority w:val="20"/>
    <w:qFormat/>
    <w:rsid w:val="00F41649"/>
    <w:rPr>
      <w:i/>
      <w:iCs/>
    </w:rPr>
  </w:style>
  <w:style w:type="character" w:styleId="CommentReference">
    <w:name w:val="annotation reference"/>
    <w:basedOn w:val="DefaultParagraphFont"/>
    <w:uiPriority w:val="99"/>
    <w:semiHidden/>
    <w:unhideWhenUsed/>
    <w:rsid w:val="00A47971"/>
    <w:rPr>
      <w:sz w:val="16"/>
      <w:szCs w:val="16"/>
    </w:rPr>
  </w:style>
  <w:style w:type="paragraph" w:styleId="CommentText">
    <w:name w:val="annotation text"/>
    <w:basedOn w:val="Normal"/>
    <w:link w:val="CommentTextChar"/>
    <w:uiPriority w:val="99"/>
    <w:semiHidden/>
    <w:unhideWhenUsed/>
    <w:rsid w:val="00A47971"/>
    <w:pPr>
      <w:spacing w:line="240" w:lineRule="auto"/>
    </w:pPr>
    <w:rPr>
      <w:sz w:val="20"/>
      <w:szCs w:val="20"/>
    </w:rPr>
  </w:style>
  <w:style w:type="character" w:customStyle="1" w:styleId="CommentTextChar">
    <w:name w:val="Comment Text Char"/>
    <w:basedOn w:val="DefaultParagraphFont"/>
    <w:link w:val="CommentText"/>
    <w:uiPriority w:val="99"/>
    <w:semiHidden/>
    <w:rsid w:val="00A47971"/>
    <w:rPr>
      <w:sz w:val="20"/>
      <w:szCs w:val="20"/>
    </w:rPr>
  </w:style>
  <w:style w:type="paragraph" w:styleId="CommentSubject">
    <w:name w:val="annotation subject"/>
    <w:basedOn w:val="CommentText"/>
    <w:next w:val="CommentText"/>
    <w:link w:val="CommentSubjectChar"/>
    <w:uiPriority w:val="99"/>
    <w:semiHidden/>
    <w:unhideWhenUsed/>
    <w:rsid w:val="00A47971"/>
    <w:rPr>
      <w:b/>
      <w:bCs/>
    </w:rPr>
  </w:style>
  <w:style w:type="character" w:customStyle="1" w:styleId="CommentSubjectChar">
    <w:name w:val="Comment Subject Char"/>
    <w:basedOn w:val="CommentTextChar"/>
    <w:link w:val="CommentSubject"/>
    <w:uiPriority w:val="99"/>
    <w:semiHidden/>
    <w:rsid w:val="00A47971"/>
    <w:rPr>
      <w:b/>
      <w:bCs/>
      <w:sz w:val="20"/>
      <w:szCs w:val="20"/>
    </w:rPr>
  </w:style>
  <w:style w:type="paragraph" w:styleId="BalloonText">
    <w:name w:val="Balloon Text"/>
    <w:basedOn w:val="Normal"/>
    <w:link w:val="BalloonTextChar"/>
    <w:uiPriority w:val="99"/>
    <w:semiHidden/>
    <w:unhideWhenUsed/>
    <w:rsid w:val="00A479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9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6202666">
      <w:bodyDiv w:val="1"/>
      <w:marLeft w:val="0"/>
      <w:marRight w:val="0"/>
      <w:marTop w:val="0"/>
      <w:marBottom w:val="0"/>
      <w:divBdr>
        <w:top w:val="none" w:sz="0" w:space="0" w:color="auto"/>
        <w:left w:val="none" w:sz="0" w:space="0" w:color="auto"/>
        <w:bottom w:val="none" w:sz="0" w:space="0" w:color="auto"/>
        <w:right w:val="none" w:sz="0" w:space="0" w:color="auto"/>
      </w:divBdr>
      <w:divsChild>
        <w:div w:id="758718115">
          <w:marLeft w:val="0"/>
          <w:marRight w:val="0"/>
          <w:marTop w:val="0"/>
          <w:marBottom w:val="0"/>
          <w:divBdr>
            <w:top w:val="none" w:sz="0" w:space="0" w:color="auto"/>
            <w:left w:val="none" w:sz="0" w:space="0" w:color="auto"/>
            <w:bottom w:val="none" w:sz="0" w:space="0" w:color="auto"/>
            <w:right w:val="none" w:sz="0" w:space="0" w:color="auto"/>
          </w:divBdr>
          <w:divsChild>
            <w:div w:id="1634210181">
              <w:marLeft w:val="0"/>
              <w:marRight w:val="0"/>
              <w:marTop w:val="0"/>
              <w:marBottom w:val="0"/>
              <w:divBdr>
                <w:top w:val="none" w:sz="0" w:space="0" w:color="auto"/>
                <w:left w:val="none" w:sz="0" w:space="0" w:color="auto"/>
                <w:bottom w:val="none" w:sz="0" w:space="0" w:color="auto"/>
                <w:right w:val="none" w:sz="0" w:space="0" w:color="auto"/>
              </w:divBdr>
            </w:div>
          </w:divsChild>
        </w:div>
        <w:div w:id="1474714140">
          <w:marLeft w:val="0"/>
          <w:marRight w:val="0"/>
          <w:marTop w:val="0"/>
          <w:marBottom w:val="0"/>
          <w:divBdr>
            <w:top w:val="none" w:sz="0" w:space="0" w:color="auto"/>
            <w:left w:val="none" w:sz="0" w:space="0" w:color="auto"/>
            <w:bottom w:val="none" w:sz="0" w:space="0" w:color="auto"/>
            <w:right w:val="none" w:sz="0" w:space="0" w:color="auto"/>
          </w:divBdr>
          <w:divsChild>
            <w:div w:id="1758940021">
              <w:marLeft w:val="0"/>
              <w:marRight w:val="0"/>
              <w:marTop w:val="0"/>
              <w:marBottom w:val="0"/>
              <w:divBdr>
                <w:top w:val="none" w:sz="0" w:space="0" w:color="auto"/>
                <w:left w:val="none" w:sz="0" w:space="0" w:color="auto"/>
                <w:bottom w:val="none" w:sz="0" w:space="0" w:color="auto"/>
                <w:right w:val="none" w:sz="0" w:space="0" w:color="auto"/>
              </w:divBdr>
            </w:div>
          </w:divsChild>
        </w:div>
        <w:div w:id="639186445">
          <w:marLeft w:val="0"/>
          <w:marRight w:val="0"/>
          <w:marTop w:val="0"/>
          <w:marBottom w:val="0"/>
          <w:divBdr>
            <w:top w:val="none" w:sz="0" w:space="0" w:color="auto"/>
            <w:left w:val="none" w:sz="0" w:space="0" w:color="auto"/>
            <w:bottom w:val="none" w:sz="0" w:space="0" w:color="auto"/>
            <w:right w:val="none" w:sz="0" w:space="0" w:color="auto"/>
          </w:divBdr>
          <w:divsChild>
            <w:div w:id="1974020627">
              <w:marLeft w:val="0"/>
              <w:marRight w:val="0"/>
              <w:marTop w:val="0"/>
              <w:marBottom w:val="0"/>
              <w:divBdr>
                <w:top w:val="none" w:sz="0" w:space="0" w:color="auto"/>
                <w:left w:val="none" w:sz="0" w:space="0" w:color="auto"/>
                <w:bottom w:val="none" w:sz="0" w:space="0" w:color="auto"/>
                <w:right w:val="none" w:sz="0" w:space="0" w:color="auto"/>
              </w:divBdr>
            </w:div>
          </w:divsChild>
        </w:div>
        <w:div w:id="1298073797">
          <w:marLeft w:val="0"/>
          <w:marRight w:val="0"/>
          <w:marTop w:val="0"/>
          <w:marBottom w:val="0"/>
          <w:divBdr>
            <w:top w:val="none" w:sz="0" w:space="0" w:color="auto"/>
            <w:left w:val="none" w:sz="0" w:space="0" w:color="auto"/>
            <w:bottom w:val="none" w:sz="0" w:space="0" w:color="auto"/>
            <w:right w:val="none" w:sz="0" w:space="0" w:color="auto"/>
          </w:divBdr>
          <w:divsChild>
            <w:div w:id="401490020">
              <w:marLeft w:val="0"/>
              <w:marRight w:val="0"/>
              <w:marTop w:val="0"/>
              <w:marBottom w:val="0"/>
              <w:divBdr>
                <w:top w:val="none" w:sz="0" w:space="0" w:color="auto"/>
                <w:left w:val="none" w:sz="0" w:space="0" w:color="auto"/>
                <w:bottom w:val="none" w:sz="0" w:space="0" w:color="auto"/>
                <w:right w:val="none" w:sz="0" w:space="0" w:color="auto"/>
              </w:divBdr>
            </w:div>
          </w:divsChild>
        </w:div>
        <w:div w:id="240917722">
          <w:marLeft w:val="0"/>
          <w:marRight w:val="0"/>
          <w:marTop w:val="0"/>
          <w:marBottom w:val="0"/>
          <w:divBdr>
            <w:top w:val="none" w:sz="0" w:space="0" w:color="auto"/>
            <w:left w:val="none" w:sz="0" w:space="0" w:color="auto"/>
            <w:bottom w:val="none" w:sz="0" w:space="0" w:color="auto"/>
            <w:right w:val="none" w:sz="0" w:space="0" w:color="auto"/>
          </w:divBdr>
          <w:divsChild>
            <w:div w:id="118259541">
              <w:marLeft w:val="0"/>
              <w:marRight w:val="0"/>
              <w:marTop w:val="0"/>
              <w:marBottom w:val="0"/>
              <w:divBdr>
                <w:top w:val="none" w:sz="0" w:space="0" w:color="auto"/>
                <w:left w:val="none" w:sz="0" w:space="0" w:color="auto"/>
                <w:bottom w:val="none" w:sz="0" w:space="0" w:color="auto"/>
                <w:right w:val="none" w:sz="0" w:space="0" w:color="auto"/>
              </w:divBdr>
            </w:div>
          </w:divsChild>
        </w:div>
        <w:div w:id="1322780439">
          <w:marLeft w:val="0"/>
          <w:marRight w:val="0"/>
          <w:marTop w:val="0"/>
          <w:marBottom w:val="0"/>
          <w:divBdr>
            <w:top w:val="none" w:sz="0" w:space="0" w:color="auto"/>
            <w:left w:val="none" w:sz="0" w:space="0" w:color="auto"/>
            <w:bottom w:val="none" w:sz="0" w:space="0" w:color="auto"/>
            <w:right w:val="none" w:sz="0" w:space="0" w:color="auto"/>
          </w:divBdr>
          <w:divsChild>
            <w:div w:id="1214466752">
              <w:marLeft w:val="0"/>
              <w:marRight w:val="0"/>
              <w:marTop w:val="0"/>
              <w:marBottom w:val="0"/>
              <w:divBdr>
                <w:top w:val="none" w:sz="0" w:space="0" w:color="auto"/>
                <w:left w:val="none" w:sz="0" w:space="0" w:color="auto"/>
                <w:bottom w:val="none" w:sz="0" w:space="0" w:color="auto"/>
                <w:right w:val="none" w:sz="0" w:space="0" w:color="auto"/>
              </w:divBdr>
            </w:div>
          </w:divsChild>
        </w:div>
        <w:div w:id="1076778806">
          <w:marLeft w:val="0"/>
          <w:marRight w:val="0"/>
          <w:marTop w:val="0"/>
          <w:marBottom w:val="0"/>
          <w:divBdr>
            <w:top w:val="none" w:sz="0" w:space="0" w:color="auto"/>
            <w:left w:val="none" w:sz="0" w:space="0" w:color="auto"/>
            <w:bottom w:val="none" w:sz="0" w:space="0" w:color="auto"/>
            <w:right w:val="none" w:sz="0" w:space="0" w:color="auto"/>
          </w:divBdr>
          <w:divsChild>
            <w:div w:id="2070494260">
              <w:marLeft w:val="0"/>
              <w:marRight w:val="0"/>
              <w:marTop w:val="0"/>
              <w:marBottom w:val="0"/>
              <w:divBdr>
                <w:top w:val="none" w:sz="0" w:space="0" w:color="auto"/>
                <w:left w:val="none" w:sz="0" w:space="0" w:color="auto"/>
                <w:bottom w:val="none" w:sz="0" w:space="0" w:color="auto"/>
                <w:right w:val="none" w:sz="0" w:space="0" w:color="auto"/>
              </w:divBdr>
            </w:div>
          </w:divsChild>
        </w:div>
        <w:div w:id="1750810818">
          <w:marLeft w:val="0"/>
          <w:marRight w:val="0"/>
          <w:marTop w:val="0"/>
          <w:marBottom w:val="0"/>
          <w:divBdr>
            <w:top w:val="none" w:sz="0" w:space="0" w:color="auto"/>
            <w:left w:val="none" w:sz="0" w:space="0" w:color="auto"/>
            <w:bottom w:val="none" w:sz="0" w:space="0" w:color="auto"/>
            <w:right w:val="none" w:sz="0" w:space="0" w:color="auto"/>
          </w:divBdr>
          <w:divsChild>
            <w:div w:id="1338381950">
              <w:marLeft w:val="0"/>
              <w:marRight w:val="0"/>
              <w:marTop w:val="0"/>
              <w:marBottom w:val="0"/>
              <w:divBdr>
                <w:top w:val="none" w:sz="0" w:space="0" w:color="auto"/>
                <w:left w:val="none" w:sz="0" w:space="0" w:color="auto"/>
                <w:bottom w:val="none" w:sz="0" w:space="0" w:color="auto"/>
                <w:right w:val="none" w:sz="0" w:space="0" w:color="auto"/>
              </w:divBdr>
            </w:div>
          </w:divsChild>
        </w:div>
        <w:div w:id="1555266974">
          <w:marLeft w:val="0"/>
          <w:marRight w:val="0"/>
          <w:marTop w:val="0"/>
          <w:marBottom w:val="0"/>
          <w:divBdr>
            <w:top w:val="none" w:sz="0" w:space="0" w:color="auto"/>
            <w:left w:val="none" w:sz="0" w:space="0" w:color="auto"/>
            <w:bottom w:val="none" w:sz="0" w:space="0" w:color="auto"/>
            <w:right w:val="none" w:sz="0" w:space="0" w:color="auto"/>
          </w:divBdr>
          <w:divsChild>
            <w:div w:id="1663847175">
              <w:marLeft w:val="0"/>
              <w:marRight w:val="0"/>
              <w:marTop w:val="0"/>
              <w:marBottom w:val="0"/>
              <w:divBdr>
                <w:top w:val="none" w:sz="0" w:space="0" w:color="auto"/>
                <w:left w:val="none" w:sz="0" w:space="0" w:color="auto"/>
                <w:bottom w:val="none" w:sz="0" w:space="0" w:color="auto"/>
                <w:right w:val="none" w:sz="0" w:space="0" w:color="auto"/>
              </w:divBdr>
            </w:div>
          </w:divsChild>
        </w:div>
        <w:div w:id="1484081351">
          <w:marLeft w:val="0"/>
          <w:marRight w:val="0"/>
          <w:marTop w:val="0"/>
          <w:marBottom w:val="0"/>
          <w:divBdr>
            <w:top w:val="none" w:sz="0" w:space="0" w:color="auto"/>
            <w:left w:val="none" w:sz="0" w:space="0" w:color="auto"/>
            <w:bottom w:val="none" w:sz="0" w:space="0" w:color="auto"/>
            <w:right w:val="none" w:sz="0" w:space="0" w:color="auto"/>
          </w:divBdr>
          <w:divsChild>
            <w:div w:id="1286539734">
              <w:marLeft w:val="0"/>
              <w:marRight w:val="0"/>
              <w:marTop w:val="0"/>
              <w:marBottom w:val="0"/>
              <w:divBdr>
                <w:top w:val="none" w:sz="0" w:space="0" w:color="auto"/>
                <w:left w:val="none" w:sz="0" w:space="0" w:color="auto"/>
                <w:bottom w:val="none" w:sz="0" w:space="0" w:color="auto"/>
                <w:right w:val="none" w:sz="0" w:space="0" w:color="auto"/>
              </w:divBdr>
            </w:div>
          </w:divsChild>
        </w:div>
        <w:div w:id="331614017">
          <w:marLeft w:val="0"/>
          <w:marRight w:val="0"/>
          <w:marTop w:val="0"/>
          <w:marBottom w:val="0"/>
          <w:divBdr>
            <w:top w:val="none" w:sz="0" w:space="0" w:color="auto"/>
            <w:left w:val="none" w:sz="0" w:space="0" w:color="auto"/>
            <w:bottom w:val="none" w:sz="0" w:space="0" w:color="auto"/>
            <w:right w:val="none" w:sz="0" w:space="0" w:color="auto"/>
          </w:divBdr>
          <w:divsChild>
            <w:div w:id="363792588">
              <w:marLeft w:val="0"/>
              <w:marRight w:val="0"/>
              <w:marTop w:val="0"/>
              <w:marBottom w:val="0"/>
              <w:divBdr>
                <w:top w:val="none" w:sz="0" w:space="0" w:color="auto"/>
                <w:left w:val="none" w:sz="0" w:space="0" w:color="auto"/>
                <w:bottom w:val="none" w:sz="0" w:space="0" w:color="auto"/>
                <w:right w:val="none" w:sz="0" w:space="0" w:color="auto"/>
              </w:divBdr>
            </w:div>
          </w:divsChild>
        </w:div>
        <w:div w:id="1651906905">
          <w:marLeft w:val="0"/>
          <w:marRight w:val="0"/>
          <w:marTop w:val="0"/>
          <w:marBottom w:val="0"/>
          <w:divBdr>
            <w:top w:val="none" w:sz="0" w:space="0" w:color="auto"/>
            <w:left w:val="none" w:sz="0" w:space="0" w:color="auto"/>
            <w:bottom w:val="none" w:sz="0" w:space="0" w:color="auto"/>
            <w:right w:val="none" w:sz="0" w:space="0" w:color="auto"/>
          </w:divBdr>
          <w:divsChild>
            <w:div w:id="1213731363">
              <w:marLeft w:val="0"/>
              <w:marRight w:val="0"/>
              <w:marTop w:val="0"/>
              <w:marBottom w:val="0"/>
              <w:divBdr>
                <w:top w:val="none" w:sz="0" w:space="0" w:color="auto"/>
                <w:left w:val="none" w:sz="0" w:space="0" w:color="auto"/>
                <w:bottom w:val="none" w:sz="0" w:space="0" w:color="auto"/>
                <w:right w:val="none" w:sz="0" w:space="0" w:color="auto"/>
              </w:divBdr>
            </w:div>
          </w:divsChild>
        </w:div>
        <w:div w:id="1757551777">
          <w:marLeft w:val="0"/>
          <w:marRight w:val="0"/>
          <w:marTop w:val="0"/>
          <w:marBottom w:val="0"/>
          <w:divBdr>
            <w:top w:val="none" w:sz="0" w:space="0" w:color="auto"/>
            <w:left w:val="none" w:sz="0" w:space="0" w:color="auto"/>
            <w:bottom w:val="none" w:sz="0" w:space="0" w:color="auto"/>
            <w:right w:val="none" w:sz="0" w:space="0" w:color="auto"/>
          </w:divBdr>
          <w:divsChild>
            <w:div w:id="2043747052">
              <w:marLeft w:val="0"/>
              <w:marRight w:val="0"/>
              <w:marTop w:val="0"/>
              <w:marBottom w:val="0"/>
              <w:divBdr>
                <w:top w:val="none" w:sz="0" w:space="0" w:color="auto"/>
                <w:left w:val="none" w:sz="0" w:space="0" w:color="auto"/>
                <w:bottom w:val="none" w:sz="0" w:space="0" w:color="auto"/>
                <w:right w:val="none" w:sz="0" w:space="0" w:color="auto"/>
              </w:divBdr>
            </w:div>
          </w:divsChild>
        </w:div>
        <w:div w:id="556627201">
          <w:marLeft w:val="0"/>
          <w:marRight w:val="0"/>
          <w:marTop w:val="0"/>
          <w:marBottom w:val="0"/>
          <w:divBdr>
            <w:top w:val="none" w:sz="0" w:space="0" w:color="auto"/>
            <w:left w:val="none" w:sz="0" w:space="0" w:color="auto"/>
            <w:bottom w:val="none" w:sz="0" w:space="0" w:color="auto"/>
            <w:right w:val="none" w:sz="0" w:space="0" w:color="auto"/>
          </w:divBdr>
          <w:divsChild>
            <w:div w:id="1508717299">
              <w:marLeft w:val="0"/>
              <w:marRight w:val="0"/>
              <w:marTop w:val="0"/>
              <w:marBottom w:val="0"/>
              <w:divBdr>
                <w:top w:val="none" w:sz="0" w:space="0" w:color="auto"/>
                <w:left w:val="none" w:sz="0" w:space="0" w:color="auto"/>
                <w:bottom w:val="none" w:sz="0" w:space="0" w:color="auto"/>
                <w:right w:val="none" w:sz="0" w:space="0" w:color="auto"/>
              </w:divBdr>
            </w:div>
          </w:divsChild>
        </w:div>
        <w:div w:id="811485796">
          <w:marLeft w:val="0"/>
          <w:marRight w:val="0"/>
          <w:marTop w:val="0"/>
          <w:marBottom w:val="0"/>
          <w:divBdr>
            <w:top w:val="none" w:sz="0" w:space="0" w:color="auto"/>
            <w:left w:val="none" w:sz="0" w:space="0" w:color="auto"/>
            <w:bottom w:val="none" w:sz="0" w:space="0" w:color="auto"/>
            <w:right w:val="none" w:sz="0" w:space="0" w:color="auto"/>
          </w:divBdr>
          <w:divsChild>
            <w:div w:id="1125149798">
              <w:marLeft w:val="0"/>
              <w:marRight w:val="0"/>
              <w:marTop w:val="0"/>
              <w:marBottom w:val="0"/>
              <w:divBdr>
                <w:top w:val="none" w:sz="0" w:space="0" w:color="auto"/>
                <w:left w:val="none" w:sz="0" w:space="0" w:color="auto"/>
                <w:bottom w:val="none" w:sz="0" w:space="0" w:color="auto"/>
                <w:right w:val="none" w:sz="0" w:space="0" w:color="auto"/>
              </w:divBdr>
            </w:div>
          </w:divsChild>
        </w:div>
        <w:div w:id="1438676452">
          <w:marLeft w:val="0"/>
          <w:marRight w:val="0"/>
          <w:marTop w:val="0"/>
          <w:marBottom w:val="0"/>
          <w:divBdr>
            <w:top w:val="none" w:sz="0" w:space="0" w:color="auto"/>
            <w:left w:val="none" w:sz="0" w:space="0" w:color="auto"/>
            <w:bottom w:val="none" w:sz="0" w:space="0" w:color="auto"/>
            <w:right w:val="none" w:sz="0" w:space="0" w:color="auto"/>
          </w:divBdr>
          <w:divsChild>
            <w:div w:id="1917981763">
              <w:marLeft w:val="0"/>
              <w:marRight w:val="0"/>
              <w:marTop w:val="0"/>
              <w:marBottom w:val="0"/>
              <w:divBdr>
                <w:top w:val="none" w:sz="0" w:space="0" w:color="auto"/>
                <w:left w:val="none" w:sz="0" w:space="0" w:color="auto"/>
                <w:bottom w:val="none" w:sz="0" w:space="0" w:color="auto"/>
                <w:right w:val="none" w:sz="0" w:space="0" w:color="auto"/>
              </w:divBdr>
            </w:div>
          </w:divsChild>
        </w:div>
        <w:div w:id="1414471160">
          <w:marLeft w:val="0"/>
          <w:marRight w:val="0"/>
          <w:marTop w:val="0"/>
          <w:marBottom w:val="0"/>
          <w:divBdr>
            <w:top w:val="none" w:sz="0" w:space="0" w:color="auto"/>
            <w:left w:val="none" w:sz="0" w:space="0" w:color="auto"/>
            <w:bottom w:val="none" w:sz="0" w:space="0" w:color="auto"/>
            <w:right w:val="none" w:sz="0" w:space="0" w:color="auto"/>
          </w:divBdr>
          <w:divsChild>
            <w:div w:id="13974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yen.com/platform/terms-and-conditions?redirect" TargetMode="External"/><Relationship Id="rId13" Type="http://schemas.openxmlformats.org/officeDocument/2006/relationships/hyperlink" Target="https://www.adyen.com/platform/terms-and-conditions?redirect" TargetMode="External"/><Relationship Id="rId18" Type="http://schemas.openxmlformats.org/officeDocument/2006/relationships/hyperlink" Target="https://www.adyen.com/platform/terms-and-conditions?redirect" TargetMode="External"/><Relationship Id="rId3" Type="http://schemas.microsoft.com/office/2007/relationships/stylesWithEffects" Target="stylesWithEffects.xml"/><Relationship Id="rId21" Type="http://schemas.openxmlformats.org/officeDocument/2006/relationships/comments" Target="comments.xml"/><Relationship Id="rId7" Type="http://schemas.openxmlformats.org/officeDocument/2006/relationships/hyperlink" Target="https://www.adyen.com/platform/terms-and-conditions?redirect" TargetMode="External"/><Relationship Id="rId12" Type="http://schemas.openxmlformats.org/officeDocument/2006/relationships/hyperlink" Target="https://www.adyen.com/platform/terms-and-conditions?redirect" TargetMode="External"/><Relationship Id="rId17" Type="http://schemas.openxmlformats.org/officeDocument/2006/relationships/hyperlink" Target="https://www.adyen.com/platform/terms-and-conditions?redirec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dyen.com/platform/terms-and-conditions?redirect" TargetMode="External"/><Relationship Id="rId20" Type="http://schemas.openxmlformats.org/officeDocument/2006/relationships/hyperlink" Target="https://www.adyen.com/platform/terms-and-conditions?redirect" TargetMode="External"/><Relationship Id="rId1" Type="http://schemas.openxmlformats.org/officeDocument/2006/relationships/numbering" Target="numbering.xml"/><Relationship Id="rId6" Type="http://schemas.openxmlformats.org/officeDocument/2006/relationships/hyperlink" Target="https://www.adyen.com/dam/jcr:5d08ffb5-9130-4380-a0be-3c3952b9f58a/Adyen-NV-Terms-and-Conditions--version-5-December-2017.pdf" TargetMode="External"/><Relationship Id="rId11" Type="http://schemas.openxmlformats.org/officeDocument/2006/relationships/hyperlink" Target="https://www.adyen.com/platform/terms-and-conditions?redirec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dyen.com/platform/terms-and-conditions?redirect" TargetMode="External"/><Relationship Id="rId23" Type="http://schemas.openxmlformats.org/officeDocument/2006/relationships/hyperlink" Target="http://www.pcisecuritystandards.org/" TargetMode="External"/><Relationship Id="rId10" Type="http://schemas.openxmlformats.org/officeDocument/2006/relationships/hyperlink" Target="https://www.adyen.com/platform/terms-and-conditions?redirect" TargetMode="External"/><Relationship Id="rId19" Type="http://schemas.openxmlformats.org/officeDocument/2006/relationships/hyperlink" Target="https://www.adyen.com/platform/terms-and-conditions?redirect" TargetMode="External"/><Relationship Id="rId4" Type="http://schemas.openxmlformats.org/officeDocument/2006/relationships/settings" Target="settings.xml"/><Relationship Id="rId9" Type="http://schemas.openxmlformats.org/officeDocument/2006/relationships/hyperlink" Target="https://www.adyen.com/platform/terms-and-conditions?redirect" TargetMode="External"/><Relationship Id="rId14" Type="http://schemas.openxmlformats.org/officeDocument/2006/relationships/hyperlink" Target="https://www.adyen.com/platform/terms-and-conditions?redirect" TargetMode="External"/><Relationship Id="rId22" Type="http://schemas.openxmlformats.org/officeDocument/2006/relationships/hyperlink" Target="http://ec.europa.eu/eurost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29</Pages>
  <Words>12080</Words>
  <Characters>68861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AChow</dc:creator>
  <cp:lastModifiedBy>AChow</cp:lastModifiedBy>
  <cp:revision>3</cp:revision>
  <cp:lastPrinted>2019-05-30T09:00:00Z</cp:lastPrinted>
  <dcterms:created xsi:type="dcterms:W3CDTF">2019-06-04T08:16:00Z</dcterms:created>
  <dcterms:modified xsi:type="dcterms:W3CDTF">2019-06-05T04:33:00Z</dcterms:modified>
</cp:coreProperties>
</file>