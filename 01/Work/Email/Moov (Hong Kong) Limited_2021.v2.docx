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231F25" w14:textId="77777777" w:rsidR="00176056" w:rsidRPr="007F5117" w:rsidRDefault="00176056" w:rsidP="0027353D">
      <w:pPr>
        <w:pStyle w:val="CoverTitle"/>
        <w:framePr w:w="5587" w:hSpace="187" w:vSpace="187" w:wrap="around" w:hAnchor="page" w:y="5257"/>
        <w:overflowPunct w:val="0"/>
        <w:spacing w:line="264" w:lineRule="auto"/>
        <w:ind w:left="0"/>
        <w:jc w:val="center"/>
        <w:rPr>
          <w:rFonts w:cs="Arial"/>
          <w:sz w:val="34"/>
          <w:szCs w:val="34"/>
          <w:lang w:eastAsia="zh-CN"/>
        </w:rPr>
      </w:pPr>
      <w:bookmarkStart w:id="0" w:name="_GoBack"/>
      <w:bookmarkEnd w:id="0"/>
      <w:proofErr w:type="spellStart"/>
      <w:r w:rsidRPr="007F5117">
        <w:rPr>
          <w:rFonts w:cs="Arial"/>
          <w:sz w:val="34"/>
          <w:szCs w:val="34"/>
          <w:lang w:eastAsia="zh-CN"/>
        </w:rPr>
        <w:t>Moov</w:t>
      </w:r>
      <w:proofErr w:type="spellEnd"/>
      <w:r w:rsidRPr="007F5117">
        <w:rPr>
          <w:rFonts w:cs="Arial"/>
          <w:sz w:val="34"/>
          <w:szCs w:val="34"/>
          <w:lang w:eastAsia="zh-CN"/>
        </w:rPr>
        <w:t xml:space="preserve"> (Hong Kong) Limited</w:t>
      </w:r>
    </w:p>
    <w:p w14:paraId="3A6E8D02" w14:textId="77777777" w:rsidR="00176056" w:rsidRPr="007F5117" w:rsidRDefault="00176056" w:rsidP="0027353D">
      <w:pPr>
        <w:pStyle w:val="CoverTitle"/>
        <w:framePr w:w="5587" w:hSpace="187" w:vSpace="187" w:wrap="around" w:hAnchor="page" w:y="5257"/>
        <w:overflowPunct w:val="0"/>
        <w:spacing w:line="264" w:lineRule="auto"/>
        <w:ind w:left="0"/>
        <w:jc w:val="center"/>
        <w:rPr>
          <w:rFonts w:cs="Arial"/>
          <w:sz w:val="24"/>
          <w:szCs w:val="24"/>
          <w:lang w:eastAsia="zh-CN"/>
        </w:rPr>
      </w:pPr>
      <w:r w:rsidRPr="007F5117">
        <w:rPr>
          <w:rFonts w:cs="Arial"/>
          <w:sz w:val="24"/>
          <w:szCs w:val="24"/>
          <w:lang w:eastAsia="zh-CN"/>
        </w:rPr>
        <w:t>(Incorporated in Hong Kong with limited liability)</w:t>
      </w:r>
    </w:p>
    <w:p w14:paraId="3E2452E7" w14:textId="3DC0F3A2" w:rsidR="00176056" w:rsidRPr="007F5117" w:rsidRDefault="00176056" w:rsidP="0027353D">
      <w:pPr>
        <w:pStyle w:val="CoverDescription"/>
        <w:framePr w:w="5587" w:hSpace="187" w:vSpace="187" w:wrap="around" w:hAnchor="page" w:y="6769"/>
        <w:autoSpaceDE/>
        <w:autoSpaceDN/>
        <w:adjustRightInd/>
        <w:spacing w:line="240" w:lineRule="auto"/>
        <w:rPr>
          <w:rFonts w:eastAsia="Microsoft YaHei" w:cs="Arial"/>
          <w:sz w:val="24"/>
          <w:szCs w:val="24"/>
        </w:rPr>
      </w:pPr>
      <w:r w:rsidRPr="007F5117">
        <w:rPr>
          <w:rFonts w:eastAsia="Microsoft YaHei" w:cs="Arial"/>
          <w:sz w:val="24"/>
          <w:szCs w:val="24"/>
        </w:rPr>
        <w:br/>
      </w:r>
      <w:r w:rsidRPr="007F5117">
        <w:rPr>
          <w:rFonts w:eastAsia="Microsoft YaHei" w:cs="Arial"/>
          <w:sz w:val="24"/>
          <w:szCs w:val="24"/>
        </w:rPr>
        <w:br/>
      </w:r>
      <w:r w:rsidRPr="007F5117">
        <w:rPr>
          <w:rFonts w:eastAsia="Microsoft YaHei" w:cs="Arial"/>
          <w:sz w:val="24"/>
          <w:szCs w:val="24"/>
        </w:rPr>
        <w:br/>
      </w:r>
      <w:del w:id="1" w:author="Mak, Brian HL" w:date="2022-06-07T09:50:00Z">
        <w:r w:rsidRPr="007F5117" w:rsidDel="00C5678E">
          <w:rPr>
            <w:rFonts w:eastAsia="Microsoft YaHei" w:cs="Arial"/>
            <w:sz w:val="24"/>
            <w:szCs w:val="24"/>
          </w:rPr>
          <w:delText xml:space="preserve">For the year ended </w:delText>
        </w:r>
      </w:del>
      <w:r w:rsidRPr="007F5117">
        <w:rPr>
          <w:rFonts w:eastAsia="Microsoft YaHei" w:cs="Arial"/>
          <w:sz w:val="24"/>
          <w:szCs w:val="24"/>
        </w:rPr>
        <w:t>31 December 20</w:t>
      </w:r>
      <w:r w:rsidR="00D40DD4" w:rsidRPr="007F5117">
        <w:rPr>
          <w:rFonts w:eastAsia="Microsoft YaHei" w:cs="Arial"/>
          <w:sz w:val="24"/>
          <w:szCs w:val="24"/>
        </w:rPr>
        <w:t>2</w:t>
      </w:r>
      <w:r w:rsidR="00754E66">
        <w:rPr>
          <w:rFonts w:eastAsia="Microsoft YaHei" w:cs="Arial"/>
          <w:sz w:val="24"/>
          <w:szCs w:val="24"/>
        </w:rPr>
        <w:t>1</w:t>
      </w:r>
    </w:p>
    <w:p w14:paraId="128D4535" w14:textId="77777777" w:rsidR="00E32C44" w:rsidRPr="007F5117" w:rsidRDefault="00E32C44" w:rsidP="0027353D">
      <w:pPr>
        <w:pStyle w:val="CoverInformation"/>
        <w:framePr w:w="7200" w:hSpace="187" w:vSpace="187" w:wrap="around" w:xAlign="center" w:y="14257"/>
        <w:overflowPunct w:val="0"/>
        <w:spacing w:line="240" w:lineRule="auto"/>
        <w:jc w:val="center"/>
      </w:pPr>
    </w:p>
    <w:p w14:paraId="50A4BB33" w14:textId="77777777" w:rsidR="001369F0" w:rsidRPr="007F5117" w:rsidRDefault="001369F0" w:rsidP="0027353D">
      <w:pPr>
        <w:overflowPunct w:val="0"/>
        <w:rPr>
          <w:szCs w:val="26"/>
          <w:lang w:eastAsia="zh-CN"/>
        </w:rPr>
      </w:pPr>
    </w:p>
    <w:p w14:paraId="5AAE6F2A" w14:textId="77777777" w:rsidR="001369F0" w:rsidRPr="007F5117" w:rsidRDefault="001369F0" w:rsidP="0027353D">
      <w:pPr>
        <w:rPr>
          <w:lang w:eastAsia="zh-CN"/>
        </w:rPr>
      </w:pPr>
    </w:p>
    <w:p w14:paraId="70EB7DB7" w14:textId="77777777" w:rsidR="001369F0" w:rsidRPr="007F5117" w:rsidRDefault="001369F0" w:rsidP="0027353D">
      <w:pPr>
        <w:overflowPunct w:val="0"/>
        <w:rPr>
          <w:szCs w:val="26"/>
          <w:lang w:eastAsia="zh-CN"/>
        </w:rPr>
      </w:pPr>
    </w:p>
    <w:p w14:paraId="1542BF0F" w14:textId="77777777" w:rsidR="001369F0" w:rsidRPr="007F5117" w:rsidRDefault="001369F0" w:rsidP="0027353D">
      <w:pPr>
        <w:overflowPunct w:val="0"/>
        <w:rPr>
          <w:szCs w:val="26"/>
          <w:lang w:eastAsia="zh-CN"/>
        </w:rPr>
      </w:pPr>
    </w:p>
    <w:p w14:paraId="3CA85361" w14:textId="218650DA" w:rsidR="001369F0" w:rsidRDefault="001369F0" w:rsidP="0027353D">
      <w:pPr>
        <w:overflowPunct w:val="0"/>
        <w:rPr>
          <w:szCs w:val="26"/>
          <w:lang w:eastAsia="zh-CN"/>
        </w:rPr>
      </w:pPr>
    </w:p>
    <w:p w14:paraId="38D88AC5" w14:textId="66507DA8" w:rsidR="0027353D" w:rsidRDefault="0027353D">
      <w:pPr>
        <w:overflowPunct w:val="0"/>
        <w:rPr>
          <w:szCs w:val="26"/>
          <w:lang w:eastAsia="zh-CN"/>
        </w:rPr>
      </w:pPr>
    </w:p>
    <w:p w14:paraId="6DA310F6" w14:textId="23CEA3AE" w:rsidR="0027353D" w:rsidRDefault="0027353D">
      <w:pPr>
        <w:overflowPunct w:val="0"/>
        <w:rPr>
          <w:szCs w:val="26"/>
          <w:lang w:eastAsia="zh-CN"/>
        </w:rPr>
      </w:pPr>
    </w:p>
    <w:p w14:paraId="496A1CDB" w14:textId="06E1E4D0" w:rsidR="0027353D" w:rsidRDefault="0027353D">
      <w:pPr>
        <w:overflowPunct w:val="0"/>
        <w:rPr>
          <w:szCs w:val="26"/>
          <w:lang w:eastAsia="zh-CN"/>
        </w:rPr>
      </w:pPr>
    </w:p>
    <w:p w14:paraId="2313BE94" w14:textId="47830463" w:rsidR="0027353D" w:rsidRDefault="0027353D">
      <w:pPr>
        <w:overflowPunct w:val="0"/>
        <w:rPr>
          <w:szCs w:val="26"/>
          <w:lang w:eastAsia="zh-CN"/>
        </w:rPr>
      </w:pPr>
    </w:p>
    <w:p w14:paraId="084C34E4" w14:textId="6E95CA05" w:rsidR="0027353D" w:rsidRDefault="0027353D">
      <w:pPr>
        <w:overflowPunct w:val="0"/>
        <w:rPr>
          <w:szCs w:val="26"/>
          <w:lang w:eastAsia="zh-CN"/>
        </w:rPr>
      </w:pPr>
    </w:p>
    <w:p w14:paraId="03740EB1" w14:textId="77777777" w:rsidR="0027353D" w:rsidRPr="007F5117" w:rsidRDefault="0027353D">
      <w:pPr>
        <w:overflowPunct w:val="0"/>
        <w:rPr>
          <w:szCs w:val="26"/>
          <w:lang w:eastAsia="zh-CN"/>
        </w:rPr>
      </w:pPr>
    </w:p>
    <w:p w14:paraId="20937B2B" w14:textId="77777777" w:rsidR="00D435A8" w:rsidRPr="007F5117" w:rsidRDefault="00D435A8">
      <w:pPr>
        <w:overflowPunct w:val="0"/>
      </w:pPr>
    </w:p>
    <w:p w14:paraId="54E8ECAC" w14:textId="77777777" w:rsidR="00D435A8" w:rsidRPr="007F5117" w:rsidRDefault="00D435A8">
      <w:pPr>
        <w:pStyle w:val="Index2"/>
        <w:overflowPunct w:val="0"/>
        <w:rPr>
          <w:lang w:eastAsia="zh-CN"/>
        </w:rPr>
        <w:sectPr w:rsidR="00D435A8" w:rsidRPr="007F5117" w:rsidSect="0027353D">
          <w:headerReference w:type="default" r:id="rId12"/>
          <w:footerReference w:type="default" r:id="rId13"/>
          <w:headerReference w:type="first" r:id="rId14"/>
          <w:pgSz w:w="11909" w:h="16834" w:code="9"/>
          <w:pgMar w:top="1588" w:right="1418" w:bottom="1588" w:left="1418" w:header="567" w:footer="567" w:gutter="0"/>
          <w:cols w:space="0"/>
        </w:sectPr>
      </w:pPr>
    </w:p>
    <w:p w14:paraId="6B1835A3" w14:textId="77777777" w:rsidR="00BE6B1B" w:rsidRPr="007F5117" w:rsidRDefault="00BE6B1B">
      <w:pPr>
        <w:pStyle w:val="BodyText"/>
        <w:spacing w:before="0"/>
      </w:pPr>
    </w:p>
    <w:tbl>
      <w:tblPr>
        <w:tblW w:w="9357" w:type="dxa"/>
        <w:tblLayout w:type="fixed"/>
        <w:tblLook w:val="0000" w:firstRow="0" w:lastRow="0" w:firstColumn="0" w:lastColumn="0" w:noHBand="0" w:noVBand="0"/>
      </w:tblPr>
      <w:tblGrid>
        <w:gridCol w:w="7228"/>
        <w:gridCol w:w="2129"/>
      </w:tblGrid>
      <w:tr w:rsidR="00176056" w:rsidRPr="007F5117" w14:paraId="39AE6576" w14:textId="77777777" w:rsidTr="00CC393F">
        <w:trPr>
          <w:cantSplit/>
        </w:trPr>
        <w:tc>
          <w:tcPr>
            <w:tcW w:w="7228" w:type="dxa"/>
            <w:vAlign w:val="bottom"/>
          </w:tcPr>
          <w:p w14:paraId="1ACEAA99" w14:textId="77777777" w:rsidR="00176056" w:rsidRPr="007F5117" w:rsidRDefault="00176056">
            <w:pPr>
              <w:pStyle w:val="TableText"/>
              <w:rPr>
                <w:rFonts w:cs="Arial"/>
                <w:b/>
              </w:rPr>
            </w:pPr>
          </w:p>
        </w:tc>
        <w:tc>
          <w:tcPr>
            <w:tcW w:w="2129" w:type="dxa"/>
            <w:vAlign w:val="bottom"/>
          </w:tcPr>
          <w:p w14:paraId="05737724" w14:textId="77777777" w:rsidR="00176056" w:rsidRPr="007F5117" w:rsidRDefault="00176056">
            <w:pPr>
              <w:pStyle w:val="TableTitle"/>
              <w:ind w:right="69"/>
              <w:rPr>
                <w:rFonts w:cs="Arial"/>
                <w:b/>
                <w:i w:val="0"/>
              </w:rPr>
            </w:pPr>
          </w:p>
        </w:tc>
      </w:tr>
      <w:tr w:rsidR="00176056" w:rsidRPr="007F5117" w14:paraId="4224ADD6" w14:textId="77777777" w:rsidTr="00CC393F">
        <w:trPr>
          <w:cantSplit/>
        </w:trPr>
        <w:tc>
          <w:tcPr>
            <w:tcW w:w="7228" w:type="dxa"/>
            <w:vAlign w:val="bottom"/>
          </w:tcPr>
          <w:p w14:paraId="72774159" w14:textId="77777777" w:rsidR="00176056" w:rsidRPr="007F5117" w:rsidRDefault="00176056">
            <w:pPr>
              <w:pStyle w:val="TableText"/>
              <w:rPr>
                <w:rFonts w:cs="Arial"/>
                <w:b/>
              </w:rPr>
            </w:pPr>
            <w:r w:rsidRPr="007F5117">
              <w:rPr>
                <w:rFonts w:cs="Arial"/>
                <w:b/>
              </w:rPr>
              <w:t>Contents</w:t>
            </w:r>
          </w:p>
        </w:tc>
        <w:tc>
          <w:tcPr>
            <w:tcW w:w="2129" w:type="dxa"/>
            <w:vAlign w:val="bottom"/>
          </w:tcPr>
          <w:p w14:paraId="6412D93C" w14:textId="77777777" w:rsidR="00176056" w:rsidRPr="007F5117" w:rsidRDefault="00176056">
            <w:pPr>
              <w:pStyle w:val="TableTitle"/>
              <w:ind w:right="69"/>
              <w:rPr>
                <w:rFonts w:cs="Arial"/>
                <w:b/>
                <w:i w:val="0"/>
              </w:rPr>
            </w:pPr>
            <w:r w:rsidRPr="007F5117">
              <w:rPr>
                <w:rFonts w:cs="Arial"/>
                <w:b/>
                <w:i w:val="0"/>
              </w:rPr>
              <w:t>Page(s)</w:t>
            </w:r>
          </w:p>
        </w:tc>
      </w:tr>
      <w:tr w:rsidR="00176056" w:rsidRPr="007F5117" w14:paraId="6AE1F607" w14:textId="77777777" w:rsidTr="00CC393F">
        <w:trPr>
          <w:cantSplit/>
        </w:trPr>
        <w:tc>
          <w:tcPr>
            <w:tcW w:w="7228" w:type="dxa"/>
            <w:vAlign w:val="bottom"/>
          </w:tcPr>
          <w:p w14:paraId="142DB8D2" w14:textId="77777777" w:rsidR="00176056" w:rsidRPr="007F5117" w:rsidRDefault="00176056">
            <w:pPr>
              <w:pStyle w:val="TableText"/>
              <w:rPr>
                <w:rFonts w:cs="Arial"/>
              </w:rPr>
            </w:pPr>
          </w:p>
        </w:tc>
        <w:tc>
          <w:tcPr>
            <w:tcW w:w="2129" w:type="dxa"/>
            <w:vAlign w:val="bottom"/>
          </w:tcPr>
          <w:p w14:paraId="39180E1B" w14:textId="77777777" w:rsidR="00176056" w:rsidRPr="007F5117" w:rsidRDefault="00176056">
            <w:pPr>
              <w:pStyle w:val="Note"/>
              <w:autoSpaceDE/>
              <w:autoSpaceDN/>
              <w:adjustRightInd/>
              <w:ind w:right="69"/>
              <w:rPr>
                <w:rFonts w:eastAsia="Microsoft YaHei" w:cs="Arial"/>
              </w:rPr>
            </w:pPr>
          </w:p>
        </w:tc>
      </w:tr>
      <w:tr w:rsidR="00176056" w:rsidRPr="007F5117" w14:paraId="38725772" w14:textId="77777777" w:rsidTr="00CC393F">
        <w:trPr>
          <w:cantSplit/>
        </w:trPr>
        <w:tc>
          <w:tcPr>
            <w:tcW w:w="7228" w:type="dxa"/>
            <w:vAlign w:val="bottom"/>
          </w:tcPr>
          <w:p w14:paraId="23FCBC4F" w14:textId="77777777" w:rsidR="00176056" w:rsidRPr="007F5117" w:rsidRDefault="00176056">
            <w:pPr>
              <w:pStyle w:val="TableText"/>
              <w:rPr>
                <w:rFonts w:cs="Arial"/>
              </w:rPr>
            </w:pPr>
            <w:r w:rsidRPr="007F5117">
              <w:rPr>
                <w:rFonts w:cs="Arial"/>
              </w:rPr>
              <w:t>Report of the directors</w:t>
            </w:r>
          </w:p>
        </w:tc>
        <w:tc>
          <w:tcPr>
            <w:tcW w:w="2129" w:type="dxa"/>
            <w:vAlign w:val="bottom"/>
          </w:tcPr>
          <w:p w14:paraId="31D0F5CC" w14:textId="77777777" w:rsidR="00176056" w:rsidRPr="007F5117" w:rsidRDefault="00176056">
            <w:pPr>
              <w:pStyle w:val="TableText"/>
              <w:ind w:left="0" w:right="69" w:firstLine="0"/>
              <w:jc w:val="right"/>
              <w:rPr>
                <w:rFonts w:cs="Arial"/>
              </w:rPr>
            </w:pPr>
            <w:r w:rsidRPr="007F5117">
              <w:rPr>
                <w:rFonts w:cs="Arial"/>
              </w:rPr>
              <w:t>1 - 3</w:t>
            </w:r>
          </w:p>
        </w:tc>
      </w:tr>
      <w:tr w:rsidR="00176056" w:rsidRPr="007F5117" w14:paraId="53424A27" w14:textId="77777777" w:rsidTr="00CC393F">
        <w:trPr>
          <w:cantSplit/>
        </w:trPr>
        <w:tc>
          <w:tcPr>
            <w:tcW w:w="7228" w:type="dxa"/>
            <w:vAlign w:val="bottom"/>
          </w:tcPr>
          <w:p w14:paraId="15917D12" w14:textId="77777777" w:rsidR="00176056" w:rsidRPr="007F5117" w:rsidRDefault="00176056">
            <w:pPr>
              <w:pStyle w:val="TableText"/>
              <w:rPr>
                <w:rFonts w:cs="Arial"/>
              </w:rPr>
            </w:pPr>
          </w:p>
        </w:tc>
        <w:tc>
          <w:tcPr>
            <w:tcW w:w="2129" w:type="dxa"/>
            <w:vAlign w:val="bottom"/>
          </w:tcPr>
          <w:p w14:paraId="0977C80D" w14:textId="77777777" w:rsidR="00176056" w:rsidRPr="007F5117" w:rsidRDefault="00176056">
            <w:pPr>
              <w:pStyle w:val="TableText"/>
              <w:ind w:left="0" w:right="69" w:firstLine="0"/>
              <w:jc w:val="right"/>
              <w:rPr>
                <w:rFonts w:cs="Arial"/>
              </w:rPr>
            </w:pPr>
          </w:p>
        </w:tc>
      </w:tr>
      <w:tr w:rsidR="00176056" w:rsidRPr="007F5117" w14:paraId="6980AFA5" w14:textId="77777777" w:rsidTr="00CC393F">
        <w:trPr>
          <w:cantSplit/>
        </w:trPr>
        <w:tc>
          <w:tcPr>
            <w:tcW w:w="7228" w:type="dxa"/>
            <w:vAlign w:val="bottom"/>
          </w:tcPr>
          <w:p w14:paraId="3123932F" w14:textId="77777777" w:rsidR="00176056" w:rsidRPr="007F5117" w:rsidRDefault="00176056">
            <w:pPr>
              <w:pStyle w:val="TableText"/>
              <w:rPr>
                <w:rFonts w:cs="Arial"/>
              </w:rPr>
            </w:pPr>
            <w:r w:rsidRPr="007F5117">
              <w:rPr>
                <w:rFonts w:cs="Arial"/>
              </w:rPr>
              <w:t>Independent auditor’s report</w:t>
            </w:r>
          </w:p>
        </w:tc>
        <w:tc>
          <w:tcPr>
            <w:tcW w:w="2129" w:type="dxa"/>
            <w:vAlign w:val="bottom"/>
          </w:tcPr>
          <w:p w14:paraId="3CD243D2" w14:textId="77777777" w:rsidR="00176056" w:rsidRPr="007F5117" w:rsidRDefault="00176056">
            <w:pPr>
              <w:pStyle w:val="TableText"/>
              <w:ind w:left="0" w:right="69" w:firstLine="0"/>
              <w:jc w:val="right"/>
              <w:rPr>
                <w:rFonts w:cs="Arial"/>
              </w:rPr>
            </w:pPr>
            <w:r w:rsidRPr="007F5117">
              <w:rPr>
                <w:rFonts w:cs="Arial"/>
              </w:rPr>
              <w:t>4 - 6</w:t>
            </w:r>
          </w:p>
        </w:tc>
      </w:tr>
      <w:tr w:rsidR="00176056" w:rsidRPr="007F5117" w14:paraId="7AF492E2" w14:textId="77777777" w:rsidTr="00CC393F">
        <w:trPr>
          <w:cantSplit/>
        </w:trPr>
        <w:tc>
          <w:tcPr>
            <w:tcW w:w="7228" w:type="dxa"/>
            <w:vAlign w:val="bottom"/>
          </w:tcPr>
          <w:p w14:paraId="08DF3D6A" w14:textId="77777777" w:rsidR="00176056" w:rsidRPr="007F5117" w:rsidRDefault="00176056">
            <w:pPr>
              <w:pStyle w:val="TableText"/>
              <w:rPr>
                <w:rFonts w:cs="Arial"/>
              </w:rPr>
            </w:pPr>
          </w:p>
        </w:tc>
        <w:tc>
          <w:tcPr>
            <w:tcW w:w="2129" w:type="dxa"/>
            <w:vAlign w:val="bottom"/>
          </w:tcPr>
          <w:p w14:paraId="7743B145" w14:textId="77777777" w:rsidR="00176056" w:rsidRPr="007F5117" w:rsidRDefault="00176056">
            <w:pPr>
              <w:pStyle w:val="TableText"/>
              <w:ind w:left="0" w:right="69" w:firstLine="0"/>
              <w:jc w:val="right"/>
              <w:rPr>
                <w:rFonts w:cs="Arial"/>
              </w:rPr>
            </w:pPr>
          </w:p>
        </w:tc>
      </w:tr>
      <w:tr w:rsidR="00176056" w:rsidRPr="007F5117" w14:paraId="6F49F3AA" w14:textId="77777777" w:rsidTr="00CC393F">
        <w:trPr>
          <w:cantSplit/>
        </w:trPr>
        <w:tc>
          <w:tcPr>
            <w:tcW w:w="7228" w:type="dxa"/>
            <w:vAlign w:val="bottom"/>
          </w:tcPr>
          <w:p w14:paraId="13B3DAD2" w14:textId="77777777" w:rsidR="00176056" w:rsidRPr="007F5117" w:rsidRDefault="00176056">
            <w:pPr>
              <w:pStyle w:val="TableText"/>
              <w:rPr>
                <w:rFonts w:cs="Arial"/>
              </w:rPr>
            </w:pPr>
            <w:r w:rsidRPr="007F5117">
              <w:rPr>
                <w:rFonts w:cs="Arial"/>
              </w:rPr>
              <w:t>Statement of profit or loss and other comprehensive income</w:t>
            </w:r>
          </w:p>
        </w:tc>
        <w:tc>
          <w:tcPr>
            <w:tcW w:w="2129" w:type="dxa"/>
            <w:vAlign w:val="bottom"/>
          </w:tcPr>
          <w:p w14:paraId="75DE615C" w14:textId="77777777" w:rsidR="00176056" w:rsidRPr="007F5117" w:rsidRDefault="00176056">
            <w:pPr>
              <w:pStyle w:val="TableText"/>
              <w:ind w:left="0" w:right="69" w:firstLine="0"/>
              <w:jc w:val="right"/>
              <w:rPr>
                <w:rFonts w:cs="Arial"/>
              </w:rPr>
            </w:pPr>
            <w:r w:rsidRPr="007F5117">
              <w:rPr>
                <w:rFonts w:cs="Arial"/>
              </w:rPr>
              <w:t>7</w:t>
            </w:r>
          </w:p>
        </w:tc>
      </w:tr>
      <w:tr w:rsidR="00176056" w:rsidRPr="007F5117" w14:paraId="67D0CD14" w14:textId="77777777" w:rsidTr="00CC393F">
        <w:trPr>
          <w:cantSplit/>
        </w:trPr>
        <w:tc>
          <w:tcPr>
            <w:tcW w:w="7228" w:type="dxa"/>
            <w:vAlign w:val="bottom"/>
          </w:tcPr>
          <w:p w14:paraId="0315BAAC" w14:textId="77777777" w:rsidR="00176056" w:rsidRPr="007F5117" w:rsidRDefault="00176056">
            <w:pPr>
              <w:pStyle w:val="TableText"/>
              <w:rPr>
                <w:rFonts w:cs="Arial"/>
              </w:rPr>
            </w:pPr>
          </w:p>
        </w:tc>
        <w:tc>
          <w:tcPr>
            <w:tcW w:w="2129" w:type="dxa"/>
            <w:vAlign w:val="bottom"/>
          </w:tcPr>
          <w:p w14:paraId="73A6F9F9" w14:textId="77777777" w:rsidR="00176056" w:rsidRPr="007F5117" w:rsidRDefault="00176056">
            <w:pPr>
              <w:pStyle w:val="TableText"/>
              <w:ind w:left="0" w:right="69" w:firstLine="0"/>
              <w:jc w:val="right"/>
              <w:rPr>
                <w:rFonts w:cs="Arial"/>
              </w:rPr>
            </w:pPr>
          </w:p>
        </w:tc>
      </w:tr>
      <w:tr w:rsidR="00176056" w:rsidRPr="007F5117" w14:paraId="41328A4D" w14:textId="77777777" w:rsidTr="00CC393F">
        <w:trPr>
          <w:cantSplit/>
        </w:trPr>
        <w:tc>
          <w:tcPr>
            <w:tcW w:w="7228" w:type="dxa"/>
            <w:vAlign w:val="bottom"/>
          </w:tcPr>
          <w:p w14:paraId="50586057" w14:textId="77777777" w:rsidR="00176056" w:rsidRPr="007F5117" w:rsidRDefault="00176056">
            <w:pPr>
              <w:pStyle w:val="TableText"/>
              <w:rPr>
                <w:rFonts w:cs="Arial"/>
              </w:rPr>
            </w:pPr>
            <w:r w:rsidRPr="007F5117">
              <w:rPr>
                <w:rFonts w:cs="Arial"/>
              </w:rPr>
              <w:t>Statement of financial position</w:t>
            </w:r>
          </w:p>
        </w:tc>
        <w:tc>
          <w:tcPr>
            <w:tcW w:w="2129" w:type="dxa"/>
            <w:vAlign w:val="bottom"/>
          </w:tcPr>
          <w:p w14:paraId="6974CEE8" w14:textId="77777777" w:rsidR="00176056" w:rsidRPr="007F5117" w:rsidRDefault="00176056">
            <w:pPr>
              <w:pStyle w:val="TableText"/>
              <w:ind w:left="0" w:right="69" w:firstLine="0"/>
              <w:jc w:val="right"/>
              <w:rPr>
                <w:rFonts w:cs="Arial"/>
              </w:rPr>
            </w:pPr>
            <w:r w:rsidRPr="007F5117">
              <w:rPr>
                <w:rFonts w:cs="Arial"/>
              </w:rPr>
              <w:t xml:space="preserve">8 - 9 </w:t>
            </w:r>
          </w:p>
        </w:tc>
      </w:tr>
      <w:tr w:rsidR="00176056" w:rsidRPr="007F5117" w14:paraId="00AB743B" w14:textId="77777777" w:rsidTr="00CC393F">
        <w:trPr>
          <w:cantSplit/>
        </w:trPr>
        <w:tc>
          <w:tcPr>
            <w:tcW w:w="7228" w:type="dxa"/>
            <w:vAlign w:val="bottom"/>
          </w:tcPr>
          <w:p w14:paraId="4AF074A7" w14:textId="77777777" w:rsidR="00176056" w:rsidRPr="007F5117" w:rsidRDefault="00176056">
            <w:pPr>
              <w:pStyle w:val="TableText"/>
              <w:rPr>
                <w:rFonts w:cs="Arial"/>
              </w:rPr>
            </w:pPr>
          </w:p>
        </w:tc>
        <w:tc>
          <w:tcPr>
            <w:tcW w:w="2129" w:type="dxa"/>
            <w:vAlign w:val="bottom"/>
          </w:tcPr>
          <w:p w14:paraId="05B80BDB" w14:textId="77777777" w:rsidR="00176056" w:rsidRPr="007F5117" w:rsidRDefault="00176056">
            <w:pPr>
              <w:pStyle w:val="TableText"/>
              <w:ind w:left="0" w:right="69" w:firstLine="0"/>
              <w:jc w:val="right"/>
              <w:rPr>
                <w:rFonts w:cs="Arial"/>
              </w:rPr>
            </w:pPr>
          </w:p>
        </w:tc>
      </w:tr>
      <w:tr w:rsidR="00176056" w:rsidRPr="007F5117" w14:paraId="6032C874" w14:textId="77777777" w:rsidTr="00CC393F">
        <w:trPr>
          <w:cantSplit/>
        </w:trPr>
        <w:tc>
          <w:tcPr>
            <w:tcW w:w="7228" w:type="dxa"/>
            <w:vAlign w:val="bottom"/>
          </w:tcPr>
          <w:p w14:paraId="4C969A3B" w14:textId="77777777" w:rsidR="00176056" w:rsidRPr="007F5117" w:rsidRDefault="00176056">
            <w:pPr>
              <w:pStyle w:val="TableText"/>
              <w:rPr>
                <w:rFonts w:cs="Arial"/>
              </w:rPr>
            </w:pPr>
            <w:r w:rsidRPr="007F5117">
              <w:rPr>
                <w:rFonts w:cs="Arial"/>
              </w:rPr>
              <w:t>Statement of changes in equity</w:t>
            </w:r>
          </w:p>
        </w:tc>
        <w:tc>
          <w:tcPr>
            <w:tcW w:w="2129" w:type="dxa"/>
            <w:vAlign w:val="bottom"/>
          </w:tcPr>
          <w:p w14:paraId="48A79603" w14:textId="77777777" w:rsidR="00176056" w:rsidRPr="007F5117" w:rsidRDefault="00176056">
            <w:pPr>
              <w:pStyle w:val="TableText"/>
              <w:ind w:left="0" w:right="69" w:firstLine="0"/>
              <w:jc w:val="right"/>
              <w:rPr>
                <w:rFonts w:cs="Arial"/>
              </w:rPr>
            </w:pPr>
            <w:r w:rsidRPr="007F5117">
              <w:rPr>
                <w:rFonts w:cs="Arial"/>
              </w:rPr>
              <w:t>10</w:t>
            </w:r>
          </w:p>
        </w:tc>
      </w:tr>
      <w:tr w:rsidR="00176056" w:rsidRPr="007F5117" w14:paraId="6308CB8E" w14:textId="77777777" w:rsidTr="00CC393F">
        <w:trPr>
          <w:cantSplit/>
        </w:trPr>
        <w:tc>
          <w:tcPr>
            <w:tcW w:w="7228" w:type="dxa"/>
            <w:vAlign w:val="bottom"/>
          </w:tcPr>
          <w:p w14:paraId="17410267" w14:textId="77777777" w:rsidR="00176056" w:rsidRPr="007F5117" w:rsidRDefault="00176056">
            <w:pPr>
              <w:pStyle w:val="TableText"/>
              <w:rPr>
                <w:rFonts w:cs="Arial"/>
              </w:rPr>
            </w:pPr>
          </w:p>
        </w:tc>
        <w:tc>
          <w:tcPr>
            <w:tcW w:w="2129" w:type="dxa"/>
            <w:vAlign w:val="bottom"/>
          </w:tcPr>
          <w:p w14:paraId="3405F15A" w14:textId="77777777" w:rsidR="00176056" w:rsidRPr="007F5117" w:rsidRDefault="00176056">
            <w:pPr>
              <w:pStyle w:val="TableText"/>
              <w:ind w:left="0" w:right="69" w:firstLine="0"/>
              <w:jc w:val="right"/>
              <w:rPr>
                <w:rFonts w:cs="Arial"/>
              </w:rPr>
            </w:pPr>
          </w:p>
        </w:tc>
      </w:tr>
      <w:tr w:rsidR="00176056" w:rsidRPr="007F5117" w14:paraId="0DA37465" w14:textId="77777777" w:rsidTr="00CC393F">
        <w:trPr>
          <w:cantSplit/>
        </w:trPr>
        <w:tc>
          <w:tcPr>
            <w:tcW w:w="7228" w:type="dxa"/>
            <w:vAlign w:val="bottom"/>
          </w:tcPr>
          <w:p w14:paraId="6375F9D3" w14:textId="77777777" w:rsidR="00176056" w:rsidRPr="007F5117" w:rsidRDefault="00176056">
            <w:pPr>
              <w:pStyle w:val="TableText"/>
              <w:rPr>
                <w:rFonts w:cs="Arial"/>
              </w:rPr>
            </w:pPr>
            <w:r w:rsidRPr="007F5117">
              <w:rPr>
                <w:rFonts w:cs="Arial"/>
              </w:rPr>
              <w:t>Cash flow statement</w:t>
            </w:r>
          </w:p>
        </w:tc>
        <w:tc>
          <w:tcPr>
            <w:tcW w:w="2129" w:type="dxa"/>
            <w:vAlign w:val="bottom"/>
          </w:tcPr>
          <w:p w14:paraId="3FFDFB6E" w14:textId="77777777" w:rsidR="00176056" w:rsidRPr="007F5117" w:rsidRDefault="00176056">
            <w:pPr>
              <w:pStyle w:val="TableText"/>
              <w:ind w:left="0" w:right="69" w:firstLine="0"/>
              <w:jc w:val="right"/>
              <w:rPr>
                <w:rFonts w:cs="Arial"/>
              </w:rPr>
            </w:pPr>
            <w:r w:rsidRPr="007F5117">
              <w:rPr>
                <w:rFonts w:cs="Arial"/>
              </w:rPr>
              <w:t>11 - 12</w:t>
            </w:r>
          </w:p>
        </w:tc>
      </w:tr>
      <w:tr w:rsidR="00176056" w:rsidRPr="007F5117" w14:paraId="18CD5F33" w14:textId="77777777" w:rsidTr="00CC393F">
        <w:trPr>
          <w:cantSplit/>
        </w:trPr>
        <w:tc>
          <w:tcPr>
            <w:tcW w:w="7228" w:type="dxa"/>
            <w:vAlign w:val="bottom"/>
          </w:tcPr>
          <w:p w14:paraId="52B4FA77" w14:textId="77777777" w:rsidR="00176056" w:rsidRPr="007F5117" w:rsidRDefault="00176056">
            <w:pPr>
              <w:pStyle w:val="TableText"/>
              <w:rPr>
                <w:rFonts w:cs="Arial"/>
              </w:rPr>
            </w:pPr>
          </w:p>
        </w:tc>
        <w:tc>
          <w:tcPr>
            <w:tcW w:w="2129" w:type="dxa"/>
            <w:vAlign w:val="bottom"/>
          </w:tcPr>
          <w:p w14:paraId="03F994C8" w14:textId="77777777" w:rsidR="00176056" w:rsidRPr="007F5117" w:rsidRDefault="00176056">
            <w:pPr>
              <w:pStyle w:val="TableText"/>
              <w:ind w:left="0" w:right="69" w:firstLine="0"/>
              <w:jc w:val="right"/>
              <w:rPr>
                <w:rFonts w:cs="Arial"/>
              </w:rPr>
            </w:pPr>
          </w:p>
        </w:tc>
      </w:tr>
      <w:tr w:rsidR="00176056" w:rsidRPr="007F5117" w14:paraId="6C722E70" w14:textId="77777777" w:rsidTr="00CC393F">
        <w:trPr>
          <w:cantSplit/>
        </w:trPr>
        <w:tc>
          <w:tcPr>
            <w:tcW w:w="7228" w:type="dxa"/>
            <w:vAlign w:val="bottom"/>
          </w:tcPr>
          <w:p w14:paraId="19C9F741" w14:textId="77777777" w:rsidR="00176056" w:rsidRPr="007F5117" w:rsidRDefault="00176056">
            <w:pPr>
              <w:pStyle w:val="TableText"/>
              <w:rPr>
                <w:rFonts w:cs="Arial"/>
              </w:rPr>
            </w:pPr>
            <w:r w:rsidRPr="007F5117">
              <w:rPr>
                <w:rFonts w:cs="Arial"/>
              </w:rPr>
              <w:t>Notes to the financial statements</w:t>
            </w:r>
          </w:p>
        </w:tc>
        <w:tc>
          <w:tcPr>
            <w:tcW w:w="2129" w:type="dxa"/>
            <w:vAlign w:val="bottom"/>
          </w:tcPr>
          <w:p w14:paraId="741F3647" w14:textId="37538FC7" w:rsidR="00176056" w:rsidRPr="007F5117" w:rsidRDefault="00176056">
            <w:pPr>
              <w:pStyle w:val="TableText"/>
              <w:ind w:left="0" w:right="69" w:firstLine="0"/>
              <w:jc w:val="right"/>
              <w:rPr>
                <w:rFonts w:cs="Arial"/>
              </w:rPr>
            </w:pPr>
            <w:r w:rsidRPr="007F5117">
              <w:rPr>
                <w:rFonts w:cs="Arial"/>
              </w:rPr>
              <w:t xml:space="preserve">13 </w:t>
            </w:r>
            <w:r w:rsidR="009D777E">
              <w:rPr>
                <w:rFonts w:cs="Arial"/>
              </w:rPr>
              <w:t>–</w:t>
            </w:r>
            <w:r w:rsidRPr="007F5117">
              <w:rPr>
                <w:rFonts w:cs="Arial"/>
              </w:rPr>
              <w:t xml:space="preserve"> </w:t>
            </w:r>
            <w:r w:rsidR="00920955" w:rsidRPr="007F5117">
              <w:rPr>
                <w:rFonts w:cs="Arial"/>
              </w:rPr>
              <w:t>3</w:t>
            </w:r>
            <w:r w:rsidR="00A73295">
              <w:rPr>
                <w:rFonts w:cs="Arial"/>
              </w:rPr>
              <w:t>3</w:t>
            </w:r>
          </w:p>
        </w:tc>
      </w:tr>
    </w:tbl>
    <w:p w14:paraId="736C6736" w14:textId="77777777" w:rsidR="00176056" w:rsidRPr="007F5117" w:rsidRDefault="00176056">
      <w:pPr>
        <w:overflowPunct w:val="0"/>
        <w:rPr>
          <w:rFonts w:cs="Arial"/>
        </w:rPr>
      </w:pPr>
    </w:p>
    <w:p w14:paraId="20C06B72" w14:textId="77777777" w:rsidR="00176056" w:rsidRPr="007F5117" w:rsidRDefault="00176056">
      <w:pPr>
        <w:pStyle w:val="Index2"/>
        <w:overflowPunct w:val="0"/>
        <w:rPr>
          <w:rFonts w:cs="Arial"/>
          <w:lang w:val="en-US" w:eastAsia="zh-CN"/>
        </w:rPr>
        <w:sectPr w:rsidR="00176056" w:rsidRPr="007F5117" w:rsidSect="0027353D">
          <w:headerReference w:type="default" r:id="rId15"/>
          <w:footerReference w:type="default" r:id="rId16"/>
          <w:pgSz w:w="11909" w:h="16834" w:code="9"/>
          <w:pgMar w:top="1588" w:right="1418" w:bottom="1588" w:left="1418" w:header="567" w:footer="567" w:gutter="0"/>
          <w:cols w:space="0"/>
        </w:sectPr>
      </w:pPr>
    </w:p>
    <w:p w14:paraId="10E6AC64" w14:textId="77777777" w:rsidR="00176056" w:rsidRPr="007F5117" w:rsidRDefault="00176056">
      <w:pPr>
        <w:pStyle w:val="Heading1"/>
        <w:spacing w:before="0"/>
        <w:rPr>
          <w:rFonts w:cs="Arial"/>
        </w:rPr>
      </w:pPr>
      <w:r w:rsidRPr="007F5117">
        <w:rPr>
          <w:rFonts w:cs="Arial"/>
        </w:rPr>
        <w:lastRenderedPageBreak/>
        <w:t>Report of the directors</w:t>
      </w:r>
    </w:p>
    <w:p w14:paraId="7C701FBD" w14:textId="77777777" w:rsidR="00176056" w:rsidRPr="007F5117" w:rsidRDefault="00176056">
      <w:pPr>
        <w:pStyle w:val="BodyText"/>
        <w:spacing w:before="0"/>
        <w:rPr>
          <w:lang w:val="en-GB"/>
        </w:rPr>
      </w:pPr>
    </w:p>
    <w:p w14:paraId="747E8454" w14:textId="77777777" w:rsidR="00ED53F0" w:rsidRPr="007F5117" w:rsidRDefault="00ED53F0">
      <w:pPr>
        <w:pStyle w:val="BodyText"/>
        <w:spacing w:before="0"/>
        <w:rPr>
          <w:lang w:val="en-GB"/>
        </w:rPr>
      </w:pPr>
    </w:p>
    <w:p w14:paraId="34A76F4C" w14:textId="77777777" w:rsidR="00ED53F0" w:rsidRPr="007F5117" w:rsidRDefault="00ED53F0">
      <w:pPr>
        <w:pStyle w:val="BodyText"/>
        <w:spacing w:before="0"/>
        <w:rPr>
          <w:lang w:val="en-GB"/>
        </w:rPr>
      </w:pPr>
    </w:p>
    <w:p w14:paraId="166575ED" w14:textId="2E7C510F" w:rsidR="00176056" w:rsidRPr="007F5117" w:rsidRDefault="00176056">
      <w:pPr>
        <w:pStyle w:val="BodyText"/>
        <w:spacing w:before="0"/>
        <w:rPr>
          <w:lang w:val="en-GB"/>
        </w:rPr>
      </w:pPr>
      <w:r w:rsidRPr="007F5117">
        <w:rPr>
          <w:lang w:val="en-GB"/>
        </w:rPr>
        <w:t xml:space="preserve">The directors have pleasure in submitting their annual report together with the audited financial statements of </w:t>
      </w:r>
      <w:proofErr w:type="spellStart"/>
      <w:r w:rsidRPr="007F5117">
        <w:rPr>
          <w:lang w:val="en-GB"/>
        </w:rPr>
        <w:t>Moov</w:t>
      </w:r>
      <w:proofErr w:type="spellEnd"/>
      <w:r w:rsidRPr="007F5117">
        <w:rPr>
          <w:lang w:val="en-GB"/>
        </w:rPr>
        <w:t xml:space="preserve"> (Hong Kong) Limited (the “Company”) for the year ended </w:t>
      </w:r>
      <w:r w:rsidR="00406F44" w:rsidRPr="007F5117">
        <w:rPr>
          <w:lang w:val="en-GB"/>
        </w:rPr>
        <w:br/>
      </w:r>
      <w:r w:rsidRPr="007F5117">
        <w:rPr>
          <w:lang w:val="en-GB"/>
        </w:rPr>
        <w:t xml:space="preserve">31 December </w:t>
      </w:r>
      <w:r w:rsidR="00D40DD4" w:rsidRPr="00C469D4">
        <w:rPr>
          <w:lang w:val="en-GB"/>
        </w:rPr>
        <w:t>20</w:t>
      </w:r>
      <w:r w:rsidR="00D40DD4" w:rsidRPr="007F5117">
        <w:rPr>
          <w:lang w:val="en-GB"/>
        </w:rPr>
        <w:t>2</w:t>
      </w:r>
      <w:r w:rsidR="006A0D1D">
        <w:rPr>
          <w:lang w:val="en-GB"/>
        </w:rPr>
        <w:t>1</w:t>
      </w:r>
      <w:r w:rsidRPr="007F5117">
        <w:rPr>
          <w:lang w:val="en-GB"/>
        </w:rPr>
        <w:t>.</w:t>
      </w:r>
      <w:r w:rsidR="006E7ABC">
        <w:rPr>
          <w:lang w:val="en-GB"/>
        </w:rPr>
        <w:t xml:space="preserve"> </w:t>
      </w:r>
    </w:p>
    <w:p w14:paraId="4D69CB3B" w14:textId="77777777" w:rsidR="00ED53F0" w:rsidRPr="007F5117" w:rsidRDefault="00ED53F0">
      <w:pPr>
        <w:pStyle w:val="BodyText"/>
        <w:spacing w:before="0"/>
        <w:rPr>
          <w:lang w:val="en-GB"/>
        </w:rPr>
      </w:pPr>
    </w:p>
    <w:p w14:paraId="6EA670DF" w14:textId="77777777" w:rsidR="00176056" w:rsidRPr="007F5117" w:rsidRDefault="00176056">
      <w:pPr>
        <w:pStyle w:val="Heading2nonumbering"/>
        <w:spacing w:before="0"/>
        <w:rPr>
          <w:rFonts w:cs="Arial"/>
        </w:rPr>
      </w:pPr>
      <w:r w:rsidRPr="007F5117">
        <w:rPr>
          <w:rFonts w:cs="Arial"/>
        </w:rPr>
        <w:t>Principal activity</w:t>
      </w:r>
    </w:p>
    <w:p w14:paraId="0244FE12" w14:textId="77777777" w:rsidR="00ED53F0" w:rsidRPr="007F5117" w:rsidRDefault="00ED53F0">
      <w:pPr>
        <w:pStyle w:val="BodyText"/>
        <w:spacing w:before="0"/>
        <w:rPr>
          <w:lang w:val="en-GB"/>
        </w:rPr>
      </w:pPr>
    </w:p>
    <w:p w14:paraId="2BD3B11D" w14:textId="77777777" w:rsidR="00176056" w:rsidRPr="007F5117" w:rsidRDefault="00176056">
      <w:pPr>
        <w:pStyle w:val="BodyText"/>
        <w:spacing w:before="0"/>
        <w:rPr>
          <w:lang w:val="en-GB"/>
        </w:rPr>
      </w:pPr>
      <w:r w:rsidRPr="007F5117">
        <w:rPr>
          <w:lang w:val="en-GB"/>
        </w:rPr>
        <w:t>The principal activity of the Company is the provision of multi-platform digital music service.</w:t>
      </w:r>
    </w:p>
    <w:p w14:paraId="733E5E55" w14:textId="77777777" w:rsidR="00ED53F0" w:rsidRPr="007F5117" w:rsidRDefault="00ED53F0">
      <w:pPr>
        <w:pStyle w:val="BodyText"/>
        <w:spacing w:before="0"/>
        <w:rPr>
          <w:lang w:val="en-GB"/>
        </w:rPr>
      </w:pPr>
    </w:p>
    <w:p w14:paraId="3AB5C795" w14:textId="77777777" w:rsidR="00176056" w:rsidRPr="007F5117" w:rsidRDefault="00176056">
      <w:pPr>
        <w:pStyle w:val="Heading2nonumbering"/>
        <w:spacing w:before="0"/>
        <w:rPr>
          <w:rFonts w:cs="Arial"/>
        </w:rPr>
      </w:pPr>
      <w:r w:rsidRPr="007F5117">
        <w:rPr>
          <w:rFonts w:cs="Arial"/>
        </w:rPr>
        <w:t>Shares issued/share capital</w:t>
      </w:r>
    </w:p>
    <w:p w14:paraId="6AB67DC3" w14:textId="77777777" w:rsidR="00ED53F0" w:rsidRPr="007F5117" w:rsidRDefault="00ED53F0">
      <w:pPr>
        <w:pStyle w:val="BodyText"/>
        <w:spacing w:before="0"/>
        <w:rPr>
          <w:lang w:val="en-GB"/>
        </w:rPr>
      </w:pPr>
    </w:p>
    <w:p w14:paraId="76038B7C" w14:textId="4211F03A" w:rsidR="00176056" w:rsidRPr="007F5117" w:rsidRDefault="00176056">
      <w:pPr>
        <w:pStyle w:val="BodyText"/>
        <w:spacing w:before="0"/>
        <w:rPr>
          <w:lang w:val="en-GB"/>
        </w:rPr>
      </w:pPr>
      <w:r w:rsidRPr="007F5117">
        <w:t xml:space="preserve">There were no new shares issued during the year ended 31 December </w:t>
      </w:r>
      <w:r w:rsidR="00D40DD4" w:rsidRPr="00C469D4">
        <w:t>20</w:t>
      </w:r>
      <w:r w:rsidR="00D40DD4" w:rsidRPr="007F5117">
        <w:t>2</w:t>
      </w:r>
      <w:r w:rsidR="00754E66">
        <w:t>1</w:t>
      </w:r>
      <w:r w:rsidR="00D94A66" w:rsidRPr="007F5117">
        <w:t xml:space="preserve">.  </w:t>
      </w:r>
      <w:r w:rsidRPr="007F5117">
        <w:rPr>
          <w:lang w:val="en-GB"/>
        </w:rPr>
        <w:t>Details of the share capital of the Company are set out in note 14(b) to the financial statements.</w:t>
      </w:r>
    </w:p>
    <w:p w14:paraId="010B1899" w14:textId="77777777" w:rsidR="00ED53F0" w:rsidRPr="007F5117" w:rsidRDefault="00ED53F0">
      <w:pPr>
        <w:pStyle w:val="BodyText"/>
        <w:spacing w:before="0"/>
        <w:rPr>
          <w:lang w:val="en-GB"/>
        </w:rPr>
      </w:pPr>
    </w:p>
    <w:p w14:paraId="21BB657F" w14:textId="77777777" w:rsidR="00176056" w:rsidRPr="007F5117" w:rsidRDefault="00176056">
      <w:pPr>
        <w:pStyle w:val="Heading2nonumbering"/>
        <w:spacing w:before="0"/>
        <w:rPr>
          <w:rFonts w:cs="Arial"/>
        </w:rPr>
      </w:pPr>
      <w:r w:rsidRPr="007F5117">
        <w:rPr>
          <w:rFonts w:cs="Arial"/>
        </w:rPr>
        <w:t>Directors</w:t>
      </w:r>
    </w:p>
    <w:p w14:paraId="2D3190A8" w14:textId="77777777" w:rsidR="00ED53F0" w:rsidRPr="007F5117" w:rsidRDefault="00ED53F0">
      <w:pPr>
        <w:pStyle w:val="BodyText"/>
        <w:spacing w:before="0"/>
        <w:rPr>
          <w:lang w:val="en-GB"/>
        </w:rPr>
      </w:pPr>
    </w:p>
    <w:p w14:paraId="61874200" w14:textId="4417D342" w:rsidR="00176056" w:rsidRPr="007F5117" w:rsidRDefault="00176056">
      <w:pPr>
        <w:pStyle w:val="BodyText"/>
        <w:spacing w:before="0"/>
        <w:rPr>
          <w:lang w:val="en-GB"/>
        </w:rPr>
      </w:pPr>
      <w:r w:rsidRPr="007F5117">
        <w:rPr>
          <w:lang w:val="en-GB"/>
        </w:rPr>
        <w:t>The directors</w:t>
      </w:r>
      <w:ins w:id="2" w:author="Mak, Brian HL" w:date="2022-06-07T09:58:00Z">
        <w:r w:rsidR="00C5678E">
          <w:rPr>
            <w:lang w:val="en-GB"/>
          </w:rPr>
          <w:t xml:space="preserve"> of the Company </w:t>
        </w:r>
      </w:ins>
      <w:del w:id="3" w:author="Mak, Brian HL" w:date="2022-06-07T09:58:00Z">
        <w:r w:rsidRPr="007F5117" w:rsidDel="00C5678E">
          <w:rPr>
            <w:lang w:val="en-GB"/>
          </w:rPr>
          <w:delText xml:space="preserve"> </w:delText>
        </w:r>
      </w:del>
      <w:r w:rsidRPr="007F5117">
        <w:rPr>
          <w:lang w:val="en-GB"/>
        </w:rPr>
        <w:t xml:space="preserve">during the </w:t>
      </w:r>
      <w:del w:id="4" w:author="Mak, Brian HL" w:date="2022-06-07T09:58:00Z">
        <w:r w:rsidRPr="007F5117" w:rsidDel="00C5678E">
          <w:rPr>
            <w:lang w:val="en-GB"/>
          </w:rPr>
          <w:delText xml:space="preserve">financial </w:delText>
        </w:r>
      </w:del>
      <w:r w:rsidRPr="007F5117">
        <w:rPr>
          <w:lang w:val="en-GB"/>
        </w:rPr>
        <w:t xml:space="preserve">year </w:t>
      </w:r>
      <w:ins w:id="5" w:author="Mak, Brian HL" w:date="2022-06-07T09:58:00Z">
        <w:r w:rsidR="00C5678E">
          <w:rPr>
            <w:lang w:val="en-GB"/>
          </w:rPr>
          <w:t xml:space="preserve">ended 31 December 2021 </w:t>
        </w:r>
      </w:ins>
      <w:r w:rsidRPr="007F5117">
        <w:rPr>
          <w:lang w:val="en-GB"/>
        </w:rPr>
        <w:t>and up to the date of this report are:</w:t>
      </w:r>
    </w:p>
    <w:p w14:paraId="1CFBEEB4" w14:textId="77777777" w:rsidR="00176056" w:rsidRPr="007F5117" w:rsidRDefault="00176056">
      <w:pPr>
        <w:pStyle w:val="Tablespace"/>
        <w:rPr>
          <w:lang w:val="en-GB"/>
        </w:rPr>
      </w:pPr>
    </w:p>
    <w:p w14:paraId="08013261" w14:textId="77777777" w:rsidR="00176056" w:rsidRPr="007F5117" w:rsidRDefault="00176056">
      <w:pPr>
        <w:pStyle w:val="Tablespace"/>
        <w:tabs>
          <w:tab w:val="left" w:pos="3420"/>
        </w:tabs>
        <w:rPr>
          <w:lang w:val="en-GB"/>
        </w:rPr>
      </w:pPr>
      <w:r w:rsidRPr="007F5117">
        <w:rPr>
          <w:lang w:val="en-GB"/>
        </w:rPr>
        <w:t>CHAN Hung Wai, Andrew John</w:t>
      </w:r>
    </w:p>
    <w:p w14:paraId="30F6758D" w14:textId="77777777" w:rsidR="00176056" w:rsidRPr="007F5117" w:rsidRDefault="00176056">
      <w:pPr>
        <w:pStyle w:val="Tablespace"/>
        <w:tabs>
          <w:tab w:val="left" w:pos="3420"/>
        </w:tabs>
        <w:rPr>
          <w:lang w:val="en-GB"/>
        </w:rPr>
      </w:pPr>
      <w:r w:rsidRPr="007F5117">
        <w:rPr>
          <w:lang w:val="en-GB"/>
        </w:rPr>
        <w:t>CHUI Hoi Shan</w:t>
      </w:r>
    </w:p>
    <w:p w14:paraId="7A08728B" w14:textId="77777777" w:rsidR="00ED53F0" w:rsidRPr="007F5117" w:rsidRDefault="00ED53F0">
      <w:pPr>
        <w:pStyle w:val="BodyText"/>
        <w:spacing w:before="0"/>
        <w:rPr>
          <w:lang w:val="en-GB"/>
        </w:rPr>
      </w:pPr>
    </w:p>
    <w:p w14:paraId="311F33E9" w14:textId="77777777" w:rsidR="00176056" w:rsidRPr="007F5117" w:rsidRDefault="00176056">
      <w:pPr>
        <w:pStyle w:val="BodyText"/>
        <w:spacing w:before="0"/>
        <w:rPr>
          <w:lang w:val="en-GB"/>
        </w:rPr>
      </w:pPr>
      <w:r w:rsidRPr="007F5117">
        <w:rPr>
          <w:lang w:val="en-GB"/>
        </w:rPr>
        <w:t xml:space="preserve">In accordance with Article 22 of the Company’s Articles of Association, all the present directors shall </w:t>
      </w:r>
      <w:r w:rsidR="00D56729" w:rsidRPr="007F5117">
        <w:rPr>
          <w:lang w:val="en-GB"/>
        </w:rPr>
        <w:t>continue in office</w:t>
      </w:r>
      <w:r w:rsidRPr="007F5117">
        <w:rPr>
          <w:lang w:val="en-GB"/>
        </w:rPr>
        <w:t>.</w:t>
      </w:r>
    </w:p>
    <w:p w14:paraId="15173D66" w14:textId="77777777" w:rsidR="00ED53F0" w:rsidRPr="007F5117" w:rsidRDefault="00ED53F0">
      <w:pPr>
        <w:pStyle w:val="BodyText"/>
        <w:spacing w:before="0"/>
        <w:rPr>
          <w:lang w:val="en-GB"/>
        </w:rPr>
      </w:pPr>
    </w:p>
    <w:p w14:paraId="379B3E08" w14:textId="77777777" w:rsidR="00176056" w:rsidRPr="007F5117" w:rsidRDefault="00176056">
      <w:pPr>
        <w:pStyle w:val="Heading2nonumbering"/>
        <w:spacing w:before="0"/>
        <w:rPr>
          <w:rFonts w:cs="Arial"/>
        </w:rPr>
      </w:pPr>
      <w:r w:rsidRPr="007F5117">
        <w:rPr>
          <w:rFonts w:cs="Arial"/>
        </w:rPr>
        <w:t>Management contracts</w:t>
      </w:r>
    </w:p>
    <w:p w14:paraId="59A799CA" w14:textId="77777777" w:rsidR="00ED53F0" w:rsidRPr="007F5117" w:rsidRDefault="00ED53F0">
      <w:pPr>
        <w:pStyle w:val="BodyText"/>
        <w:spacing w:before="0"/>
        <w:rPr>
          <w:lang w:val="en-GB"/>
        </w:rPr>
      </w:pPr>
    </w:p>
    <w:p w14:paraId="0DC3AEE8" w14:textId="06F0115D" w:rsidR="00176056" w:rsidRPr="007F5117" w:rsidRDefault="00176056">
      <w:pPr>
        <w:pStyle w:val="BodyText"/>
        <w:spacing w:before="0"/>
        <w:rPr>
          <w:lang w:val="en-GB"/>
        </w:rPr>
      </w:pPr>
      <w:r w:rsidRPr="007F5117">
        <w:rPr>
          <w:lang w:val="en-GB"/>
        </w:rPr>
        <w:t>No contracts concerning the management and administration of the whole or any substantial part of any business of the Company were entered into or subsisted during the year</w:t>
      </w:r>
      <w:r w:rsidR="00D56729" w:rsidRPr="007F5117">
        <w:rPr>
          <w:lang w:val="en-GB"/>
        </w:rPr>
        <w:t xml:space="preserve"> ended 31 December </w:t>
      </w:r>
      <w:r w:rsidR="00D40DD4" w:rsidRPr="00C469D4">
        <w:rPr>
          <w:lang w:val="en-GB"/>
        </w:rPr>
        <w:t>20</w:t>
      </w:r>
      <w:r w:rsidR="00D40DD4" w:rsidRPr="007F5117">
        <w:rPr>
          <w:lang w:val="en-GB"/>
        </w:rPr>
        <w:t>2</w:t>
      </w:r>
      <w:r w:rsidR="00CF5F1E">
        <w:rPr>
          <w:lang w:val="en-GB"/>
        </w:rPr>
        <w:t>1</w:t>
      </w:r>
      <w:r w:rsidRPr="007F5117">
        <w:rPr>
          <w:lang w:val="en-GB"/>
        </w:rPr>
        <w:t>.</w:t>
      </w:r>
    </w:p>
    <w:p w14:paraId="2719A990" w14:textId="77777777" w:rsidR="00ED53F0" w:rsidRPr="007F5117" w:rsidRDefault="00ED53F0">
      <w:pPr>
        <w:pStyle w:val="BodyText"/>
        <w:spacing w:before="0"/>
        <w:rPr>
          <w:lang w:val="en-GB"/>
        </w:rPr>
      </w:pPr>
    </w:p>
    <w:p w14:paraId="1E8AC465" w14:textId="77777777" w:rsidR="00176056" w:rsidRPr="007F5117" w:rsidRDefault="00176056">
      <w:pPr>
        <w:pStyle w:val="Heading2nonumbering"/>
        <w:spacing w:before="0"/>
        <w:rPr>
          <w:rFonts w:cs="Arial"/>
        </w:rPr>
      </w:pPr>
      <w:r w:rsidRPr="007F5117">
        <w:rPr>
          <w:rFonts w:cs="Arial"/>
        </w:rPr>
        <w:t>Directors’ interests in transactions, arrangements or contracts</w:t>
      </w:r>
    </w:p>
    <w:p w14:paraId="4C9D0A51" w14:textId="77777777" w:rsidR="00ED53F0" w:rsidRPr="007F5117" w:rsidRDefault="00ED53F0">
      <w:pPr>
        <w:pStyle w:val="BodyText"/>
        <w:spacing w:before="0"/>
        <w:rPr>
          <w:lang w:val="en-GB"/>
        </w:rPr>
      </w:pPr>
    </w:p>
    <w:p w14:paraId="3FA1A509" w14:textId="4AE7E866" w:rsidR="00176056" w:rsidRPr="007F5117" w:rsidRDefault="00176056">
      <w:pPr>
        <w:pStyle w:val="BodyText"/>
        <w:spacing w:before="0"/>
        <w:rPr>
          <w:lang w:val="en-GB"/>
        </w:rPr>
      </w:pPr>
      <w:r w:rsidRPr="007F5117">
        <w:rPr>
          <w:lang w:val="en-GB"/>
        </w:rPr>
        <w:t xml:space="preserve">No transactions, arrangements or contracts of significance in relation to the Company’s business to which the Company, or any of its holding companies and fellow subsidiaries was a party, and in which a director of the Company had a material interest, whether directly or indirectly, subsisted at the end of the </w:t>
      </w:r>
      <w:del w:id="6" w:author="Mak, Brian HL" w:date="2022-06-07T09:59:00Z">
        <w:r w:rsidRPr="007F5117" w:rsidDel="00C5678E">
          <w:rPr>
            <w:lang w:val="en-GB"/>
          </w:rPr>
          <w:delText xml:space="preserve">reporting </w:delText>
        </w:r>
      </w:del>
      <w:r w:rsidRPr="007F5117">
        <w:rPr>
          <w:lang w:val="en-GB"/>
        </w:rPr>
        <w:t>year or at any time during the year.</w:t>
      </w:r>
    </w:p>
    <w:p w14:paraId="37451B6B" w14:textId="77777777" w:rsidR="00176056" w:rsidRPr="007F5117" w:rsidRDefault="00176056">
      <w:pPr>
        <w:pStyle w:val="Heading2nonumbering"/>
        <w:spacing w:before="0"/>
        <w:rPr>
          <w:rFonts w:cs="Arial"/>
        </w:rPr>
      </w:pPr>
      <w:r w:rsidRPr="007F5117">
        <w:rPr>
          <w:rFonts w:cs="Arial"/>
        </w:rPr>
        <w:br w:type="page"/>
      </w:r>
      <w:r w:rsidRPr="007F5117">
        <w:rPr>
          <w:rFonts w:cs="Arial"/>
        </w:rPr>
        <w:lastRenderedPageBreak/>
        <w:t>Directors’ rights to acquire shares/share stapled units</w:t>
      </w:r>
    </w:p>
    <w:p w14:paraId="7139A6D8" w14:textId="77777777" w:rsidR="00ED53F0" w:rsidRPr="007F5117" w:rsidRDefault="00ED53F0">
      <w:pPr>
        <w:pStyle w:val="BodyText"/>
        <w:spacing w:before="0"/>
        <w:rPr>
          <w:lang w:val="en-GB"/>
        </w:rPr>
      </w:pPr>
    </w:p>
    <w:p w14:paraId="4BC2978A" w14:textId="05DA9AE3" w:rsidR="00176056" w:rsidRPr="007F5117" w:rsidRDefault="00176056">
      <w:pPr>
        <w:pStyle w:val="BodyText"/>
        <w:spacing w:before="0"/>
      </w:pPr>
      <w:r w:rsidRPr="007F5117">
        <w:rPr>
          <w:lang w:val="en-GB"/>
        </w:rPr>
        <w:t>PCCW Limited (“PCCW”</w:t>
      </w:r>
      <w:ins w:id="7" w:author="Mak, Brian HL" w:date="2022-06-07T09:58:00Z">
        <w:r w:rsidR="00C5678E">
          <w:rPr>
            <w:lang w:val="en-GB"/>
          </w:rPr>
          <w:t>)</w:t>
        </w:r>
      </w:ins>
      <w:r w:rsidRPr="007F5117">
        <w:rPr>
          <w:lang w:val="en-GB"/>
        </w:rPr>
        <w:t>, the ultimate holding company of the Company</w:t>
      </w:r>
      <w:del w:id="8" w:author="Mak, Brian HL" w:date="2022-06-07T09:59:00Z">
        <w:r w:rsidRPr="007F5117" w:rsidDel="00C5678E">
          <w:rPr>
            <w:lang w:val="en-GB"/>
          </w:rPr>
          <w:delText>)</w:delText>
        </w:r>
      </w:del>
      <w:r w:rsidRPr="007F5117">
        <w:rPr>
          <w:lang w:val="en-GB"/>
        </w:rPr>
        <w:t xml:space="preserve"> and its listed subsidiaries, HKT Trust and HKT Limited (collectively “HKT”) and Pacific Century Premium Developments Limited (“PCPD”) each operates share option scheme</w:t>
      </w:r>
      <w:r w:rsidR="009D777E">
        <w:rPr>
          <w:lang w:val="en-GB"/>
        </w:rPr>
        <w:t>(s)</w:t>
      </w:r>
      <w:r w:rsidRPr="007F5117">
        <w:rPr>
          <w:lang w:val="en-GB"/>
        </w:rPr>
        <w:t>, pursuant to which selected eligible participant</w:t>
      </w:r>
      <w:r w:rsidR="0031317D">
        <w:rPr>
          <w:lang w:val="en-GB"/>
        </w:rPr>
        <w:t>s</w:t>
      </w:r>
      <w:r w:rsidRPr="007F5117">
        <w:rPr>
          <w:lang w:val="en-GB"/>
        </w:rPr>
        <w:t xml:space="preserve"> may be granted an option to subscribe for shares of PCCW (the “PCCW Shares”) or share stapled units of HKT (the “Share Stapled Units”) or shares of PCPD under the respective option schemes</w:t>
      </w:r>
      <w:r w:rsidR="00D94A66" w:rsidRPr="007F5117">
        <w:rPr>
          <w:lang w:val="en-GB"/>
        </w:rPr>
        <w:t xml:space="preserve">. </w:t>
      </w:r>
      <w:r w:rsidR="009D777E">
        <w:rPr>
          <w:lang w:val="en-GB"/>
        </w:rPr>
        <w:t>PCPD ceased to be a subsidiary and became an associate of PCCW on 29 December 2021.</w:t>
      </w:r>
      <w:r w:rsidR="00D94A66" w:rsidRPr="007F5117">
        <w:rPr>
          <w:lang w:val="en-GB"/>
        </w:rPr>
        <w:t xml:space="preserve"> </w:t>
      </w:r>
      <w:r w:rsidRPr="007F5117">
        <w:rPr>
          <w:lang w:val="en-GB"/>
        </w:rPr>
        <w:t xml:space="preserve">No share/Share Stapled Unit options have been granted under any of the above option schemes since their adoption and up to and including </w:t>
      </w:r>
      <w:r w:rsidR="009D777E">
        <w:rPr>
          <w:lang w:val="en-GB"/>
        </w:rPr>
        <w:t xml:space="preserve">its date of termination (where applicable) and </w:t>
      </w:r>
      <w:r w:rsidRPr="007F5117">
        <w:rPr>
          <w:lang w:val="en-GB"/>
        </w:rPr>
        <w:t xml:space="preserve">31 December </w:t>
      </w:r>
      <w:r w:rsidR="00D40DD4" w:rsidRPr="00C469D4">
        <w:rPr>
          <w:lang w:val="en-GB"/>
        </w:rPr>
        <w:t>20</w:t>
      </w:r>
      <w:r w:rsidR="00D40DD4" w:rsidRPr="007F5117">
        <w:rPr>
          <w:lang w:val="en-GB"/>
        </w:rPr>
        <w:t>2</w:t>
      </w:r>
      <w:r w:rsidR="00127A78">
        <w:rPr>
          <w:lang w:val="en-GB"/>
        </w:rPr>
        <w:t>1</w:t>
      </w:r>
      <w:r w:rsidRPr="007F5117">
        <w:rPr>
          <w:lang w:val="en-GB"/>
        </w:rPr>
        <w:t>.</w:t>
      </w:r>
    </w:p>
    <w:p w14:paraId="033C78B4" w14:textId="77777777" w:rsidR="00ED53F0" w:rsidRPr="007F5117" w:rsidRDefault="00ED53F0">
      <w:pPr>
        <w:pStyle w:val="BodyText"/>
        <w:spacing w:before="0"/>
      </w:pPr>
    </w:p>
    <w:p w14:paraId="41EF56A0" w14:textId="3DCB6127" w:rsidR="00ED34C1" w:rsidRPr="007F5117" w:rsidRDefault="00ED34C1">
      <w:pPr>
        <w:pStyle w:val="BodyText"/>
        <w:spacing w:before="0"/>
      </w:pPr>
      <w:r w:rsidRPr="007F5117">
        <w:t>In addition, PCCW and HKT Limited each adopted two incentive award schemes (i.e</w:t>
      </w:r>
      <w:r w:rsidR="00D94A66" w:rsidRPr="007F5117">
        <w:t xml:space="preserve">.  </w:t>
      </w:r>
      <w:r w:rsidRPr="007F5117">
        <w:t>purchase scheme and subscription scheme), and pursuant to the relevant award scheme rules, awards of PCCW Shares and/or Share Stapled Units may be made to selected eligible participant</w:t>
      </w:r>
      <w:r w:rsidR="0031317D">
        <w:t>s</w:t>
      </w:r>
      <w:r w:rsidR="00D94A66" w:rsidRPr="007F5117">
        <w:t xml:space="preserve">.  </w:t>
      </w:r>
      <w:r w:rsidRPr="007F5117">
        <w:t xml:space="preserve">Subject to the relevant scheme rules, each scheme provides that prior to the vesting of the awards under the relevant scheme to selected participants, the relevant PCCW Shares and/or Share Stapled Units will be held in trust by an independent trustee for such selected participants, and will be vested over a period of time determined by the relevant approving body of PCCW or HKT Limited (as the case may be), provided that each selected participant shall remain at all times up to and including the relevant vesting date (or, as the case may be, each relevant vesting date) an employee or </w:t>
      </w:r>
      <w:ins w:id="9" w:author="Mak, Brian HL" w:date="2022-06-07T09:59:00Z">
        <w:r w:rsidR="00C5678E">
          <w:t xml:space="preserve">a </w:t>
        </w:r>
      </w:ins>
      <w:r w:rsidRPr="007F5117">
        <w:t>director of the relevant participating company, and satisfies any other conditions specified at the time the award is made, notwithstanding that the relevant approving body of PCCW or HKT Limited (as the case may be) shall be at liberty to waive such conditions</w:t>
      </w:r>
      <w:r w:rsidR="00D94A66" w:rsidRPr="007F5117">
        <w:t xml:space="preserve">.  </w:t>
      </w:r>
    </w:p>
    <w:p w14:paraId="15DB0BAD" w14:textId="77777777" w:rsidR="00ED53F0" w:rsidRPr="007F5117" w:rsidRDefault="00ED53F0">
      <w:pPr>
        <w:pStyle w:val="BodyText"/>
        <w:spacing w:before="0"/>
      </w:pPr>
    </w:p>
    <w:p w14:paraId="0F5BA446" w14:textId="023D6D70" w:rsidR="00176056" w:rsidRPr="007F5117" w:rsidRDefault="00176056">
      <w:pPr>
        <w:pStyle w:val="BodyText"/>
        <w:spacing w:before="0"/>
      </w:pPr>
      <w:r w:rsidRPr="007F5117">
        <w:t xml:space="preserve">During the year ended 31 December </w:t>
      </w:r>
      <w:r w:rsidR="00D40DD4" w:rsidRPr="00C469D4">
        <w:t>20</w:t>
      </w:r>
      <w:r w:rsidR="00D40DD4" w:rsidRPr="007F5117">
        <w:t>2</w:t>
      </w:r>
      <w:r w:rsidR="00754E66">
        <w:t>1</w:t>
      </w:r>
      <w:r w:rsidRPr="007F5117">
        <w:t xml:space="preserve">, </w:t>
      </w:r>
      <w:r w:rsidR="00D56729" w:rsidRPr="007F5117">
        <w:t>all</w:t>
      </w:r>
      <w:r w:rsidRPr="007F5117">
        <w:t xml:space="preserve"> directors of the Company have been awarded PCCW Shares and Share Stapled Units under the relevant award scheme(s), and certain number of PCCW Shares and Share Stapled Units that were previously awarded to directors of the Company have vested</w:t>
      </w:r>
      <w:r w:rsidR="00D94A66" w:rsidRPr="007F5117">
        <w:t xml:space="preserve">.  </w:t>
      </w:r>
      <w:r w:rsidRPr="007F5117">
        <w:t xml:space="preserve">As at 31 December </w:t>
      </w:r>
      <w:r w:rsidR="00D40DD4" w:rsidRPr="00C469D4">
        <w:t>20</w:t>
      </w:r>
      <w:r w:rsidR="00D40DD4" w:rsidRPr="007F5117">
        <w:t>2</w:t>
      </w:r>
      <w:r w:rsidR="00754E66">
        <w:t>1</w:t>
      </w:r>
      <w:r w:rsidRPr="007F5117">
        <w:t>, certain number of PCCW Shares and Share Stapled Units previously awarded to directors of the Company under the relevant award scheme(s) remained unvested.</w:t>
      </w:r>
    </w:p>
    <w:p w14:paraId="49B9BC4A" w14:textId="77777777" w:rsidR="00ED53F0" w:rsidRPr="007F5117" w:rsidRDefault="00ED53F0">
      <w:pPr>
        <w:pStyle w:val="BodyText"/>
        <w:spacing w:before="0"/>
        <w:rPr>
          <w:lang w:val="en-GB"/>
        </w:rPr>
      </w:pPr>
    </w:p>
    <w:p w14:paraId="757938D3" w14:textId="3E5AF5AD" w:rsidR="00176056" w:rsidRPr="007F5117" w:rsidRDefault="00176056">
      <w:pPr>
        <w:pStyle w:val="BodyText"/>
        <w:spacing w:before="0"/>
      </w:pPr>
      <w:r w:rsidRPr="007F5117">
        <w:rPr>
          <w:lang w:val="en-GB"/>
        </w:rPr>
        <w:t>Apart from the foregoing, at no time during the year</w:t>
      </w:r>
      <w:r w:rsidR="00ED34C1" w:rsidRPr="007F5117">
        <w:rPr>
          <w:lang w:val="en-GB"/>
        </w:rPr>
        <w:t xml:space="preserve"> under review</w:t>
      </w:r>
      <w:r w:rsidRPr="007F5117">
        <w:rPr>
          <w:lang w:val="en-GB"/>
        </w:rPr>
        <w:t xml:space="preserve"> was the Company, or any of its holding companies</w:t>
      </w:r>
      <w:del w:id="10" w:author="Mak, Brian HL" w:date="2022-06-07T09:59:00Z">
        <w:r w:rsidRPr="007F5117" w:rsidDel="00C5678E">
          <w:rPr>
            <w:lang w:val="en-GB"/>
          </w:rPr>
          <w:delText>, subsidiaries</w:delText>
        </w:r>
      </w:del>
      <w:r w:rsidRPr="007F5117">
        <w:rPr>
          <w:lang w:val="en-GB"/>
        </w:rPr>
        <w:t xml:space="preserve"> or fellow subsidiaries a party to any arrangement </w:t>
      </w:r>
      <w:r w:rsidR="00ED34C1" w:rsidRPr="007F5117">
        <w:rPr>
          <w:lang w:val="en-GB"/>
        </w:rPr>
        <w:t>that may</w:t>
      </w:r>
      <w:r w:rsidRPr="007F5117">
        <w:rPr>
          <w:lang w:val="en-GB"/>
        </w:rPr>
        <w:t xml:space="preserve"> enable the directors of the Company to acquire benefits by means of the acquisition of shares or Share Stapled Units in, or debentures of, the Company or any other body corporate.</w:t>
      </w:r>
    </w:p>
    <w:p w14:paraId="4685DD9B" w14:textId="77777777" w:rsidR="00ED53F0" w:rsidRPr="007F5117" w:rsidRDefault="00ED53F0">
      <w:pPr>
        <w:pStyle w:val="BodyText"/>
        <w:spacing w:before="0"/>
        <w:rPr>
          <w:lang w:val="en-GB"/>
        </w:rPr>
      </w:pPr>
    </w:p>
    <w:p w14:paraId="18934CF7" w14:textId="77777777" w:rsidR="00176056" w:rsidRPr="007F5117" w:rsidRDefault="00176056">
      <w:pPr>
        <w:pStyle w:val="Heading2nonumbering"/>
        <w:spacing w:before="0"/>
        <w:rPr>
          <w:rFonts w:cs="Arial"/>
        </w:rPr>
      </w:pPr>
      <w:r w:rsidRPr="007F5117">
        <w:rPr>
          <w:rFonts w:cs="Arial"/>
        </w:rPr>
        <w:t>Business review</w:t>
      </w:r>
    </w:p>
    <w:p w14:paraId="65FC6869" w14:textId="77777777" w:rsidR="00ED53F0" w:rsidRPr="007F5117" w:rsidRDefault="00ED53F0">
      <w:pPr>
        <w:pStyle w:val="BodyText"/>
        <w:spacing w:before="0"/>
        <w:rPr>
          <w:lang w:val="en-GB"/>
        </w:rPr>
      </w:pPr>
    </w:p>
    <w:p w14:paraId="1F3E6554" w14:textId="41F0946F" w:rsidR="00176056" w:rsidRPr="007F5117" w:rsidRDefault="00176056">
      <w:pPr>
        <w:pStyle w:val="BodyText"/>
        <w:spacing w:before="0"/>
        <w:rPr>
          <w:lang w:val="en-GB"/>
        </w:rPr>
      </w:pPr>
      <w:r w:rsidRPr="007F5117">
        <w:rPr>
          <w:lang w:val="en-GB"/>
        </w:rPr>
        <w:t xml:space="preserve">No business review is presented for the year ended 31 December </w:t>
      </w:r>
      <w:r w:rsidR="00D40DD4" w:rsidRPr="00C469D4">
        <w:rPr>
          <w:lang w:val="en-GB"/>
        </w:rPr>
        <w:t>20</w:t>
      </w:r>
      <w:r w:rsidR="00D40DD4" w:rsidRPr="007F5117">
        <w:rPr>
          <w:lang w:val="en-GB"/>
        </w:rPr>
        <w:t>2</w:t>
      </w:r>
      <w:r w:rsidR="00754E66">
        <w:rPr>
          <w:lang w:val="en-GB"/>
        </w:rPr>
        <w:t>1</w:t>
      </w:r>
      <w:r w:rsidRPr="007F5117">
        <w:rPr>
          <w:lang w:val="en-GB"/>
        </w:rPr>
        <w:t xml:space="preserve"> as the Company has been able to claim an exemption under </w:t>
      </w:r>
      <w:r w:rsidR="00F52162">
        <w:rPr>
          <w:lang w:val="en-GB"/>
        </w:rPr>
        <w:t>S</w:t>
      </w:r>
      <w:r w:rsidRPr="007F5117">
        <w:rPr>
          <w:lang w:val="en-GB"/>
        </w:rPr>
        <w:t>ection 388(3)(b) of the</w:t>
      </w:r>
      <w:r w:rsidR="00E704EF" w:rsidRPr="007F5117">
        <w:rPr>
          <w:lang w:val="en-GB"/>
        </w:rPr>
        <w:t xml:space="preserve"> Hong Kong</w:t>
      </w:r>
      <w:r w:rsidRPr="007F5117">
        <w:rPr>
          <w:lang w:val="en-GB"/>
        </w:rPr>
        <w:t xml:space="preserve"> Companies Ordinance</w:t>
      </w:r>
      <w:r w:rsidR="00ED34C1" w:rsidRPr="007F5117">
        <w:rPr>
          <w:lang w:val="en-GB"/>
        </w:rPr>
        <w:t xml:space="preserve"> (Cap.622) (the “Companies Ordinance”)</w:t>
      </w:r>
      <w:r w:rsidRPr="007F5117">
        <w:rPr>
          <w:lang w:val="en-GB"/>
        </w:rPr>
        <w:t>.</w:t>
      </w:r>
    </w:p>
    <w:p w14:paraId="37C2118C" w14:textId="77777777" w:rsidR="00ED53F0" w:rsidRPr="007F5117" w:rsidRDefault="00ED53F0">
      <w:pPr>
        <w:pStyle w:val="BodyText"/>
        <w:spacing w:before="0"/>
        <w:rPr>
          <w:lang w:val="en-GB"/>
        </w:rPr>
      </w:pPr>
    </w:p>
    <w:p w14:paraId="2B27ED05" w14:textId="77777777" w:rsidR="00176056" w:rsidRPr="007F5117" w:rsidRDefault="00176056">
      <w:pPr>
        <w:pStyle w:val="Heading2nonumbering"/>
        <w:spacing w:before="0"/>
        <w:rPr>
          <w:rFonts w:cs="Arial"/>
        </w:rPr>
      </w:pPr>
      <w:r w:rsidRPr="007F5117">
        <w:rPr>
          <w:rFonts w:cs="Arial"/>
        </w:rPr>
        <w:t>Dividend</w:t>
      </w:r>
    </w:p>
    <w:p w14:paraId="35BCA565" w14:textId="77777777" w:rsidR="00ED53F0" w:rsidRPr="007F5117" w:rsidRDefault="00ED53F0">
      <w:pPr>
        <w:pStyle w:val="BodyText"/>
        <w:spacing w:before="0"/>
        <w:rPr>
          <w:lang w:val="en-GB"/>
        </w:rPr>
      </w:pPr>
    </w:p>
    <w:p w14:paraId="2121DF99" w14:textId="39C1CD56" w:rsidR="00176056" w:rsidRPr="007F5117" w:rsidRDefault="00176056">
      <w:pPr>
        <w:pStyle w:val="BodyText"/>
        <w:spacing w:before="0"/>
        <w:rPr>
          <w:lang w:val="en-GB"/>
        </w:rPr>
      </w:pPr>
      <w:r w:rsidRPr="007F5117">
        <w:rPr>
          <w:lang w:val="en-GB"/>
        </w:rPr>
        <w:t xml:space="preserve">The directors do not recommend the payment of any dividend in respect of the year ended </w:t>
      </w:r>
      <w:r w:rsidR="00D56729" w:rsidRPr="007F5117">
        <w:rPr>
          <w:lang w:val="en-GB"/>
        </w:rPr>
        <w:t xml:space="preserve">31 December </w:t>
      </w:r>
      <w:r w:rsidR="00D40DD4" w:rsidRPr="00C469D4">
        <w:rPr>
          <w:lang w:val="en-GB"/>
        </w:rPr>
        <w:t>20</w:t>
      </w:r>
      <w:r w:rsidR="00D40DD4" w:rsidRPr="007F5117">
        <w:rPr>
          <w:lang w:val="en-GB"/>
        </w:rPr>
        <w:t>2</w:t>
      </w:r>
      <w:r w:rsidR="001A183C">
        <w:rPr>
          <w:lang w:val="en-GB"/>
        </w:rPr>
        <w:t>1</w:t>
      </w:r>
      <w:r w:rsidRPr="007F5117">
        <w:rPr>
          <w:lang w:val="en-GB"/>
        </w:rPr>
        <w:t>.</w:t>
      </w:r>
    </w:p>
    <w:p w14:paraId="2B8BA422" w14:textId="77777777" w:rsidR="00176056" w:rsidRPr="007F5117" w:rsidRDefault="00176056">
      <w:pPr>
        <w:pStyle w:val="Heading2nonumbering"/>
        <w:spacing w:before="0"/>
        <w:rPr>
          <w:rFonts w:cs="Arial"/>
        </w:rPr>
      </w:pPr>
      <w:r w:rsidRPr="007F5117">
        <w:rPr>
          <w:rFonts w:cs="Arial"/>
        </w:rPr>
        <w:br w:type="page"/>
        <w:t>Permitted indemnity</w:t>
      </w:r>
    </w:p>
    <w:p w14:paraId="272484FE" w14:textId="77777777" w:rsidR="00ED53F0" w:rsidRPr="007F5117" w:rsidRDefault="00ED53F0">
      <w:pPr>
        <w:pStyle w:val="BodyText"/>
        <w:spacing w:before="0"/>
        <w:rPr>
          <w:lang w:val="en-GB"/>
        </w:rPr>
      </w:pPr>
    </w:p>
    <w:p w14:paraId="3F0ED98B" w14:textId="27BEEC23" w:rsidR="00176056" w:rsidRPr="007F5117" w:rsidRDefault="00176056">
      <w:pPr>
        <w:pStyle w:val="BodyText"/>
        <w:spacing w:before="0"/>
      </w:pPr>
      <w:r w:rsidRPr="007F5117">
        <w:t>According to the Company’s Articles of Association and subject to the provisions of the Companies Ordinance, a director or former director of the Company may be indemnified out of the Company’s assets against any liability by the director to a person other than the Company or an associated company of the Company in connection with any negligence, default, breach of duty or breach of trust in relation to the Company or associated company (as the case may be)</w:t>
      </w:r>
      <w:r w:rsidR="00D94A66" w:rsidRPr="007F5117">
        <w:t xml:space="preserve">.  </w:t>
      </w:r>
      <w:r w:rsidRPr="007F5117">
        <w:t xml:space="preserve">In addition, PCCW has maintained appropriate directors and </w:t>
      </w:r>
      <w:proofErr w:type="gramStart"/>
      <w:r w:rsidRPr="007F5117">
        <w:t>officers</w:t>
      </w:r>
      <w:proofErr w:type="gramEnd"/>
      <w:r w:rsidRPr="007F5117">
        <w:t xml:space="preserve"> liability insurance cover for the directors and officers of PCCW and its subsidiaries</w:t>
      </w:r>
      <w:r w:rsidR="00D94A66" w:rsidRPr="007F5117">
        <w:t xml:space="preserve">.  </w:t>
      </w:r>
    </w:p>
    <w:p w14:paraId="37BC7819" w14:textId="77777777" w:rsidR="00ED53F0" w:rsidRPr="007F5117" w:rsidRDefault="00ED53F0">
      <w:pPr>
        <w:pStyle w:val="BodyText"/>
        <w:spacing w:before="0"/>
        <w:rPr>
          <w:lang w:val="en-GB"/>
        </w:rPr>
      </w:pPr>
    </w:p>
    <w:p w14:paraId="54581F50" w14:textId="77777777" w:rsidR="00176056" w:rsidRPr="007F5117" w:rsidRDefault="00176056">
      <w:pPr>
        <w:pStyle w:val="Heading2nonumbering"/>
        <w:spacing w:before="0"/>
        <w:rPr>
          <w:rFonts w:cs="Arial"/>
        </w:rPr>
      </w:pPr>
      <w:r w:rsidRPr="007F5117">
        <w:rPr>
          <w:rFonts w:cs="Arial"/>
        </w:rPr>
        <w:t>Auditor</w:t>
      </w:r>
    </w:p>
    <w:p w14:paraId="53B61DCC" w14:textId="77777777" w:rsidR="00ED53F0" w:rsidRPr="007F5117" w:rsidRDefault="00ED53F0">
      <w:pPr>
        <w:pStyle w:val="BodyText"/>
        <w:spacing w:before="0"/>
        <w:rPr>
          <w:lang w:val="en-GB"/>
        </w:rPr>
      </w:pPr>
    </w:p>
    <w:p w14:paraId="0CA1FDDE" w14:textId="20A77FB7" w:rsidR="00176056" w:rsidRPr="007F5117" w:rsidRDefault="00176056">
      <w:pPr>
        <w:pStyle w:val="BodyText"/>
        <w:spacing w:before="0"/>
        <w:rPr>
          <w:lang w:val="en-GB"/>
        </w:rPr>
      </w:pPr>
      <w:r w:rsidRPr="007F5117">
        <w:rPr>
          <w:lang w:val="en-GB"/>
        </w:rPr>
        <w:t xml:space="preserve">KPMG retire and, being eligible, offer </w:t>
      </w:r>
      <w:proofErr w:type="gramStart"/>
      <w:r w:rsidRPr="007F5117">
        <w:rPr>
          <w:lang w:val="en-GB"/>
        </w:rPr>
        <w:t>themselves</w:t>
      </w:r>
      <w:proofErr w:type="gramEnd"/>
      <w:r w:rsidRPr="007F5117">
        <w:rPr>
          <w:lang w:val="en-GB"/>
        </w:rPr>
        <w:t xml:space="preserve"> for re-appointment</w:t>
      </w:r>
      <w:del w:id="11" w:author="Mak, Brian HL" w:date="2022-06-07T10:00:00Z">
        <w:r w:rsidRPr="007F5117" w:rsidDel="00C5678E">
          <w:rPr>
            <w:lang w:val="en-GB"/>
          </w:rPr>
          <w:delText xml:space="preserve"> at the forthcoming annual general meeting of the Company</w:delText>
        </w:r>
      </w:del>
      <w:r w:rsidR="00D94A66" w:rsidRPr="007F5117">
        <w:rPr>
          <w:lang w:val="en-GB"/>
        </w:rPr>
        <w:t xml:space="preserve">.  </w:t>
      </w:r>
      <w:r w:rsidRPr="007F5117">
        <w:rPr>
          <w:lang w:val="en-GB"/>
        </w:rPr>
        <w:t>A resolution for the re-appointment of KPMG as auditor of the Company is to be proposed at the forthcoming annual general meeting of the Company.</w:t>
      </w:r>
    </w:p>
    <w:p w14:paraId="3D94F08F" w14:textId="77777777" w:rsidR="00ED53F0" w:rsidRPr="007F5117" w:rsidRDefault="00ED53F0">
      <w:pPr>
        <w:pStyle w:val="BodyText"/>
        <w:spacing w:before="0"/>
        <w:rPr>
          <w:lang w:val="en-GB"/>
        </w:rPr>
      </w:pPr>
    </w:p>
    <w:p w14:paraId="15DD7FA9" w14:textId="77777777" w:rsidR="00ED53F0" w:rsidRPr="007F5117" w:rsidRDefault="00ED53F0">
      <w:pPr>
        <w:pStyle w:val="BodyText"/>
        <w:spacing w:before="0"/>
        <w:rPr>
          <w:lang w:val="en-GB"/>
        </w:rPr>
      </w:pPr>
    </w:p>
    <w:p w14:paraId="6D772479" w14:textId="77777777" w:rsidR="00ED53F0" w:rsidRPr="007F5117" w:rsidRDefault="00ED53F0">
      <w:pPr>
        <w:pStyle w:val="BodyText"/>
        <w:spacing w:before="0"/>
        <w:rPr>
          <w:lang w:val="en-GB"/>
        </w:rPr>
      </w:pPr>
    </w:p>
    <w:p w14:paraId="0EBF2B00" w14:textId="77777777" w:rsidR="00176056" w:rsidRPr="007F5117" w:rsidRDefault="00176056">
      <w:pPr>
        <w:pStyle w:val="BodyText"/>
        <w:spacing w:before="0"/>
        <w:rPr>
          <w:lang w:val="en-GB"/>
        </w:rPr>
      </w:pPr>
      <w:r w:rsidRPr="007F5117">
        <w:rPr>
          <w:lang w:val="en-GB"/>
        </w:rPr>
        <w:t>By order of the board</w:t>
      </w:r>
    </w:p>
    <w:p w14:paraId="56E147FC" w14:textId="77777777" w:rsidR="00176056" w:rsidRPr="007F5117" w:rsidRDefault="00176056">
      <w:pPr>
        <w:pStyle w:val="BodyText"/>
        <w:spacing w:before="0"/>
        <w:rPr>
          <w:lang w:val="en-GB"/>
        </w:rPr>
      </w:pPr>
    </w:p>
    <w:p w14:paraId="1B93761A" w14:textId="77777777" w:rsidR="00176056" w:rsidRPr="007F5117" w:rsidRDefault="00176056">
      <w:pPr>
        <w:pStyle w:val="BodyText"/>
        <w:spacing w:before="0"/>
        <w:rPr>
          <w:lang w:val="en-GB"/>
        </w:rPr>
      </w:pPr>
    </w:p>
    <w:p w14:paraId="032677F9" w14:textId="77777777" w:rsidR="004B7167" w:rsidRPr="007F5117" w:rsidRDefault="004B7167">
      <w:pPr>
        <w:pStyle w:val="BodyText"/>
        <w:spacing w:before="0"/>
        <w:rPr>
          <w:lang w:val="en-GB"/>
        </w:rPr>
      </w:pPr>
    </w:p>
    <w:p w14:paraId="75D54B98" w14:textId="77777777" w:rsidR="004B7167" w:rsidRPr="007F5117" w:rsidRDefault="004B7167">
      <w:pPr>
        <w:pStyle w:val="BodyText"/>
        <w:spacing w:before="0"/>
        <w:rPr>
          <w:lang w:val="en-GB"/>
        </w:rPr>
      </w:pPr>
    </w:p>
    <w:p w14:paraId="12C1F2A5" w14:textId="77777777" w:rsidR="004B7167" w:rsidRPr="007F5117" w:rsidRDefault="004B7167">
      <w:pPr>
        <w:pStyle w:val="BodyText"/>
        <w:spacing w:before="0"/>
        <w:rPr>
          <w:lang w:val="en-GB"/>
        </w:rPr>
      </w:pPr>
    </w:p>
    <w:p w14:paraId="3586680D" w14:textId="77777777" w:rsidR="004B7167" w:rsidRPr="007F5117" w:rsidRDefault="004B7167">
      <w:pPr>
        <w:pStyle w:val="BodyText"/>
        <w:spacing w:before="0"/>
        <w:rPr>
          <w:lang w:val="en-GB"/>
        </w:rPr>
      </w:pPr>
    </w:p>
    <w:p w14:paraId="005298D6" w14:textId="77777777" w:rsidR="00176056" w:rsidRPr="007F5117" w:rsidRDefault="00176056">
      <w:pPr>
        <w:pStyle w:val="BodyText"/>
        <w:spacing w:before="0"/>
        <w:rPr>
          <w:lang w:val="en-GB"/>
        </w:rPr>
      </w:pPr>
    </w:p>
    <w:p w14:paraId="7BBE029C" w14:textId="77777777" w:rsidR="00176056" w:rsidRPr="007F5117" w:rsidRDefault="00176056">
      <w:pPr>
        <w:pStyle w:val="BodyText"/>
        <w:spacing w:before="0"/>
        <w:rPr>
          <w:lang w:val="en-GB"/>
        </w:rPr>
      </w:pPr>
      <w:r w:rsidRPr="007F5117">
        <w:rPr>
          <w:lang w:val="en-GB"/>
        </w:rPr>
        <w:t>CHAN Hung Wai, Andrew John</w:t>
      </w:r>
    </w:p>
    <w:p w14:paraId="437715B5" w14:textId="77777777" w:rsidR="004B7167" w:rsidRPr="007F5117" w:rsidRDefault="004B7167">
      <w:pPr>
        <w:pStyle w:val="BodyText"/>
        <w:spacing w:before="0"/>
      </w:pPr>
    </w:p>
    <w:p w14:paraId="4A888C5B" w14:textId="77777777" w:rsidR="00176056" w:rsidRPr="007F5117" w:rsidRDefault="00176056">
      <w:pPr>
        <w:pStyle w:val="BodyText"/>
        <w:spacing w:before="0"/>
      </w:pPr>
      <w:r w:rsidRPr="007F5117">
        <w:t>Director</w:t>
      </w:r>
    </w:p>
    <w:p w14:paraId="737D6376" w14:textId="77777777" w:rsidR="004B7167" w:rsidRPr="007F5117" w:rsidRDefault="004B7167">
      <w:pPr>
        <w:pStyle w:val="BodyText"/>
        <w:spacing w:before="0"/>
        <w:rPr>
          <w:lang w:val="en-GB"/>
        </w:rPr>
      </w:pPr>
    </w:p>
    <w:p w14:paraId="2C5D8EFE" w14:textId="77777777" w:rsidR="00176056" w:rsidRPr="007F5117" w:rsidRDefault="00176056">
      <w:pPr>
        <w:pStyle w:val="BodyText"/>
        <w:spacing w:before="0"/>
        <w:rPr>
          <w:lang w:val="en-GB"/>
        </w:rPr>
      </w:pPr>
      <w:r w:rsidRPr="007F5117">
        <w:rPr>
          <w:lang w:val="en-GB"/>
        </w:rPr>
        <w:t>Hong Kong,</w:t>
      </w:r>
    </w:p>
    <w:p w14:paraId="1C437A1F" w14:textId="77777777" w:rsidR="00176056" w:rsidRPr="007F5117" w:rsidRDefault="00176056">
      <w:pPr>
        <w:pStyle w:val="BodyText"/>
        <w:spacing w:before="0"/>
        <w:rPr>
          <w:lang w:val="en-GB"/>
        </w:rPr>
        <w:sectPr w:rsidR="00176056" w:rsidRPr="007F5117" w:rsidSect="0027353D">
          <w:footerReference w:type="default" r:id="rId17"/>
          <w:pgSz w:w="11909" w:h="16834" w:code="9"/>
          <w:pgMar w:top="1588" w:right="1418" w:bottom="1588" w:left="1418" w:header="567" w:footer="567" w:gutter="0"/>
          <w:pgNumType w:start="1"/>
          <w:cols w:sep="1" w:space="720"/>
        </w:sectPr>
      </w:pPr>
    </w:p>
    <w:p w14:paraId="63B0B48D" w14:textId="77777777" w:rsidR="00176056" w:rsidRPr="007F5117" w:rsidRDefault="00176056">
      <w:pPr>
        <w:pStyle w:val="Heading1"/>
        <w:spacing w:before="0"/>
        <w:rPr>
          <w:rFonts w:cs="Arial"/>
        </w:rPr>
      </w:pPr>
      <w:r w:rsidRPr="007F5117">
        <w:rPr>
          <w:rFonts w:cs="Arial"/>
        </w:rPr>
        <w:t>Independent auditor’s report to the sole member of</w:t>
      </w:r>
      <w:r w:rsidRPr="007F5117">
        <w:rPr>
          <w:rFonts w:cs="Arial"/>
        </w:rPr>
        <w:br/>
      </w:r>
      <w:proofErr w:type="spellStart"/>
      <w:r w:rsidRPr="007F5117">
        <w:rPr>
          <w:rFonts w:cs="Arial"/>
        </w:rPr>
        <w:t>Moov</w:t>
      </w:r>
      <w:proofErr w:type="spellEnd"/>
      <w:r w:rsidRPr="007F5117">
        <w:rPr>
          <w:rFonts w:cs="Arial"/>
        </w:rPr>
        <w:t xml:space="preserve"> (Hong Kong) Limited</w:t>
      </w:r>
    </w:p>
    <w:p w14:paraId="0D0B7565" w14:textId="77777777" w:rsidR="00176056" w:rsidRPr="007F5117" w:rsidRDefault="00176056">
      <w:pPr>
        <w:pStyle w:val="AppendixHead1"/>
        <w:rPr>
          <w:rFonts w:cs="Arial"/>
          <w:lang w:val="en-GB"/>
        </w:rPr>
      </w:pPr>
      <w:r w:rsidRPr="007F5117">
        <w:rPr>
          <w:rFonts w:cs="Arial"/>
          <w:lang w:val="en-GB"/>
        </w:rPr>
        <w:t>(Incorporated in Hong Kong with limited liability)</w:t>
      </w:r>
    </w:p>
    <w:p w14:paraId="0BA353F3" w14:textId="77777777" w:rsidR="00176056" w:rsidRPr="007F5117" w:rsidRDefault="00176056">
      <w:pPr>
        <w:pStyle w:val="BodyText"/>
        <w:spacing w:before="0"/>
        <w:rPr>
          <w:lang w:val="en-GB"/>
        </w:rPr>
      </w:pPr>
    </w:p>
    <w:p w14:paraId="13D843DB" w14:textId="77777777" w:rsidR="00ED53F0" w:rsidRPr="007F5117" w:rsidRDefault="00ED53F0">
      <w:pPr>
        <w:pStyle w:val="BodyText"/>
        <w:spacing w:before="0"/>
        <w:rPr>
          <w:lang w:val="en-GB"/>
        </w:rPr>
      </w:pPr>
    </w:p>
    <w:p w14:paraId="6AAFF356" w14:textId="77777777" w:rsidR="00ED53F0" w:rsidRPr="007F5117" w:rsidRDefault="00ED53F0">
      <w:pPr>
        <w:pStyle w:val="BodyText"/>
        <w:spacing w:before="0"/>
        <w:rPr>
          <w:lang w:val="en-GB"/>
        </w:rPr>
      </w:pPr>
    </w:p>
    <w:p w14:paraId="7B170EB8" w14:textId="77777777" w:rsidR="00176056" w:rsidRPr="007F5117" w:rsidRDefault="00176056">
      <w:pPr>
        <w:pStyle w:val="Heading2nonumbering"/>
        <w:spacing w:before="0"/>
        <w:rPr>
          <w:rFonts w:cs="Arial"/>
        </w:rPr>
      </w:pPr>
      <w:r w:rsidRPr="007F5117">
        <w:rPr>
          <w:rFonts w:cs="Arial"/>
        </w:rPr>
        <w:t>Opinion</w:t>
      </w:r>
    </w:p>
    <w:p w14:paraId="3E9C98F0" w14:textId="77777777" w:rsidR="00ED53F0" w:rsidRPr="007F5117" w:rsidRDefault="00ED53F0">
      <w:pPr>
        <w:pStyle w:val="BodyText"/>
        <w:spacing w:before="0"/>
        <w:rPr>
          <w:lang w:val="en-GB"/>
        </w:rPr>
      </w:pPr>
    </w:p>
    <w:p w14:paraId="18A3FED7" w14:textId="61594F55" w:rsidR="00176056" w:rsidRPr="007F5117" w:rsidRDefault="00176056">
      <w:pPr>
        <w:pStyle w:val="BodyText"/>
        <w:spacing w:before="0"/>
        <w:rPr>
          <w:lang w:val="en-GB"/>
        </w:rPr>
      </w:pPr>
      <w:r w:rsidRPr="007F5117">
        <w:rPr>
          <w:lang w:val="en-GB"/>
        </w:rPr>
        <w:t>We have audited the financial statements of</w:t>
      </w:r>
      <w:r w:rsidRPr="007F5117">
        <w:t xml:space="preserve"> </w:t>
      </w:r>
      <w:proofErr w:type="spellStart"/>
      <w:r w:rsidRPr="007F5117">
        <w:t>Moov</w:t>
      </w:r>
      <w:proofErr w:type="spellEnd"/>
      <w:r w:rsidRPr="007F5117">
        <w:t xml:space="preserve"> (Hong Kong)</w:t>
      </w:r>
      <w:r w:rsidRPr="007F5117">
        <w:rPr>
          <w:lang w:val="en-GB"/>
        </w:rPr>
        <w:t xml:space="preserve"> Limited (the “Company”) set out on pages 7 to </w:t>
      </w:r>
      <w:r w:rsidR="00920955" w:rsidRPr="007F5117">
        <w:rPr>
          <w:lang w:val="en-GB"/>
        </w:rPr>
        <w:t>3</w:t>
      </w:r>
      <w:r w:rsidR="00A73295">
        <w:rPr>
          <w:lang w:val="en-GB"/>
        </w:rPr>
        <w:t>3</w:t>
      </w:r>
      <w:r w:rsidRPr="007F5117">
        <w:rPr>
          <w:lang w:val="en-GB"/>
        </w:rPr>
        <w:t xml:space="preserve">, which comprise the statement of financial position as at 31 December </w:t>
      </w:r>
      <w:r w:rsidR="00D40DD4" w:rsidRPr="00C469D4">
        <w:rPr>
          <w:lang w:val="en-GB"/>
        </w:rPr>
        <w:t>20</w:t>
      </w:r>
      <w:r w:rsidR="00D40DD4" w:rsidRPr="007F5117">
        <w:rPr>
          <w:lang w:val="en-GB"/>
        </w:rPr>
        <w:t>2</w:t>
      </w:r>
      <w:r w:rsidR="00754E66">
        <w:rPr>
          <w:lang w:val="en-GB"/>
        </w:rPr>
        <w:t>1</w:t>
      </w:r>
      <w:r w:rsidRPr="007F5117">
        <w:rPr>
          <w:lang w:val="en-GB"/>
        </w:rPr>
        <w:t xml:space="preserve">, the statement of profit or loss and other comprehensive income, the statement of changes in equity and the cash flow statement for the year </w:t>
      </w:r>
      <w:r w:rsidR="006E7ABC">
        <w:rPr>
          <w:lang w:val="en-GB"/>
        </w:rPr>
        <w:t xml:space="preserve">then </w:t>
      </w:r>
      <w:r w:rsidRPr="007F5117">
        <w:rPr>
          <w:lang w:val="en-GB"/>
        </w:rPr>
        <w:t>ended and notes to the financial statements, including a summary of significant accounting policies.</w:t>
      </w:r>
    </w:p>
    <w:p w14:paraId="667434CD" w14:textId="77777777" w:rsidR="00ED53F0" w:rsidRPr="007F5117" w:rsidRDefault="00ED53F0">
      <w:pPr>
        <w:pStyle w:val="BodyText"/>
        <w:spacing w:before="0"/>
        <w:rPr>
          <w:lang w:val="en-GB"/>
        </w:rPr>
      </w:pPr>
    </w:p>
    <w:p w14:paraId="131A8D3E" w14:textId="343127AF" w:rsidR="00176056" w:rsidRPr="007F5117" w:rsidRDefault="00176056">
      <w:pPr>
        <w:pStyle w:val="BodyText"/>
        <w:spacing w:before="0"/>
        <w:rPr>
          <w:lang w:val="en-GB"/>
        </w:rPr>
      </w:pPr>
      <w:r w:rsidRPr="007F5117">
        <w:rPr>
          <w:lang w:val="en-GB"/>
        </w:rPr>
        <w:t xml:space="preserve">In our opinion, the financial statements give a true and fair view of the financial position of the Company as at 31 December </w:t>
      </w:r>
      <w:r w:rsidR="00D40DD4" w:rsidRPr="00C469D4">
        <w:rPr>
          <w:lang w:val="en-GB"/>
        </w:rPr>
        <w:t>20</w:t>
      </w:r>
      <w:r w:rsidR="00D40DD4" w:rsidRPr="007F5117">
        <w:rPr>
          <w:lang w:val="en-GB"/>
        </w:rPr>
        <w:t>2</w:t>
      </w:r>
      <w:r w:rsidR="00754E66">
        <w:rPr>
          <w:lang w:val="en-GB"/>
        </w:rPr>
        <w:t>1</w:t>
      </w:r>
      <w:r w:rsidRPr="007F5117">
        <w:rPr>
          <w:lang w:val="en-GB"/>
        </w:rPr>
        <w:t xml:space="preserve"> and of its financial performance and its cash flows for the year </w:t>
      </w:r>
      <w:r w:rsidR="006E7ABC">
        <w:rPr>
          <w:lang w:val="en-GB"/>
        </w:rPr>
        <w:t xml:space="preserve">then </w:t>
      </w:r>
      <w:r w:rsidRPr="007F5117">
        <w:rPr>
          <w:lang w:val="en-GB"/>
        </w:rPr>
        <w:t>ended in accordance with Hong Kong Financial Reporting Standards (“HKFRSs”) issued by the Hong Kong Institute of Certified Public Accountants (“HKICPA”) and have been properly prepared in compliance with the Hong Kong Companies Ordinance.</w:t>
      </w:r>
    </w:p>
    <w:p w14:paraId="7CA94528" w14:textId="77777777" w:rsidR="00ED53F0" w:rsidRPr="007F5117" w:rsidRDefault="00ED53F0">
      <w:pPr>
        <w:pStyle w:val="BodyText"/>
        <w:spacing w:before="0"/>
        <w:rPr>
          <w:lang w:val="en-GB"/>
        </w:rPr>
      </w:pPr>
    </w:p>
    <w:p w14:paraId="04CF143C" w14:textId="77777777" w:rsidR="00176056" w:rsidRPr="007F5117" w:rsidRDefault="00176056">
      <w:pPr>
        <w:pStyle w:val="Heading2nonumbering"/>
        <w:spacing w:before="0"/>
        <w:rPr>
          <w:rFonts w:cs="Arial"/>
        </w:rPr>
      </w:pPr>
      <w:r w:rsidRPr="007F5117">
        <w:rPr>
          <w:rFonts w:cs="Arial"/>
        </w:rPr>
        <w:t>Basis for opinion</w:t>
      </w:r>
    </w:p>
    <w:p w14:paraId="1747E949" w14:textId="77777777" w:rsidR="00ED53F0" w:rsidRPr="007F5117" w:rsidRDefault="00ED53F0">
      <w:pPr>
        <w:pStyle w:val="BodyText"/>
        <w:spacing w:before="0"/>
        <w:rPr>
          <w:lang w:val="en-GB"/>
        </w:rPr>
      </w:pPr>
    </w:p>
    <w:p w14:paraId="3CCD64CB" w14:textId="07F7F871" w:rsidR="00176056" w:rsidRPr="007F5117" w:rsidRDefault="00176056">
      <w:pPr>
        <w:pStyle w:val="BodyText"/>
        <w:spacing w:before="0"/>
        <w:rPr>
          <w:lang w:val="en-GB"/>
        </w:rPr>
      </w:pPr>
      <w:r w:rsidRPr="007F5117">
        <w:rPr>
          <w:lang w:val="en-GB"/>
        </w:rPr>
        <w:t>We conducted our audit in accordance with Hong Kong Standards on Auditing (“HKSAs”) issued by the HKICPA</w:t>
      </w:r>
      <w:r w:rsidR="00D94A66" w:rsidRPr="007F5117">
        <w:rPr>
          <w:lang w:val="en-GB"/>
        </w:rPr>
        <w:t xml:space="preserve">.  </w:t>
      </w:r>
      <w:r w:rsidRPr="007F5117">
        <w:rPr>
          <w:lang w:val="en-GB"/>
        </w:rPr>
        <w:t xml:space="preserve">Our responsibilities under those standards are further described in the </w:t>
      </w:r>
      <w:r w:rsidRPr="007F5117">
        <w:rPr>
          <w:i/>
          <w:lang w:val="en-GB"/>
        </w:rPr>
        <w:t>Auditor’s responsibilities for the audit of the financial statements</w:t>
      </w:r>
      <w:r w:rsidRPr="007F5117">
        <w:rPr>
          <w:lang w:val="en-GB"/>
        </w:rPr>
        <w:t xml:space="preserve"> section of our report</w:t>
      </w:r>
      <w:r w:rsidR="00D94A66" w:rsidRPr="007F5117">
        <w:rPr>
          <w:lang w:val="en-GB"/>
        </w:rPr>
        <w:t xml:space="preserve">.  </w:t>
      </w:r>
      <w:r w:rsidRPr="007F5117">
        <w:rPr>
          <w:lang w:val="en-GB"/>
        </w:rPr>
        <w:t xml:space="preserve">We are independent of the Company in accordance with the HKICPA’s </w:t>
      </w:r>
      <w:r w:rsidRPr="007F5117">
        <w:rPr>
          <w:i/>
          <w:lang w:val="en-GB"/>
        </w:rPr>
        <w:t>Code of Ethics for Professional Accountants</w:t>
      </w:r>
      <w:r w:rsidRPr="007F5117">
        <w:rPr>
          <w:lang w:val="en-GB"/>
        </w:rPr>
        <w:t xml:space="preserve"> (the “Code”) and we have fulfilled our other ethical responsibilities in accordance with the Code</w:t>
      </w:r>
      <w:r w:rsidR="00D94A66" w:rsidRPr="007F5117">
        <w:rPr>
          <w:lang w:val="en-GB"/>
        </w:rPr>
        <w:t xml:space="preserve">.  </w:t>
      </w:r>
      <w:r w:rsidRPr="007F5117">
        <w:rPr>
          <w:lang w:val="en-GB"/>
        </w:rPr>
        <w:t>We believe that the audit evidence we have obtained is sufficient and appropriate to provide a basis for our opinion.</w:t>
      </w:r>
    </w:p>
    <w:p w14:paraId="2EA0A054" w14:textId="77777777" w:rsidR="00ED53F0" w:rsidRPr="007F5117" w:rsidRDefault="00ED53F0">
      <w:pPr>
        <w:pStyle w:val="BodyText"/>
        <w:spacing w:before="0"/>
        <w:rPr>
          <w:lang w:val="en-GB"/>
        </w:rPr>
      </w:pPr>
    </w:p>
    <w:p w14:paraId="63339586" w14:textId="77777777" w:rsidR="00176056" w:rsidRPr="007F5117" w:rsidRDefault="00176056">
      <w:pPr>
        <w:pStyle w:val="Heading2nonumbering"/>
        <w:spacing w:before="0"/>
        <w:rPr>
          <w:rFonts w:cs="Arial"/>
        </w:rPr>
      </w:pPr>
      <w:r w:rsidRPr="007F5117">
        <w:rPr>
          <w:rFonts w:cs="Arial"/>
        </w:rPr>
        <w:t>Information other than the financial statements and auditor’s report thereon</w:t>
      </w:r>
    </w:p>
    <w:p w14:paraId="4CFC1BCE" w14:textId="77777777" w:rsidR="00ED53F0" w:rsidRPr="007F5117" w:rsidRDefault="00ED53F0">
      <w:pPr>
        <w:pStyle w:val="BodyText"/>
        <w:spacing w:before="0"/>
        <w:rPr>
          <w:lang w:val="en-GB"/>
        </w:rPr>
      </w:pPr>
    </w:p>
    <w:p w14:paraId="7EC39DC6" w14:textId="4F02BF8C" w:rsidR="00176056" w:rsidRPr="007F5117" w:rsidRDefault="00176056">
      <w:pPr>
        <w:pStyle w:val="BodyText"/>
        <w:spacing w:before="0"/>
        <w:rPr>
          <w:lang w:val="en-GB"/>
        </w:rPr>
      </w:pPr>
      <w:r w:rsidRPr="007F5117">
        <w:rPr>
          <w:lang w:val="en-GB"/>
        </w:rPr>
        <w:t>The directors are responsible for the other information</w:t>
      </w:r>
      <w:r w:rsidR="00D94A66" w:rsidRPr="007F5117">
        <w:rPr>
          <w:lang w:val="en-GB"/>
        </w:rPr>
        <w:t xml:space="preserve">.  </w:t>
      </w:r>
      <w:r w:rsidRPr="007F5117">
        <w:rPr>
          <w:lang w:val="en-GB"/>
        </w:rPr>
        <w:t>The other information comprises all the information included in the annual report, other than the financial statements and our auditor’s report thereon.</w:t>
      </w:r>
    </w:p>
    <w:p w14:paraId="3188C35F" w14:textId="77777777" w:rsidR="00ED53F0" w:rsidRPr="007F5117" w:rsidRDefault="00ED53F0">
      <w:pPr>
        <w:pStyle w:val="BodyText"/>
        <w:spacing w:before="0"/>
        <w:rPr>
          <w:lang w:val="en-GB"/>
        </w:rPr>
      </w:pPr>
    </w:p>
    <w:p w14:paraId="66BBD286" w14:textId="77777777" w:rsidR="00176056" w:rsidRPr="007F5117" w:rsidRDefault="00176056">
      <w:pPr>
        <w:pStyle w:val="BodyText"/>
        <w:spacing w:before="0"/>
        <w:rPr>
          <w:lang w:val="en-GB"/>
        </w:rPr>
      </w:pPr>
      <w:r w:rsidRPr="007F5117">
        <w:rPr>
          <w:lang w:val="en-GB"/>
        </w:rPr>
        <w:t>Our opinion on the financial statements does not cover the other information and we do not express any form of assurance conclusion thereon.</w:t>
      </w:r>
    </w:p>
    <w:p w14:paraId="4E8855AA" w14:textId="77777777" w:rsidR="00ED53F0" w:rsidRPr="007F5117" w:rsidRDefault="00ED53F0">
      <w:pPr>
        <w:pStyle w:val="BodyText"/>
        <w:spacing w:before="0"/>
        <w:rPr>
          <w:lang w:val="en-GB"/>
        </w:rPr>
      </w:pPr>
    </w:p>
    <w:p w14:paraId="5F4B45AE" w14:textId="77777777" w:rsidR="00176056" w:rsidRPr="007F5117" w:rsidRDefault="00176056">
      <w:pPr>
        <w:pStyle w:val="BodyText"/>
        <w:spacing w:before="0"/>
        <w:rPr>
          <w:lang w:val="en-GB"/>
        </w:rPr>
      </w:pPr>
      <w:r w:rsidRPr="007F5117">
        <w:rPr>
          <w:lang w:val="en-GB"/>
        </w:rPr>
        <w:t>In connection with our audit of the financial statements, our responsibility is to read the other information and, in doing so, consider whether the other information is materially inconsistent with the financial statements or our knowledge obtained in the audit or otherwise appears to be materially misstated.</w:t>
      </w:r>
    </w:p>
    <w:p w14:paraId="65BD05C4" w14:textId="77777777" w:rsidR="00ED53F0" w:rsidRPr="007F5117" w:rsidRDefault="00ED53F0">
      <w:pPr>
        <w:pStyle w:val="BodyText"/>
        <w:spacing w:before="0"/>
        <w:rPr>
          <w:lang w:val="en-GB"/>
        </w:rPr>
      </w:pPr>
    </w:p>
    <w:p w14:paraId="1F931D14" w14:textId="377B360D" w:rsidR="00176056" w:rsidRPr="007F5117" w:rsidRDefault="00176056">
      <w:pPr>
        <w:pStyle w:val="BodyText"/>
        <w:spacing w:before="0"/>
        <w:rPr>
          <w:lang w:val="en-GB"/>
        </w:rPr>
      </w:pPr>
      <w:r w:rsidRPr="007F5117">
        <w:rPr>
          <w:lang w:val="en-GB"/>
        </w:rPr>
        <w:t xml:space="preserve">If, based on the work we have performed, we conclude that there is a material misstatement of this other </w:t>
      </w:r>
      <w:proofErr w:type="gramStart"/>
      <w:r w:rsidRPr="007F5117">
        <w:rPr>
          <w:lang w:val="en-GB"/>
        </w:rPr>
        <w:t>information,</w:t>
      </w:r>
      <w:proofErr w:type="gramEnd"/>
      <w:r w:rsidRPr="007F5117">
        <w:rPr>
          <w:lang w:val="en-GB"/>
        </w:rPr>
        <w:t xml:space="preserve"> we are required to report that fact</w:t>
      </w:r>
      <w:r w:rsidR="00D94A66" w:rsidRPr="007F5117">
        <w:rPr>
          <w:lang w:val="en-GB"/>
        </w:rPr>
        <w:t xml:space="preserve">.  </w:t>
      </w:r>
      <w:r w:rsidRPr="007F5117">
        <w:rPr>
          <w:lang w:val="en-GB"/>
        </w:rPr>
        <w:t>We have nothing to report in this regard.</w:t>
      </w:r>
    </w:p>
    <w:p w14:paraId="69CF38D1" w14:textId="77777777" w:rsidR="00176056" w:rsidRPr="007F5117" w:rsidRDefault="00176056">
      <w:pPr>
        <w:pStyle w:val="Heading1"/>
        <w:spacing w:before="0"/>
        <w:rPr>
          <w:rFonts w:cs="Arial"/>
        </w:rPr>
      </w:pPr>
      <w:r w:rsidRPr="007F5117">
        <w:rPr>
          <w:rFonts w:cs="Arial"/>
        </w:rPr>
        <w:t>Independent auditor’s report to the sole member of</w:t>
      </w:r>
      <w:r w:rsidRPr="007F5117">
        <w:rPr>
          <w:rFonts w:cs="Arial"/>
        </w:rPr>
        <w:br/>
      </w:r>
      <w:proofErr w:type="spellStart"/>
      <w:r w:rsidRPr="007F5117">
        <w:rPr>
          <w:rFonts w:cs="Arial"/>
        </w:rPr>
        <w:t>Moov</w:t>
      </w:r>
      <w:proofErr w:type="spellEnd"/>
      <w:r w:rsidRPr="007F5117">
        <w:rPr>
          <w:rFonts w:cs="Arial"/>
        </w:rPr>
        <w:t xml:space="preserve"> (Hong Kong) Limited (continued)</w:t>
      </w:r>
    </w:p>
    <w:p w14:paraId="4DC39EBD" w14:textId="77777777" w:rsidR="00176056" w:rsidRPr="007F5117" w:rsidRDefault="00176056">
      <w:pPr>
        <w:pStyle w:val="AppendixHead1"/>
        <w:rPr>
          <w:rFonts w:cs="Arial"/>
          <w:lang w:val="en-GB"/>
        </w:rPr>
      </w:pPr>
      <w:r w:rsidRPr="007F5117">
        <w:rPr>
          <w:rFonts w:cs="Arial"/>
          <w:lang w:val="en-GB"/>
        </w:rPr>
        <w:t>(Incorporated in Hong Kong with limited liability)</w:t>
      </w:r>
    </w:p>
    <w:p w14:paraId="64AD9951" w14:textId="77777777" w:rsidR="00176056" w:rsidRPr="007F5117" w:rsidRDefault="00176056">
      <w:pPr>
        <w:pStyle w:val="BodyText"/>
        <w:spacing w:before="0"/>
        <w:rPr>
          <w:lang w:val="en-GB"/>
        </w:rPr>
      </w:pPr>
    </w:p>
    <w:p w14:paraId="72DF9E67" w14:textId="77777777" w:rsidR="00ED53F0" w:rsidRPr="007F5117" w:rsidRDefault="00ED53F0">
      <w:pPr>
        <w:pStyle w:val="BodyText"/>
        <w:spacing w:before="0"/>
        <w:rPr>
          <w:lang w:val="en-GB"/>
        </w:rPr>
      </w:pPr>
    </w:p>
    <w:p w14:paraId="07CCB76E" w14:textId="77777777" w:rsidR="00ED53F0" w:rsidRPr="007F5117" w:rsidRDefault="00ED53F0">
      <w:pPr>
        <w:pStyle w:val="BodyText"/>
        <w:spacing w:before="0"/>
        <w:rPr>
          <w:lang w:val="en-GB"/>
        </w:rPr>
      </w:pPr>
    </w:p>
    <w:p w14:paraId="53A59A8D" w14:textId="77777777" w:rsidR="00176056" w:rsidRPr="007F5117" w:rsidRDefault="00176056">
      <w:pPr>
        <w:pStyle w:val="Heading2nonumbering"/>
        <w:spacing w:before="0"/>
        <w:rPr>
          <w:rFonts w:cs="Arial"/>
        </w:rPr>
      </w:pPr>
      <w:r w:rsidRPr="007F5117">
        <w:rPr>
          <w:rFonts w:cs="Arial"/>
        </w:rPr>
        <w:t>Responsibilities of the directors for the financial statements</w:t>
      </w:r>
    </w:p>
    <w:p w14:paraId="1326F7C8" w14:textId="77777777" w:rsidR="00ED53F0" w:rsidRPr="007F5117" w:rsidRDefault="00ED53F0">
      <w:pPr>
        <w:pStyle w:val="BodyText"/>
        <w:spacing w:before="0"/>
        <w:rPr>
          <w:lang w:val="en-GB"/>
        </w:rPr>
      </w:pPr>
    </w:p>
    <w:p w14:paraId="58FC5DFD" w14:textId="77777777" w:rsidR="00176056" w:rsidRPr="007F5117" w:rsidRDefault="00176056">
      <w:pPr>
        <w:pStyle w:val="BodyText"/>
        <w:spacing w:before="0"/>
        <w:rPr>
          <w:lang w:val="en-GB"/>
        </w:rPr>
      </w:pPr>
      <w:r w:rsidRPr="007F5117">
        <w:rPr>
          <w:lang w:val="en-GB"/>
        </w:rPr>
        <w:t>The directors are responsible for the preparation of the financial statements that give a true and fair view in accordance with HKFRSs issued by the HKICPA and the Hong Kong Companies Ordinance and for such internal control as the directors determine is necessary to enable the preparation of financial statements that are free from material misstatement, whether due to fraud or error.</w:t>
      </w:r>
    </w:p>
    <w:p w14:paraId="64AEA4CD" w14:textId="77777777" w:rsidR="00ED53F0" w:rsidRPr="007F5117" w:rsidRDefault="00ED53F0">
      <w:pPr>
        <w:pStyle w:val="BodyText"/>
        <w:spacing w:before="0"/>
        <w:rPr>
          <w:lang w:val="en-GB"/>
        </w:rPr>
      </w:pPr>
    </w:p>
    <w:p w14:paraId="1AF529E9" w14:textId="77777777" w:rsidR="00176056" w:rsidRPr="007F5117" w:rsidRDefault="00176056">
      <w:pPr>
        <w:pStyle w:val="BodyText"/>
        <w:spacing w:before="0"/>
        <w:rPr>
          <w:lang w:val="en-GB"/>
        </w:rPr>
      </w:pPr>
      <w:r w:rsidRPr="007F5117">
        <w:rPr>
          <w:lang w:val="en-GB"/>
        </w:rPr>
        <w:t>In preparing the financial statements, the directors are responsible for assessing the Company’s ability to continue as a going concern, disclosing, as applicable, matters related to going concern and using the going concern basis of accounting unless the directors either intend to liquidate the Company or to cease operations, or have no realistic alternative but to do so.</w:t>
      </w:r>
    </w:p>
    <w:p w14:paraId="4A559687" w14:textId="77777777" w:rsidR="00ED53F0" w:rsidRPr="007F5117" w:rsidRDefault="00ED53F0">
      <w:pPr>
        <w:pStyle w:val="BodyText"/>
        <w:spacing w:before="0"/>
        <w:rPr>
          <w:lang w:val="en-GB"/>
        </w:rPr>
      </w:pPr>
    </w:p>
    <w:p w14:paraId="507C8C70" w14:textId="77777777" w:rsidR="00176056" w:rsidRPr="007F5117" w:rsidRDefault="00176056">
      <w:pPr>
        <w:pStyle w:val="Heading2nonumbering"/>
        <w:spacing w:before="0"/>
        <w:rPr>
          <w:rFonts w:cs="Arial"/>
        </w:rPr>
      </w:pPr>
      <w:r w:rsidRPr="007F5117">
        <w:rPr>
          <w:rFonts w:cs="Arial"/>
        </w:rPr>
        <w:t>Auditor’s responsibilities for the audit of the financial statements</w:t>
      </w:r>
    </w:p>
    <w:p w14:paraId="552484E5" w14:textId="77777777" w:rsidR="00ED53F0" w:rsidRPr="007F5117" w:rsidRDefault="00ED53F0">
      <w:pPr>
        <w:pStyle w:val="BodyText"/>
        <w:spacing w:before="0"/>
        <w:rPr>
          <w:lang w:val="en-GB"/>
        </w:rPr>
      </w:pPr>
    </w:p>
    <w:p w14:paraId="750B27B8" w14:textId="4A999B7B" w:rsidR="00176056" w:rsidRPr="007F5117" w:rsidRDefault="00176056">
      <w:pPr>
        <w:pStyle w:val="BodyText"/>
        <w:spacing w:before="0"/>
        <w:rPr>
          <w:lang w:val="en-GB"/>
        </w:rPr>
      </w:pPr>
      <w:r w:rsidRPr="007F5117">
        <w:rPr>
          <w:lang w:val="en-GB"/>
        </w:rPr>
        <w:t>Our objectives are to obtain reasonable assurance about whether the financial statements as a whole are free from material misstatement, whether due to fraud or error, and to issue an auditor’s report that includes our opinion</w:t>
      </w:r>
      <w:r w:rsidR="00D94A66" w:rsidRPr="007F5117">
        <w:rPr>
          <w:lang w:val="en-GB"/>
        </w:rPr>
        <w:t xml:space="preserve">.  </w:t>
      </w:r>
      <w:r w:rsidRPr="007F5117">
        <w:rPr>
          <w:lang w:val="en-GB"/>
        </w:rPr>
        <w:t>This report is made solely to you</w:t>
      </w:r>
      <w:r w:rsidR="009D777E">
        <w:rPr>
          <w:lang w:val="en-GB"/>
        </w:rPr>
        <w:t>, as a body,</w:t>
      </w:r>
      <w:r w:rsidRPr="007F5117">
        <w:rPr>
          <w:lang w:val="en-GB"/>
        </w:rPr>
        <w:t xml:space="preserve"> in accordance with </w:t>
      </w:r>
      <w:r w:rsidR="00F52162">
        <w:rPr>
          <w:lang w:val="en-GB"/>
        </w:rPr>
        <w:t>S</w:t>
      </w:r>
      <w:r w:rsidRPr="007F5117">
        <w:rPr>
          <w:lang w:val="en-GB"/>
        </w:rPr>
        <w:t>ection 405 of the Hong Kong Companies Ordinance, and for no other purpose</w:t>
      </w:r>
      <w:r w:rsidR="00D94A66" w:rsidRPr="007F5117">
        <w:rPr>
          <w:lang w:val="en-GB"/>
        </w:rPr>
        <w:t xml:space="preserve">.  </w:t>
      </w:r>
      <w:r w:rsidRPr="007F5117">
        <w:rPr>
          <w:lang w:val="en-GB"/>
        </w:rPr>
        <w:t>We do not assume responsibility towards or accept liability to any other person for the contents of this report.</w:t>
      </w:r>
    </w:p>
    <w:p w14:paraId="47FFB893" w14:textId="77777777" w:rsidR="00ED53F0" w:rsidRPr="007F5117" w:rsidRDefault="00ED53F0">
      <w:pPr>
        <w:pStyle w:val="BodyText"/>
        <w:spacing w:before="0"/>
        <w:rPr>
          <w:lang w:val="en-GB"/>
        </w:rPr>
      </w:pPr>
    </w:p>
    <w:p w14:paraId="3858CD9F" w14:textId="05634ADF" w:rsidR="00176056" w:rsidRPr="007F5117" w:rsidRDefault="00176056">
      <w:pPr>
        <w:pStyle w:val="BodyText"/>
        <w:spacing w:before="0"/>
        <w:rPr>
          <w:lang w:val="en-GB"/>
        </w:rPr>
      </w:pPr>
      <w:r w:rsidRPr="007F5117">
        <w:rPr>
          <w:lang w:val="en-GB"/>
        </w:rPr>
        <w:t>Reasonable assurance is a high level of assurance, but is not a guarantee that an audit conducted in accordance with HKSAs will always detect a material misstatement when it exists</w:t>
      </w:r>
      <w:r w:rsidR="00D94A66" w:rsidRPr="007F5117">
        <w:rPr>
          <w:lang w:val="en-GB"/>
        </w:rPr>
        <w:t xml:space="preserve">.  </w:t>
      </w:r>
      <w:r w:rsidRPr="007F5117">
        <w:rPr>
          <w:lang w:val="en-GB"/>
        </w:rPr>
        <w:t>Misstatements can arise from fraud or error and are considered material if, individually or in the aggregate, they could reasonably be expected to influence the economic decisions of users taken on the basis of these financial statements.</w:t>
      </w:r>
    </w:p>
    <w:p w14:paraId="41D52E05" w14:textId="77777777" w:rsidR="00ED53F0" w:rsidRPr="007F5117" w:rsidRDefault="00ED53F0">
      <w:pPr>
        <w:pStyle w:val="BodyText"/>
        <w:spacing w:before="0"/>
        <w:rPr>
          <w:lang w:val="en-GB"/>
        </w:rPr>
      </w:pPr>
    </w:p>
    <w:p w14:paraId="2A5346D1" w14:textId="7D8D5C44" w:rsidR="00176056" w:rsidRPr="007F5117" w:rsidRDefault="00176056">
      <w:pPr>
        <w:pStyle w:val="BodyText"/>
        <w:spacing w:before="0"/>
        <w:rPr>
          <w:lang w:val="en-GB"/>
        </w:rPr>
      </w:pPr>
      <w:r w:rsidRPr="007F5117">
        <w:rPr>
          <w:lang w:val="en-GB"/>
        </w:rPr>
        <w:t>As part of an audit in accordance with HKSAs, we exercise professional judgment and maintain professional scepticism throughout the audit</w:t>
      </w:r>
      <w:r w:rsidR="00D94A66" w:rsidRPr="007F5117">
        <w:rPr>
          <w:lang w:val="en-GB"/>
        </w:rPr>
        <w:t xml:space="preserve">.  </w:t>
      </w:r>
      <w:r w:rsidRPr="007F5117">
        <w:rPr>
          <w:lang w:val="en-GB"/>
        </w:rPr>
        <w:t>We also:</w:t>
      </w:r>
    </w:p>
    <w:p w14:paraId="57D080F6" w14:textId="77777777" w:rsidR="00ED53F0" w:rsidRPr="007F5117" w:rsidRDefault="00ED53F0">
      <w:pPr>
        <w:pStyle w:val="TableBullets"/>
        <w:numPr>
          <w:ilvl w:val="0"/>
          <w:numId w:val="0"/>
        </w:numPr>
        <w:spacing w:before="0"/>
        <w:ind w:left="284" w:hanging="284"/>
        <w:rPr>
          <w:rFonts w:cs="Arial"/>
        </w:rPr>
      </w:pPr>
    </w:p>
    <w:p w14:paraId="74F050AE" w14:textId="10E0391D" w:rsidR="00176056" w:rsidRPr="007F5117" w:rsidRDefault="00450227">
      <w:pPr>
        <w:pStyle w:val="TableBullets"/>
        <w:numPr>
          <w:ilvl w:val="0"/>
          <w:numId w:val="0"/>
        </w:numPr>
        <w:spacing w:before="0"/>
        <w:ind w:left="284" w:hanging="284"/>
        <w:rPr>
          <w:rFonts w:cs="Arial"/>
        </w:rPr>
      </w:pPr>
      <w:r w:rsidRPr="007F5117">
        <w:rPr>
          <w:rFonts w:cs="Arial"/>
        </w:rPr>
        <w:t>-</w:t>
      </w:r>
      <w:r w:rsidRPr="007F5117">
        <w:rPr>
          <w:rFonts w:cs="Arial"/>
        </w:rPr>
        <w:tab/>
      </w:r>
      <w:r w:rsidR="00D56729" w:rsidRPr="007F5117">
        <w:rPr>
          <w:rFonts w:cs="Arial"/>
        </w:rPr>
        <w:t>Identify</w:t>
      </w:r>
      <w:r w:rsidR="00176056" w:rsidRPr="007F5117">
        <w:rPr>
          <w:rFonts w:cs="Arial"/>
        </w:rPr>
        <w:t xml:space="preserve"> and assess the risks of material misstatement of the financial statements, whether due to fraud or error, design and perform audit procedures responsive to those risks, and obtain audit evidence that is sufficient and appropriate to provide a basis for our opinion</w:t>
      </w:r>
      <w:r w:rsidR="00D94A66" w:rsidRPr="007F5117">
        <w:rPr>
          <w:rFonts w:cs="Arial"/>
        </w:rPr>
        <w:t xml:space="preserve">.  </w:t>
      </w:r>
      <w:r w:rsidR="00176056" w:rsidRPr="007F5117">
        <w:rPr>
          <w:rFonts w:cs="Arial"/>
        </w:rPr>
        <w:t>The risk of not detecting a material misstatement resulting from fraud is higher than for one resulting from error, as fraud may involve collusion, forgery, intentional omissions, misrepresentations or the override of internal control.</w:t>
      </w:r>
    </w:p>
    <w:p w14:paraId="425411F5" w14:textId="77777777" w:rsidR="00ED53F0" w:rsidRPr="007F5117" w:rsidRDefault="00ED53F0">
      <w:pPr>
        <w:pStyle w:val="TableBullets"/>
        <w:numPr>
          <w:ilvl w:val="0"/>
          <w:numId w:val="0"/>
        </w:numPr>
        <w:spacing w:before="0"/>
        <w:ind w:left="284" w:hanging="284"/>
        <w:rPr>
          <w:rFonts w:cs="Arial"/>
        </w:rPr>
      </w:pPr>
    </w:p>
    <w:p w14:paraId="2E41A977" w14:textId="77777777" w:rsidR="00176056" w:rsidRPr="007F5117" w:rsidRDefault="00450227">
      <w:pPr>
        <w:pStyle w:val="TableBullets"/>
        <w:numPr>
          <w:ilvl w:val="0"/>
          <w:numId w:val="0"/>
        </w:numPr>
        <w:spacing w:before="0"/>
        <w:ind w:left="284" w:hanging="284"/>
        <w:rPr>
          <w:rFonts w:cs="Arial"/>
        </w:rPr>
      </w:pPr>
      <w:r w:rsidRPr="007F5117">
        <w:rPr>
          <w:rFonts w:cs="Arial"/>
        </w:rPr>
        <w:t>-</w:t>
      </w:r>
      <w:r w:rsidRPr="007F5117">
        <w:rPr>
          <w:rFonts w:cs="Arial"/>
        </w:rPr>
        <w:tab/>
      </w:r>
      <w:r w:rsidR="00D56729" w:rsidRPr="007F5117">
        <w:rPr>
          <w:rFonts w:cs="Arial"/>
        </w:rPr>
        <w:t>Obtain</w:t>
      </w:r>
      <w:r w:rsidR="00176056" w:rsidRPr="007F5117">
        <w:rPr>
          <w:rFonts w:cs="Arial"/>
        </w:rPr>
        <w:t xml:space="preserve"> an understanding of internal control relevant to the audit in order to design audit procedures that are appropriate in the circumstances but not for the purpose of expressing an opinion on the effectiveness of the Company’s internal control.</w:t>
      </w:r>
    </w:p>
    <w:p w14:paraId="280EFC52" w14:textId="77777777" w:rsidR="00176056" w:rsidRPr="007F5117" w:rsidRDefault="00176056">
      <w:pPr>
        <w:pStyle w:val="Heading1"/>
        <w:spacing w:before="0"/>
        <w:rPr>
          <w:rFonts w:cs="Arial"/>
        </w:rPr>
      </w:pPr>
      <w:r w:rsidRPr="007F5117">
        <w:rPr>
          <w:rFonts w:cs="Arial"/>
        </w:rPr>
        <w:t>Independent auditor’s report to the sole member of</w:t>
      </w:r>
      <w:r w:rsidRPr="007F5117">
        <w:rPr>
          <w:rFonts w:cs="Arial"/>
        </w:rPr>
        <w:br/>
      </w:r>
      <w:proofErr w:type="spellStart"/>
      <w:r w:rsidRPr="007F5117">
        <w:rPr>
          <w:rFonts w:cs="Arial"/>
        </w:rPr>
        <w:t>Moov</w:t>
      </w:r>
      <w:proofErr w:type="spellEnd"/>
      <w:r w:rsidRPr="007F5117">
        <w:rPr>
          <w:rFonts w:cs="Arial"/>
        </w:rPr>
        <w:t xml:space="preserve"> (Hong Kong) Limited (continued)</w:t>
      </w:r>
    </w:p>
    <w:p w14:paraId="61F29135" w14:textId="77777777" w:rsidR="00176056" w:rsidRPr="007F5117" w:rsidRDefault="00176056">
      <w:pPr>
        <w:pStyle w:val="AppendixHead1"/>
        <w:rPr>
          <w:rFonts w:cs="Arial"/>
          <w:lang w:val="en-GB"/>
        </w:rPr>
      </w:pPr>
      <w:r w:rsidRPr="007F5117">
        <w:rPr>
          <w:rFonts w:cs="Arial"/>
          <w:lang w:val="en-GB"/>
        </w:rPr>
        <w:t>(Incorporated in Hong Kong with limited liability)</w:t>
      </w:r>
    </w:p>
    <w:p w14:paraId="31B979AB" w14:textId="77777777" w:rsidR="00176056" w:rsidRPr="007F5117" w:rsidRDefault="00176056">
      <w:pPr>
        <w:pStyle w:val="BodyText"/>
        <w:spacing w:before="0"/>
        <w:rPr>
          <w:lang w:val="en-GB"/>
        </w:rPr>
      </w:pPr>
    </w:p>
    <w:p w14:paraId="337D5FAD" w14:textId="77777777" w:rsidR="00ED53F0" w:rsidRPr="007F5117" w:rsidRDefault="00ED53F0">
      <w:pPr>
        <w:pStyle w:val="BodyText"/>
        <w:spacing w:before="0"/>
        <w:rPr>
          <w:lang w:val="en-GB"/>
        </w:rPr>
      </w:pPr>
    </w:p>
    <w:p w14:paraId="6BCC3F6B" w14:textId="77777777" w:rsidR="00ED53F0" w:rsidRPr="007F5117" w:rsidRDefault="00ED53F0">
      <w:pPr>
        <w:pStyle w:val="BodyText"/>
        <w:spacing w:before="0"/>
        <w:rPr>
          <w:lang w:val="en-GB"/>
        </w:rPr>
      </w:pPr>
    </w:p>
    <w:p w14:paraId="15A9E854" w14:textId="77777777" w:rsidR="00176056" w:rsidRPr="007F5117" w:rsidRDefault="00176056">
      <w:pPr>
        <w:pStyle w:val="Heading2nonumbering"/>
        <w:spacing w:before="0"/>
        <w:rPr>
          <w:rFonts w:cs="Arial"/>
        </w:rPr>
      </w:pPr>
      <w:r w:rsidRPr="007F5117">
        <w:rPr>
          <w:rFonts w:cs="Arial"/>
        </w:rPr>
        <w:t>Auditor’s responsibilities for the audit of the financial statements (continued)</w:t>
      </w:r>
    </w:p>
    <w:p w14:paraId="3242AD1E" w14:textId="77777777" w:rsidR="00ED53F0" w:rsidRPr="007F5117" w:rsidRDefault="00ED53F0">
      <w:pPr>
        <w:pStyle w:val="TableBullets"/>
        <w:numPr>
          <w:ilvl w:val="0"/>
          <w:numId w:val="0"/>
        </w:numPr>
        <w:spacing w:before="0"/>
        <w:ind w:left="284" w:hanging="284"/>
        <w:rPr>
          <w:rFonts w:cs="Arial"/>
        </w:rPr>
      </w:pPr>
    </w:p>
    <w:p w14:paraId="42F82021" w14:textId="77777777" w:rsidR="00176056" w:rsidRPr="007F5117" w:rsidRDefault="00450227">
      <w:pPr>
        <w:pStyle w:val="TableBullets"/>
        <w:numPr>
          <w:ilvl w:val="0"/>
          <w:numId w:val="0"/>
        </w:numPr>
        <w:spacing w:before="0"/>
        <w:ind w:left="284" w:hanging="284"/>
        <w:rPr>
          <w:rFonts w:cs="Arial"/>
        </w:rPr>
      </w:pPr>
      <w:r w:rsidRPr="007F5117">
        <w:rPr>
          <w:rFonts w:cs="Arial"/>
        </w:rPr>
        <w:t>-</w:t>
      </w:r>
      <w:r w:rsidRPr="007F5117">
        <w:rPr>
          <w:rFonts w:cs="Arial"/>
        </w:rPr>
        <w:tab/>
      </w:r>
      <w:r w:rsidR="00D56729" w:rsidRPr="007F5117">
        <w:rPr>
          <w:rFonts w:cs="Arial"/>
        </w:rPr>
        <w:t>Evaluate</w:t>
      </w:r>
      <w:r w:rsidR="00176056" w:rsidRPr="007F5117">
        <w:rPr>
          <w:rFonts w:cs="Arial"/>
        </w:rPr>
        <w:t xml:space="preserve"> the appropriateness of accounting policies used and the reasonableness of accounting estimates and related disclosures made by the directors.</w:t>
      </w:r>
    </w:p>
    <w:p w14:paraId="43F56FB9" w14:textId="77777777" w:rsidR="00ED53F0" w:rsidRPr="007F5117" w:rsidRDefault="00ED53F0">
      <w:pPr>
        <w:pStyle w:val="TableBullets"/>
        <w:numPr>
          <w:ilvl w:val="0"/>
          <w:numId w:val="0"/>
        </w:numPr>
        <w:spacing w:before="0"/>
        <w:ind w:left="284" w:hanging="284"/>
        <w:rPr>
          <w:rFonts w:cs="Arial"/>
        </w:rPr>
      </w:pPr>
    </w:p>
    <w:p w14:paraId="39CBEEF7" w14:textId="7034C26E" w:rsidR="00176056" w:rsidRPr="007F5117" w:rsidRDefault="00450227">
      <w:pPr>
        <w:pStyle w:val="TableBullets"/>
        <w:numPr>
          <w:ilvl w:val="0"/>
          <w:numId w:val="0"/>
        </w:numPr>
        <w:spacing w:before="0"/>
        <w:ind w:left="284" w:hanging="284"/>
        <w:rPr>
          <w:rFonts w:cs="Arial"/>
        </w:rPr>
      </w:pPr>
      <w:r w:rsidRPr="007F5117">
        <w:rPr>
          <w:rFonts w:cs="Arial"/>
        </w:rPr>
        <w:t>-</w:t>
      </w:r>
      <w:r w:rsidRPr="007F5117">
        <w:rPr>
          <w:rFonts w:cs="Arial"/>
        </w:rPr>
        <w:tab/>
      </w:r>
      <w:r w:rsidR="00D56729" w:rsidRPr="007F5117">
        <w:rPr>
          <w:rFonts w:cs="Arial"/>
        </w:rPr>
        <w:t xml:space="preserve">Conclude </w:t>
      </w:r>
      <w:r w:rsidR="00176056" w:rsidRPr="007F5117">
        <w:rPr>
          <w:rFonts w:cs="Arial"/>
        </w:rPr>
        <w:t>on the appropriateness of the directors’ use of the going concern basis of accounting and, based on the audit evidence obtained, whether a material uncertainty exists related to events or conditions that may cast significant doubt on the Company’s ability to continue as a going concern</w:t>
      </w:r>
      <w:r w:rsidR="00D94A66" w:rsidRPr="007F5117">
        <w:rPr>
          <w:rFonts w:cs="Arial"/>
        </w:rPr>
        <w:t xml:space="preserve">.  </w:t>
      </w:r>
      <w:proofErr w:type="gramStart"/>
      <w:r w:rsidR="00176056" w:rsidRPr="007F5117">
        <w:rPr>
          <w:rFonts w:cs="Arial"/>
        </w:rPr>
        <w:t>If we conclude that a material uncertainty exists, we are required to draw attention in our auditor’s report to the related disclosures in the financial statements or, if such disclosures are inadequate, to modify our opinion</w:t>
      </w:r>
      <w:r w:rsidR="00D94A66" w:rsidRPr="007F5117">
        <w:rPr>
          <w:rFonts w:cs="Arial"/>
        </w:rPr>
        <w:t>.</w:t>
      </w:r>
      <w:proofErr w:type="gramEnd"/>
      <w:r w:rsidR="00D94A66" w:rsidRPr="007F5117">
        <w:rPr>
          <w:rFonts w:cs="Arial"/>
        </w:rPr>
        <w:t xml:space="preserve">  </w:t>
      </w:r>
      <w:r w:rsidR="00176056" w:rsidRPr="007F5117">
        <w:rPr>
          <w:rFonts w:cs="Arial"/>
        </w:rPr>
        <w:t>Our conclusions are based on the audit evidence obtained up to the date of our auditor’s report</w:t>
      </w:r>
      <w:r w:rsidR="00D94A66" w:rsidRPr="007F5117">
        <w:rPr>
          <w:rFonts w:cs="Arial"/>
        </w:rPr>
        <w:t xml:space="preserve">.  </w:t>
      </w:r>
      <w:r w:rsidR="00176056" w:rsidRPr="007F5117">
        <w:rPr>
          <w:rFonts w:cs="Arial"/>
        </w:rPr>
        <w:t>However, future events or conditions may cause the Company to cease to continue as a going concern.</w:t>
      </w:r>
    </w:p>
    <w:p w14:paraId="5F9B3CA4" w14:textId="77777777" w:rsidR="00ED53F0" w:rsidRPr="007F5117" w:rsidRDefault="00ED53F0">
      <w:pPr>
        <w:pStyle w:val="TableBullets"/>
        <w:numPr>
          <w:ilvl w:val="0"/>
          <w:numId w:val="0"/>
        </w:numPr>
        <w:spacing w:before="0"/>
        <w:ind w:left="284" w:hanging="284"/>
        <w:rPr>
          <w:rFonts w:cs="Arial"/>
        </w:rPr>
      </w:pPr>
    </w:p>
    <w:p w14:paraId="61724148" w14:textId="77777777" w:rsidR="00176056" w:rsidRPr="007F5117" w:rsidRDefault="00450227">
      <w:pPr>
        <w:pStyle w:val="TableBullets"/>
        <w:numPr>
          <w:ilvl w:val="0"/>
          <w:numId w:val="0"/>
        </w:numPr>
        <w:spacing w:before="0"/>
        <w:ind w:left="284" w:hanging="284"/>
        <w:rPr>
          <w:rFonts w:cs="Arial"/>
        </w:rPr>
      </w:pPr>
      <w:r w:rsidRPr="007F5117">
        <w:rPr>
          <w:rFonts w:cs="Arial"/>
        </w:rPr>
        <w:t>-</w:t>
      </w:r>
      <w:r w:rsidRPr="007F5117">
        <w:rPr>
          <w:rFonts w:cs="Arial"/>
        </w:rPr>
        <w:tab/>
      </w:r>
      <w:r w:rsidR="00D56729" w:rsidRPr="007F5117">
        <w:rPr>
          <w:rFonts w:cs="Arial"/>
        </w:rPr>
        <w:t>Evaluate</w:t>
      </w:r>
      <w:r w:rsidR="00176056" w:rsidRPr="007F5117">
        <w:rPr>
          <w:rFonts w:cs="Arial"/>
        </w:rPr>
        <w:t xml:space="preserve"> the overall presentation, structure and content of the financial statements, including the disclosures, and whether the financial statements represent the underlying transactions and events in a manner that achieves fair presentation.</w:t>
      </w:r>
    </w:p>
    <w:p w14:paraId="773F61F6" w14:textId="77777777" w:rsidR="00ED53F0" w:rsidRPr="007F5117" w:rsidRDefault="00ED53F0">
      <w:pPr>
        <w:pStyle w:val="BodyText"/>
        <w:spacing w:before="0"/>
        <w:rPr>
          <w:lang w:val="en-GB"/>
        </w:rPr>
      </w:pPr>
    </w:p>
    <w:p w14:paraId="559E0F67" w14:textId="77777777" w:rsidR="00176056" w:rsidRPr="007F5117" w:rsidRDefault="00176056">
      <w:pPr>
        <w:pStyle w:val="BodyText"/>
        <w:spacing w:before="0"/>
        <w:rPr>
          <w:lang w:val="en-GB"/>
        </w:rPr>
      </w:pPr>
      <w:r w:rsidRPr="007F5117">
        <w:rPr>
          <w:lang w:val="en-GB"/>
        </w:rPr>
        <w:t>We communicate with the directors regarding, among other matters, the planned scope and timing of the audit and significant audit findings, including any significant deficiencies in internal control that we identify during our audit.</w:t>
      </w:r>
    </w:p>
    <w:p w14:paraId="2BC1D822" w14:textId="77777777" w:rsidR="00176056" w:rsidRPr="007F5117" w:rsidRDefault="00176056">
      <w:pPr>
        <w:pStyle w:val="BodyText"/>
        <w:spacing w:before="0"/>
        <w:rPr>
          <w:lang w:val="en-GB"/>
        </w:rPr>
      </w:pPr>
    </w:p>
    <w:p w14:paraId="468D518A" w14:textId="77777777" w:rsidR="00176056" w:rsidRPr="007F5117" w:rsidRDefault="00176056">
      <w:pPr>
        <w:pStyle w:val="BodyText"/>
        <w:spacing w:before="0"/>
        <w:rPr>
          <w:lang w:val="en-GB"/>
        </w:rPr>
      </w:pPr>
    </w:p>
    <w:p w14:paraId="367DF606" w14:textId="77777777" w:rsidR="00176056" w:rsidRPr="007F5117" w:rsidRDefault="00176056">
      <w:pPr>
        <w:pStyle w:val="BodyText"/>
        <w:spacing w:before="0"/>
        <w:rPr>
          <w:lang w:val="en-GB"/>
        </w:rPr>
      </w:pPr>
    </w:p>
    <w:p w14:paraId="19540452" w14:textId="77777777" w:rsidR="00ED53F0" w:rsidRPr="007F5117" w:rsidRDefault="00ED53F0">
      <w:pPr>
        <w:pStyle w:val="BodyText"/>
        <w:spacing w:before="0"/>
        <w:rPr>
          <w:lang w:val="en-GB"/>
        </w:rPr>
      </w:pPr>
    </w:p>
    <w:p w14:paraId="473683D9" w14:textId="77777777" w:rsidR="00ED53F0" w:rsidRPr="007F5117" w:rsidRDefault="00ED53F0">
      <w:pPr>
        <w:pStyle w:val="BodyText"/>
        <w:spacing w:before="0"/>
        <w:rPr>
          <w:lang w:val="en-GB"/>
        </w:rPr>
      </w:pPr>
    </w:p>
    <w:p w14:paraId="116CEF4E" w14:textId="77777777" w:rsidR="00ED53F0" w:rsidRPr="007F5117" w:rsidRDefault="00ED53F0">
      <w:pPr>
        <w:pStyle w:val="BodyText"/>
        <w:spacing w:before="0"/>
        <w:rPr>
          <w:lang w:val="en-GB"/>
        </w:rPr>
      </w:pPr>
    </w:p>
    <w:p w14:paraId="1B254427" w14:textId="77777777" w:rsidR="00ED53F0" w:rsidRPr="007F5117" w:rsidRDefault="00ED53F0">
      <w:pPr>
        <w:pStyle w:val="BodyText"/>
        <w:spacing w:before="0"/>
        <w:rPr>
          <w:lang w:val="en-GB"/>
        </w:rPr>
      </w:pPr>
    </w:p>
    <w:p w14:paraId="7FB44436" w14:textId="77777777" w:rsidR="00ED53F0" w:rsidRPr="007F5117" w:rsidRDefault="00ED53F0">
      <w:pPr>
        <w:pStyle w:val="BodyText"/>
        <w:spacing w:before="0"/>
        <w:rPr>
          <w:lang w:val="en-GB"/>
        </w:rPr>
      </w:pPr>
    </w:p>
    <w:p w14:paraId="41A9C6B9" w14:textId="77777777" w:rsidR="00176056" w:rsidRPr="007F5117" w:rsidRDefault="00176056">
      <w:pPr>
        <w:pStyle w:val="BodyText"/>
        <w:spacing w:before="0"/>
        <w:rPr>
          <w:lang w:val="en-GB"/>
        </w:rPr>
      </w:pPr>
    </w:p>
    <w:p w14:paraId="293991D5" w14:textId="77777777" w:rsidR="00176056" w:rsidRPr="007F5117" w:rsidRDefault="00176056">
      <w:pPr>
        <w:pStyle w:val="BodyText"/>
        <w:spacing w:before="0"/>
        <w:rPr>
          <w:lang w:val="en-GB"/>
        </w:rPr>
      </w:pPr>
      <w:r w:rsidRPr="007F5117">
        <w:rPr>
          <w:lang w:val="en-GB"/>
        </w:rPr>
        <w:t>Certified Public Accountants</w:t>
      </w:r>
    </w:p>
    <w:p w14:paraId="209C5E11" w14:textId="77777777" w:rsidR="00176056" w:rsidRPr="007F5117" w:rsidRDefault="00176056">
      <w:pPr>
        <w:pStyle w:val="Tablespace"/>
        <w:rPr>
          <w:lang w:val="en-GB"/>
        </w:rPr>
      </w:pPr>
    </w:p>
    <w:p w14:paraId="29D162CE" w14:textId="77777777" w:rsidR="00176056" w:rsidRPr="007F5117" w:rsidRDefault="00176056">
      <w:pPr>
        <w:pStyle w:val="Tablespace"/>
        <w:rPr>
          <w:lang w:val="en-GB"/>
        </w:rPr>
      </w:pPr>
      <w:r w:rsidRPr="007F5117">
        <w:rPr>
          <w:lang w:val="en-GB"/>
        </w:rPr>
        <w:t>8th Floor, Prince’s Building</w:t>
      </w:r>
    </w:p>
    <w:p w14:paraId="60C84E41" w14:textId="77777777" w:rsidR="00176056" w:rsidRPr="007F5117" w:rsidRDefault="00176056">
      <w:pPr>
        <w:pStyle w:val="Tablespace"/>
        <w:rPr>
          <w:lang w:val="en-GB"/>
        </w:rPr>
      </w:pPr>
      <w:r w:rsidRPr="007F5117">
        <w:rPr>
          <w:lang w:val="en-GB"/>
        </w:rPr>
        <w:t xml:space="preserve">10 </w:t>
      </w:r>
      <w:proofErr w:type="spellStart"/>
      <w:r w:rsidRPr="007F5117">
        <w:rPr>
          <w:lang w:val="en-GB"/>
        </w:rPr>
        <w:t>Chater</w:t>
      </w:r>
      <w:proofErr w:type="spellEnd"/>
      <w:r w:rsidRPr="007F5117">
        <w:rPr>
          <w:lang w:val="en-GB"/>
        </w:rPr>
        <w:t xml:space="preserve"> Road</w:t>
      </w:r>
    </w:p>
    <w:p w14:paraId="7F6EF025" w14:textId="77777777" w:rsidR="00176056" w:rsidRPr="007F5117" w:rsidRDefault="00176056">
      <w:pPr>
        <w:pStyle w:val="Tablespace"/>
        <w:rPr>
          <w:lang w:val="en-GB"/>
        </w:rPr>
      </w:pPr>
      <w:r w:rsidRPr="007F5117">
        <w:rPr>
          <w:lang w:val="en-GB"/>
        </w:rPr>
        <w:t>Central, Hong Kong</w:t>
      </w:r>
    </w:p>
    <w:p w14:paraId="5DFFC828" w14:textId="77777777" w:rsidR="00176056" w:rsidRPr="007F5117" w:rsidRDefault="00176056">
      <w:pPr>
        <w:pStyle w:val="BodyText"/>
        <w:spacing w:before="0"/>
        <w:rPr>
          <w:lang w:val="en-GB"/>
        </w:rPr>
      </w:pPr>
    </w:p>
    <w:p w14:paraId="38AE852B" w14:textId="77777777" w:rsidR="00176056" w:rsidRPr="007F5117" w:rsidRDefault="00176056">
      <w:pPr>
        <w:pStyle w:val="BodyText"/>
        <w:spacing w:before="0"/>
        <w:rPr>
          <w:lang w:val="en-GB"/>
        </w:rPr>
        <w:sectPr w:rsidR="00176056" w:rsidRPr="007F5117" w:rsidSect="0027353D">
          <w:headerReference w:type="default" r:id="rId18"/>
          <w:footerReference w:type="default" r:id="rId19"/>
          <w:pgSz w:w="11909" w:h="16834" w:code="9"/>
          <w:pgMar w:top="1588" w:right="1418" w:bottom="1588" w:left="1418" w:header="567" w:footer="567" w:gutter="0"/>
          <w:cols w:sep="1" w:space="720"/>
        </w:sectPr>
      </w:pPr>
    </w:p>
    <w:p w14:paraId="1A3785E9" w14:textId="1FB77A62" w:rsidR="00176056" w:rsidRPr="007F5117" w:rsidRDefault="00176056">
      <w:pPr>
        <w:pStyle w:val="Heading1"/>
        <w:spacing w:before="0"/>
        <w:rPr>
          <w:rFonts w:cs="Arial"/>
        </w:rPr>
      </w:pPr>
      <w:r w:rsidRPr="007F5117">
        <w:rPr>
          <w:rFonts w:cs="Arial"/>
          <w:spacing w:val="-6"/>
        </w:rPr>
        <w:t xml:space="preserve">Statement of profit or loss and other comprehensive income </w:t>
      </w:r>
      <w:r w:rsidRPr="007F5117">
        <w:rPr>
          <w:rFonts w:cs="Arial"/>
        </w:rPr>
        <w:br/>
        <w:t xml:space="preserve">for the year ended 31 December </w:t>
      </w:r>
      <w:r w:rsidR="00D40DD4" w:rsidRPr="00C469D4">
        <w:rPr>
          <w:rFonts w:cs="Arial"/>
        </w:rPr>
        <w:t>20</w:t>
      </w:r>
      <w:r w:rsidR="00D40DD4" w:rsidRPr="007F5117">
        <w:rPr>
          <w:rFonts w:cs="Arial"/>
        </w:rPr>
        <w:t>2</w:t>
      </w:r>
      <w:r w:rsidR="00754E66">
        <w:rPr>
          <w:rFonts w:cs="Arial"/>
        </w:rPr>
        <w:t>1</w:t>
      </w:r>
    </w:p>
    <w:p w14:paraId="5F18F377" w14:textId="77777777" w:rsidR="00176056" w:rsidRPr="007F5117" w:rsidRDefault="00176056">
      <w:pPr>
        <w:pStyle w:val="AppendixHead1"/>
        <w:rPr>
          <w:rFonts w:cs="Arial"/>
          <w:lang w:val="en-GB"/>
        </w:rPr>
      </w:pPr>
      <w:r w:rsidRPr="007F5117">
        <w:rPr>
          <w:rFonts w:cs="Arial"/>
          <w:lang w:val="en-GB"/>
        </w:rPr>
        <w:t>(Expressed in Hong Kong dollars)</w:t>
      </w:r>
    </w:p>
    <w:p w14:paraId="5B41026E" w14:textId="77777777" w:rsidR="00176056" w:rsidRPr="007F5117" w:rsidRDefault="00176056">
      <w:pPr>
        <w:pStyle w:val="BodyText"/>
        <w:spacing w:before="0"/>
        <w:rPr>
          <w:lang w:val="en-GB"/>
        </w:rPr>
      </w:pPr>
    </w:p>
    <w:p w14:paraId="68072CDF" w14:textId="77777777" w:rsidR="00ED53F0" w:rsidRPr="007F5117" w:rsidRDefault="00ED53F0">
      <w:pPr>
        <w:pStyle w:val="BodyText"/>
        <w:spacing w:before="0"/>
        <w:rPr>
          <w:lang w:val="en-GB"/>
        </w:rPr>
      </w:pPr>
    </w:p>
    <w:tbl>
      <w:tblPr>
        <w:tblW w:w="9354" w:type="dxa"/>
        <w:tblLayout w:type="fixed"/>
        <w:tblLook w:val="01E0" w:firstRow="1" w:lastRow="1" w:firstColumn="1" w:lastColumn="1" w:noHBand="0" w:noVBand="0"/>
      </w:tblPr>
      <w:tblGrid>
        <w:gridCol w:w="4944"/>
        <w:gridCol w:w="630"/>
        <w:gridCol w:w="1890"/>
        <w:gridCol w:w="1890"/>
      </w:tblGrid>
      <w:tr w:rsidR="00176056" w:rsidRPr="007F5117" w14:paraId="4F19F361" w14:textId="77777777" w:rsidTr="00530A52">
        <w:tc>
          <w:tcPr>
            <w:tcW w:w="4944" w:type="dxa"/>
            <w:vAlign w:val="bottom"/>
          </w:tcPr>
          <w:p w14:paraId="76514AF7" w14:textId="77777777" w:rsidR="00176056" w:rsidRPr="007F5117" w:rsidRDefault="00176056">
            <w:pPr>
              <w:pStyle w:val="TableText"/>
            </w:pPr>
          </w:p>
        </w:tc>
        <w:tc>
          <w:tcPr>
            <w:tcW w:w="630" w:type="dxa"/>
            <w:vAlign w:val="bottom"/>
          </w:tcPr>
          <w:p w14:paraId="27B5CB69" w14:textId="77777777" w:rsidR="00176056" w:rsidRPr="007F5117" w:rsidRDefault="00176056">
            <w:pPr>
              <w:pStyle w:val="TableTitle"/>
              <w:ind w:left="-108" w:right="-108"/>
              <w:jc w:val="center"/>
              <w:rPr>
                <w:i w:val="0"/>
              </w:rPr>
            </w:pPr>
          </w:p>
        </w:tc>
        <w:tc>
          <w:tcPr>
            <w:tcW w:w="1890" w:type="dxa"/>
            <w:vAlign w:val="bottom"/>
          </w:tcPr>
          <w:p w14:paraId="0449415B" w14:textId="77777777" w:rsidR="00176056" w:rsidRPr="007F5117" w:rsidRDefault="00176056">
            <w:pPr>
              <w:pStyle w:val="TableTitle"/>
            </w:pPr>
          </w:p>
        </w:tc>
        <w:tc>
          <w:tcPr>
            <w:tcW w:w="1890" w:type="dxa"/>
            <w:vAlign w:val="bottom"/>
          </w:tcPr>
          <w:p w14:paraId="095CFB1B" w14:textId="77777777" w:rsidR="00176056" w:rsidRPr="007F5117" w:rsidRDefault="00176056">
            <w:pPr>
              <w:pStyle w:val="TableTitle"/>
            </w:pPr>
          </w:p>
        </w:tc>
      </w:tr>
      <w:tr w:rsidR="00754E66" w:rsidRPr="007F5117" w14:paraId="5D22F039" w14:textId="77777777" w:rsidTr="00530A52">
        <w:tc>
          <w:tcPr>
            <w:tcW w:w="4944" w:type="dxa"/>
            <w:vAlign w:val="bottom"/>
          </w:tcPr>
          <w:p w14:paraId="319AAF66" w14:textId="77777777" w:rsidR="00754E66" w:rsidRPr="007F5117" w:rsidRDefault="00754E66" w:rsidP="00754E66">
            <w:pPr>
              <w:pStyle w:val="TableText"/>
              <w:rPr>
                <w:rFonts w:cs="Arial"/>
              </w:rPr>
            </w:pPr>
          </w:p>
        </w:tc>
        <w:tc>
          <w:tcPr>
            <w:tcW w:w="630" w:type="dxa"/>
            <w:vAlign w:val="bottom"/>
            <w:hideMark/>
          </w:tcPr>
          <w:p w14:paraId="1647A9C2" w14:textId="77777777" w:rsidR="00754E66" w:rsidRPr="007F5117" w:rsidRDefault="00754E66" w:rsidP="00754E66">
            <w:pPr>
              <w:pStyle w:val="TableTitle"/>
              <w:ind w:left="-108" w:right="-108"/>
              <w:jc w:val="center"/>
              <w:rPr>
                <w:rFonts w:cs="Arial"/>
              </w:rPr>
            </w:pPr>
            <w:r w:rsidRPr="007F5117">
              <w:rPr>
                <w:rFonts w:cs="Arial"/>
              </w:rPr>
              <w:t>Note</w:t>
            </w:r>
          </w:p>
        </w:tc>
        <w:tc>
          <w:tcPr>
            <w:tcW w:w="1890" w:type="dxa"/>
            <w:vAlign w:val="bottom"/>
            <w:hideMark/>
          </w:tcPr>
          <w:p w14:paraId="564838D0" w14:textId="1B913E33" w:rsidR="00754E66" w:rsidRPr="007F5117" w:rsidRDefault="00754E66" w:rsidP="00754E66">
            <w:pPr>
              <w:pStyle w:val="TableTitle"/>
            </w:pPr>
            <w:r w:rsidRPr="00C469D4">
              <w:t>20</w:t>
            </w:r>
            <w:r w:rsidRPr="007F5117">
              <w:t>2</w:t>
            </w:r>
            <w:r>
              <w:t>1</w:t>
            </w:r>
          </w:p>
        </w:tc>
        <w:tc>
          <w:tcPr>
            <w:tcW w:w="1890" w:type="dxa"/>
            <w:vAlign w:val="bottom"/>
            <w:hideMark/>
          </w:tcPr>
          <w:p w14:paraId="2BB86C64" w14:textId="115AAF9A" w:rsidR="00754E66" w:rsidRPr="007F5117" w:rsidRDefault="00754E66" w:rsidP="00754E66">
            <w:pPr>
              <w:pStyle w:val="TableTitle"/>
            </w:pPr>
            <w:r w:rsidRPr="00C469D4">
              <w:t>20</w:t>
            </w:r>
            <w:r w:rsidRPr="007F5117">
              <w:t>20</w:t>
            </w:r>
          </w:p>
        </w:tc>
      </w:tr>
      <w:tr w:rsidR="00754E66" w:rsidRPr="007F5117" w14:paraId="7F70F631" w14:textId="77777777" w:rsidTr="00530A52">
        <w:tc>
          <w:tcPr>
            <w:tcW w:w="4944" w:type="dxa"/>
            <w:vAlign w:val="bottom"/>
          </w:tcPr>
          <w:p w14:paraId="2066A7E1" w14:textId="77777777" w:rsidR="00754E66" w:rsidRPr="007F5117" w:rsidRDefault="00754E66" w:rsidP="00754E66">
            <w:pPr>
              <w:pStyle w:val="TableText"/>
              <w:rPr>
                <w:rFonts w:cs="Arial"/>
              </w:rPr>
            </w:pPr>
          </w:p>
        </w:tc>
        <w:tc>
          <w:tcPr>
            <w:tcW w:w="630" w:type="dxa"/>
            <w:vAlign w:val="bottom"/>
          </w:tcPr>
          <w:p w14:paraId="1D432F2B" w14:textId="77777777" w:rsidR="00754E66" w:rsidRPr="007F5117" w:rsidRDefault="00754E66" w:rsidP="00754E66">
            <w:pPr>
              <w:pStyle w:val="TableTitle"/>
              <w:ind w:left="-108" w:right="-108"/>
              <w:jc w:val="center"/>
              <w:rPr>
                <w:rFonts w:cs="Arial"/>
                <w:i w:val="0"/>
              </w:rPr>
            </w:pPr>
          </w:p>
        </w:tc>
        <w:tc>
          <w:tcPr>
            <w:tcW w:w="1890" w:type="dxa"/>
            <w:vAlign w:val="bottom"/>
            <w:hideMark/>
          </w:tcPr>
          <w:p w14:paraId="35754296" w14:textId="77777777" w:rsidR="00754E66" w:rsidRPr="007F5117" w:rsidRDefault="00754E66" w:rsidP="00754E66">
            <w:pPr>
              <w:pStyle w:val="TableTitle"/>
              <w:rPr>
                <w:i w:val="0"/>
              </w:rPr>
            </w:pPr>
            <w:r w:rsidRPr="007F5117">
              <w:rPr>
                <w:i w:val="0"/>
              </w:rPr>
              <w:t>$’000</w:t>
            </w:r>
          </w:p>
        </w:tc>
        <w:tc>
          <w:tcPr>
            <w:tcW w:w="1890" w:type="dxa"/>
            <w:vAlign w:val="bottom"/>
            <w:hideMark/>
          </w:tcPr>
          <w:p w14:paraId="6E8856A5" w14:textId="6DC7337A" w:rsidR="00754E66" w:rsidRPr="007F5117" w:rsidRDefault="00754E66" w:rsidP="00754E66">
            <w:pPr>
              <w:pStyle w:val="TableTitle"/>
              <w:rPr>
                <w:i w:val="0"/>
              </w:rPr>
            </w:pPr>
            <w:r w:rsidRPr="007F5117">
              <w:rPr>
                <w:i w:val="0"/>
              </w:rPr>
              <w:t>$’000</w:t>
            </w:r>
          </w:p>
        </w:tc>
      </w:tr>
      <w:tr w:rsidR="00754E66" w:rsidRPr="007F5117" w14:paraId="0CDD3757" w14:textId="77777777" w:rsidTr="00530A52">
        <w:tc>
          <w:tcPr>
            <w:tcW w:w="4944" w:type="dxa"/>
            <w:vAlign w:val="bottom"/>
          </w:tcPr>
          <w:p w14:paraId="2BA1B88D" w14:textId="77777777" w:rsidR="00754E66" w:rsidRPr="007F5117" w:rsidRDefault="00754E66" w:rsidP="00754E66">
            <w:pPr>
              <w:pStyle w:val="TableText"/>
              <w:rPr>
                <w:rFonts w:cs="Arial"/>
              </w:rPr>
            </w:pPr>
          </w:p>
        </w:tc>
        <w:tc>
          <w:tcPr>
            <w:tcW w:w="630" w:type="dxa"/>
            <w:vAlign w:val="bottom"/>
          </w:tcPr>
          <w:p w14:paraId="7631D1B6" w14:textId="77777777" w:rsidR="00754E66" w:rsidRPr="007F5117" w:rsidRDefault="00754E66" w:rsidP="00754E66">
            <w:pPr>
              <w:pStyle w:val="TableTitle"/>
              <w:ind w:left="-108" w:right="-108"/>
              <w:jc w:val="center"/>
              <w:rPr>
                <w:rFonts w:cs="Arial"/>
                <w:i w:val="0"/>
              </w:rPr>
            </w:pPr>
          </w:p>
        </w:tc>
        <w:tc>
          <w:tcPr>
            <w:tcW w:w="1890" w:type="dxa"/>
            <w:vAlign w:val="bottom"/>
          </w:tcPr>
          <w:p w14:paraId="704720CF" w14:textId="77777777" w:rsidR="00754E66" w:rsidRPr="007F5117" w:rsidRDefault="00754E66" w:rsidP="00754E66">
            <w:pPr>
              <w:pStyle w:val="TableText"/>
              <w:tabs>
                <w:tab w:val="decimal" w:pos="1602"/>
              </w:tabs>
              <w:ind w:left="201" w:right="-198" w:firstLine="0"/>
            </w:pPr>
          </w:p>
        </w:tc>
        <w:tc>
          <w:tcPr>
            <w:tcW w:w="1890" w:type="dxa"/>
            <w:vAlign w:val="bottom"/>
          </w:tcPr>
          <w:p w14:paraId="73C2A267" w14:textId="77777777" w:rsidR="00754E66" w:rsidRPr="007F5117" w:rsidRDefault="00754E66" w:rsidP="00754E66">
            <w:pPr>
              <w:pStyle w:val="TableText"/>
              <w:tabs>
                <w:tab w:val="decimal" w:pos="1602"/>
              </w:tabs>
              <w:ind w:left="162" w:right="-198" w:firstLine="0"/>
            </w:pPr>
          </w:p>
        </w:tc>
      </w:tr>
      <w:tr w:rsidR="00754E66" w:rsidRPr="007F5117" w14:paraId="3684F367" w14:textId="77777777" w:rsidTr="00530A52">
        <w:tc>
          <w:tcPr>
            <w:tcW w:w="4944" w:type="dxa"/>
            <w:vAlign w:val="bottom"/>
          </w:tcPr>
          <w:p w14:paraId="1DA0CA11" w14:textId="77777777" w:rsidR="00754E66" w:rsidRPr="007F5117" w:rsidDel="00F31F49" w:rsidRDefault="00754E66" w:rsidP="00754E66">
            <w:pPr>
              <w:pStyle w:val="TableText"/>
              <w:rPr>
                <w:rFonts w:cs="Arial"/>
                <w:b/>
              </w:rPr>
            </w:pPr>
            <w:r w:rsidRPr="007F5117">
              <w:rPr>
                <w:rFonts w:cs="Arial"/>
                <w:b/>
              </w:rPr>
              <w:t>Revenue</w:t>
            </w:r>
          </w:p>
        </w:tc>
        <w:tc>
          <w:tcPr>
            <w:tcW w:w="630" w:type="dxa"/>
            <w:vAlign w:val="bottom"/>
          </w:tcPr>
          <w:p w14:paraId="3C74B043" w14:textId="77777777" w:rsidR="00754E66" w:rsidRPr="007F5117" w:rsidRDefault="00754E66" w:rsidP="00754E66">
            <w:pPr>
              <w:pStyle w:val="TableTitle"/>
              <w:ind w:left="-108" w:right="-108"/>
              <w:jc w:val="center"/>
              <w:rPr>
                <w:rFonts w:cs="Arial"/>
                <w:i w:val="0"/>
              </w:rPr>
            </w:pPr>
            <w:r w:rsidRPr="007F5117">
              <w:rPr>
                <w:rFonts w:cs="Arial"/>
                <w:i w:val="0"/>
              </w:rPr>
              <w:t>4</w:t>
            </w:r>
          </w:p>
        </w:tc>
        <w:tc>
          <w:tcPr>
            <w:tcW w:w="1890" w:type="dxa"/>
            <w:vAlign w:val="bottom"/>
          </w:tcPr>
          <w:p w14:paraId="639ADC1F" w14:textId="7250AC63" w:rsidR="00754E66" w:rsidRPr="007F5117" w:rsidRDefault="00602899" w:rsidP="00754E66">
            <w:pPr>
              <w:pStyle w:val="TableText"/>
              <w:tabs>
                <w:tab w:val="decimal" w:pos="1602"/>
              </w:tabs>
              <w:ind w:left="162" w:right="-198" w:firstLine="0"/>
              <w:rPr>
                <w:lang w:val="en-US"/>
              </w:rPr>
            </w:pPr>
            <w:r>
              <w:rPr>
                <w:lang w:val="en-US"/>
              </w:rPr>
              <w:t>162,390</w:t>
            </w:r>
          </w:p>
        </w:tc>
        <w:tc>
          <w:tcPr>
            <w:tcW w:w="1890" w:type="dxa"/>
            <w:vAlign w:val="bottom"/>
          </w:tcPr>
          <w:p w14:paraId="46FB6CAD" w14:textId="689280FB" w:rsidR="00754E66" w:rsidRPr="007F5117" w:rsidRDefault="00754E66" w:rsidP="00754E66">
            <w:pPr>
              <w:pStyle w:val="TableText"/>
              <w:tabs>
                <w:tab w:val="decimal" w:pos="1602"/>
              </w:tabs>
              <w:ind w:left="162" w:right="-198" w:firstLine="0"/>
            </w:pPr>
            <w:r>
              <w:rPr>
                <w:lang w:val="en-US"/>
              </w:rPr>
              <w:t>102,041</w:t>
            </w:r>
          </w:p>
        </w:tc>
      </w:tr>
      <w:tr w:rsidR="00754E66" w:rsidRPr="007F5117" w14:paraId="569B6107" w14:textId="77777777" w:rsidTr="00530A52">
        <w:tc>
          <w:tcPr>
            <w:tcW w:w="4944" w:type="dxa"/>
            <w:vAlign w:val="bottom"/>
          </w:tcPr>
          <w:p w14:paraId="257A85FE" w14:textId="77777777" w:rsidR="00754E66" w:rsidRPr="007F5117" w:rsidRDefault="00754E66" w:rsidP="00754E66">
            <w:pPr>
              <w:pStyle w:val="TableText"/>
              <w:rPr>
                <w:rFonts w:cs="Arial"/>
              </w:rPr>
            </w:pPr>
          </w:p>
        </w:tc>
        <w:tc>
          <w:tcPr>
            <w:tcW w:w="630" w:type="dxa"/>
            <w:vAlign w:val="bottom"/>
          </w:tcPr>
          <w:p w14:paraId="6873375D" w14:textId="77777777" w:rsidR="00754E66" w:rsidRPr="007F5117" w:rsidRDefault="00754E66" w:rsidP="00754E66">
            <w:pPr>
              <w:pStyle w:val="TableTitle"/>
              <w:ind w:left="-108" w:right="-108"/>
              <w:jc w:val="center"/>
              <w:rPr>
                <w:rFonts w:cs="Arial"/>
                <w:i w:val="0"/>
              </w:rPr>
            </w:pPr>
          </w:p>
        </w:tc>
        <w:tc>
          <w:tcPr>
            <w:tcW w:w="1890" w:type="dxa"/>
            <w:vAlign w:val="bottom"/>
          </w:tcPr>
          <w:p w14:paraId="271FDFAD" w14:textId="77777777" w:rsidR="00754E66" w:rsidRPr="007F5117" w:rsidRDefault="00754E66" w:rsidP="00754E66">
            <w:pPr>
              <w:pStyle w:val="TableText"/>
              <w:tabs>
                <w:tab w:val="decimal" w:pos="1602"/>
              </w:tabs>
              <w:ind w:left="162" w:right="-198" w:firstLine="0"/>
            </w:pPr>
          </w:p>
        </w:tc>
        <w:tc>
          <w:tcPr>
            <w:tcW w:w="1890" w:type="dxa"/>
            <w:vAlign w:val="bottom"/>
          </w:tcPr>
          <w:p w14:paraId="0CD4B11D" w14:textId="77777777" w:rsidR="00754E66" w:rsidRPr="007F5117" w:rsidRDefault="00754E66" w:rsidP="00754E66">
            <w:pPr>
              <w:pStyle w:val="TableText"/>
              <w:tabs>
                <w:tab w:val="decimal" w:pos="1602"/>
              </w:tabs>
              <w:ind w:left="162" w:right="-198" w:firstLine="0"/>
            </w:pPr>
          </w:p>
        </w:tc>
      </w:tr>
      <w:tr w:rsidR="00754E66" w:rsidRPr="007F5117" w14:paraId="265387C6" w14:textId="77777777" w:rsidTr="00530A52">
        <w:tc>
          <w:tcPr>
            <w:tcW w:w="4944" w:type="dxa"/>
            <w:vAlign w:val="bottom"/>
          </w:tcPr>
          <w:p w14:paraId="21E62BED" w14:textId="77777777" w:rsidR="00754E66" w:rsidRPr="007F5117" w:rsidRDefault="00754E66" w:rsidP="00754E66">
            <w:pPr>
              <w:pStyle w:val="TableText"/>
              <w:rPr>
                <w:rFonts w:cs="Arial"/>
              </w:rPr>
            </w:pPr>
            <w:r w:rsidRPr="007F5117">
              <w:rPr>
                <w:rFonts w:cs="Arial"/>
              </w:rPr>
              <w:t>Cost of sales</w:t>
            </w:r>
          </w:p>
        </w:tc>
        <w:tc>
          <w:tcPr>
            <w:tcW w:w="630" w:type="dxa"/>
            <w:vAlign w:val="bottom"/>
          </w:tcPr>
          <w:p w14:paraId="162FE988" w14:textId="77777777" w:rsidR="00754E66" w:rsidRPr="007F5117" w:rsidRDefault="00754E66" w:rsidP="00754E66">
            <w:pPr>
              <w:pStyle w:val="TableTitle"/>
              <w:ind w:left="-108" w:right="-108"/>
              <w:jc w:val="center"/>
              <w:rPr>
                <w:rFonts w:cs="Arial"/>
                <w:i w:val="0"/>
              </w:rPr>
            </w:pPr>
          </w:p>
        </w:tc>
        <w:tc>
          <w:tcPr>
            <w:tcW w:w="1890" w:type="dxa"/>
            <w:vAlign w:val="bottom"/>
          </w:tcPr>
          <w:p w14:paraId="471ED65B" w14:textId="1E27EEB9" w:rsidR="00754E66" w:rsidRPr="007F5117" w:rsidRDefault="00602899" w:rsidP="00754E66">
            <w:pPr>
              <w:pStyle w:val="TableText"/>
              <w:tabs>
                <w:tab w:val="decimal" w:pos="1602"/>
              </w:tabs>
              <w:ind w:left="162" w:right="-198" w:firstLine="0"/>
            </w:pPr>
            <w:r>
              <w:t>(112,947)</w:t>
            </w:r>
          </w:p>
        </w:tc>
        <w:tc>
          <w:tcPr>
            <w:tcW w:w="1890" w:type="dxa"/>
            <w:vAlign w:val="bottom"/>
          </w:tcPr>
          <w:p w14:paraId="051233A2" w14:textId="3F737D41" w:rsidR="00754E66" w:rsidRPr="007F5117" w:rsidRDefault="00754E66" w:rsidP="00754E66">
            <w:pPr>
              <w:pStyle w:val="TableText"/>
              <w:tabs>
                <w:tab w:val="decimal" w:pos="1602"/>
              </w:tabs>
              <w:ind w:left="162" w:right="-198" w:firstLine="0"/>
            </w:pPr>
            <w:r>
              <w:t>(67,076)</w:t>
            </w:r>
          </w:p>
        </w:tc>
      </w:tr>
      <w:tr w:rsidR="00754E66" w:rsidRPr="007F5117" w14:paraId="3C45E2CB" w14:textId="77777777" w:rsidTr="00530A52">
        <w:tc>
          <w:tcPr>
            <w:tcW w:w="4944" w:type="dxa"/>
            <w:vAlign w:val="bottom"/>
          </w:tcPr>
          <w:p w14:paraId="3FFD86C0" w14:textId="77777777" w:rsidR="00754E66" w:rsidRPr="007F5117" w:rsidRDefault="00754E66" w:rsidP="00754E66">
            <w:pPr>
              <w:pStyle w:val="TableText"/>
              <w:rPr>
                <w:rFonts w:cs="Arial"/>
              </w:rPr>
            </w:pPr>
            <w:r w:rsidRPr="007F5117">
              <w:rPr>
                <w:rFonts w:cs="Arial"/>
              </w:rPr>
              <w:t>Other revenue</w:t>
            </w:r>
          </w:p>
        </w:tc>
        <w:tc>
          <w:tcPr>
            <w:tcW w:w="630" w:type="dxa"/>
            <w:vAlign w:val="bottom"/>
          </w:tcPr>
          <w:p w14:paraId="7C2757B3" w14:textId="77777777" w:rsidR="00754E66" w:rsidRPr="007F5117" w:rsidRDefault="00754E66" w:rsidP="00754E66">
            <w:pPr>
              <w:pStyle w:val="TableTitle"/>
              <w:ind w:left="-108" w:right="-108"/>
              <w:jc w:val="center"/>
              <w:rPr>
                <w:rFonts w:cs="Arial"/>
                <w:i w:val="0"/>
              </w:rPr>
            </w:pPr>
          </w:p>
        </w:tc>
        <w:tc>
          <w:tcPr>
            <w:tcW w:w="1890" w:type="dxa"/>
            <w:vAlign w:val="bottom"/>
          </w:tcPr>
          <w:p w14:paraId="0C5C7A12" w14:textId="7CFDE706" w:rsidR="00754E66" w:rsidRPr="007F5117" w:rsidRDefault="00602899" w:rsidP="00754E66">
            <w:pPr>
              <w:pStyle w:val="TableText"/>
              <w:tabs>
                <w:tab w:val="decimal" w:pos="1602"/>
              </w:tabs>
              <w:ind w:left="162" w:right="-198" w:firstLine="0"/>
            </w:pPr>
            <w:r>
              <w:t>2</w:t>
            </w:r>
          </w:p>
        </w:tc>
        <w:tc>
          <w:tcPr>
            <w:tcW w:w="1890" w:type="dxa"/>
            <w:vAlign w:val="bottom"/>
          </w:tcPr>
          <w:p w14:paraId="52C3CABF" w14:textId="24FB1095" w:rsidR="00754E66" w:rsidRPr="007F5117" w:rsidRDefault="00754E66" w:rsidP="00754E66">
            <w:pPr>
              <w:pStyle w:val="TableText"/>
              <w:tabs>
                <w:tab w:val="decimal" w:pos="1602"/>
              </w:tabs>
              <w:ind w:left="162" w:right="-198" w:firstLine="0"/>
            </w:pPr>
            <w:r>
              <w:t>5</w:t>
            </w:r>
          </w:p>
        </w:tc>
      </w:tr>
      <w:tr w:rsidR="00754E66" w:rsidRPr="007F5117" w14:paraId="4F4150AC" w14:textId="77777777" w:rsidTr="00530A52">
        <w:tc>
          <w:tcPr>
            <w:tcW w:w="4944" w:type="dxa"/>
            <w:vAlign w:val="bottom"/>
          </w:tcPr>
          <w:p w14:paraId="4805AD7A" w14:textId="77777777" w:rsidR="00754E66" w:rsidRPr="007F5117" w:rsidRDefault="00754E66" w:rsidP="00754E66">
            <w:pPr>
              <w:pStyle w:val="TableText"/>
              <w:rPr>
                <w:rFonts w:cs="Arial"/>
              </w:rPr>
            </w:pPr>
            <w:r w:rsidRPr="007F5117">
              <w:rPr>
                <w:rFonts w:cs="Arial"/>
              </w:rPr>
              <w:t>General and administrative expenses</w:t>
            </w:r>
          </w:p>
        </w:tc>
        <w:tc>
          <w:tcPr>
            <w:tcW w:w="630" w:type="dxa"/>
            <w:vAlign w:val="bottom"/>
          </w:tcPr>
          <w:p w14:paraId="1CDCFD1C" w14:textId="77777777" w:rsidR="00754E66" w:rsidRPr="007F5117" w:rsidRDefault="00754E66" w:rsidP="00754E66">
            <w:pPr>
              <w:pStyle w:val="TableTitle"/>
              <w:ind w:left="-108" w:right="-108"/>
              <w:jc w:val="center"/>
              <w:rPr>
                <w:rFonts w:cs="Arial"/>
                <w:i w:val="0"/>
              </w:rPr>
            </w:pPr>
          </w:p>
        </w:tc>
        <w:tc>
          <w:tcPr>
            <w:tcW w:w="1890" w:type="dxa"/>
            <w:vAlign w:val="bottom"/>
          </w:tcPr>
          <w:p w14:paraId="64E6E234" w14:textId="1F6E3503" w:rsidR="00754E66" w:rsidRPr="007F5117" w:rsidRDefault="00602899" w:rsidP="00754E66">
            <w:pPr>
              <w:pStyle w:val="TableText"/>
              <w:tabs>
                <w:tab w:val="decimal" w:pos="1602"/>
              </w:tabs>
              <w:ind w:left="162" w:right="-198" w:firstLine="0"/>
            </w:pPr>
            <w:r>
              <w:t>(43,260)</w:t>
            </w:r>
          </w:p>
        </w:tc>
        <w:tc>
          <w:tcPr>
            <w:tcW w:w="1890" w:type="dxa"/>
            <w:vAlign w:val="bottom"/>
          </w:tcPr>
          <w:p w14:paraId="0880C63A" w14:textId="782B190E" w:rsidR="00754E66" w:rsidRPr="007F5117" w:rsidRDefault="00754E66" w:rsidP="00754E66">
            <w:pPr>
              <w:pStyle w:val="TableText"/>
              <w:tabs>
                <w:tab w:val="decimal" w:pos="1602"/>
              </w:tabs>
              <w:ind w:left="162" w:right="-198" w:firstLine="0"/>
            </w:pPr>
            <w:r>
              <w:t>(35,570)</w:t>
            </w:r>
          </w:p>
        </w:tc>
      </w:tr>
      <w:tr w:rsidR="00602899" w:rsidRPr="007F5117" w14:paraId="6F642396" w14:textId="77777777" w:rsidTr="00530A52">
        <w:tc>
          <w:tcPr>
            <w:tcW w:w="4944" w:type="dxa"/>
            <w:vAlign w:val="bottom"/>
          </w:tcPr>
          <w:p w14:paraId="6942897F" w14:textId="0CC9A6CE" w:rsidR="00602899" w:rsidRPr="007F5117" w:rsidRDefault="00602899" w:rsidP="00754E66">
            <w:pPr>
              <w:pStyle w:val="TableText"/>
              <w:rPr>
                <w:rFonts w:cs="Arial"/>
              </w:rPr>
            </w:pPr>
            <w:r>
              <w:rPr>
                <w:rFonts w:cs="Arial"/>
              </w:rPr>
              <w:t>Finance cost</w:t>
            </w:r>
            <w:ins w:id="12" w:author="Mak, Brian HL" w:date="2022-06-07T10:05:00Z">
              <w:r w:rsidR="00DA7DE5">
                <w:rPr>
                  <w:rFonts w:cs="Arial"/>
                </w:rPr>
                <w:t>s</w:t>
              </w:r>
            </w:ins>
          </w:p>
        </w:tc>
        <w:tc>
          <w:tcPr>
            <w:tcW w:w="630" w:type="dxa"/>
            <w:vAlign w:val="bottom"/>
          </w:tcPr>
          <w:p w14:paraId="38A1B4B0" w14:textId="6ED6FE63" w:rsidR="00602899" w:rsidRPr="007F5117" w:rsidRDefault="00602899" w:rsidP="00754E66">
            <w:pPr>
              <w:pStyle w:val="TableTitle"/>
              <w:ind w:left="-108" w:right="-108"/>
              <w:jc w:val="center"/>
              <w:rPr>
                <w:rFonts w:cs="Arial"/>
                <w:i w:val="0"/>
              </w:rPr>
            </w:pPr>
            <w:r>
              <w:rPr>
                <w:rFonts w:cs="Arial"/>
                <w:i w:val="0"/>
              </w:rPr>
              <w:t>5(a)</w:t>
            </w:r>
          </w:p>
        </w:tc>
        <w:tc>
          <w:tcPr>
            <w:tcW w:w="1890" w:type="dxa"/>
            <w:vAlign w:val="bottom"/>
          </w:tcPr>
          <w:p w14:paraId="2E9D9ED4" w14:textId="7EF4C2D1" w:rsidR="00602899" w:rsidRDefault="00602899" w:rsidP="00754E66">
            <w:pPr>
              <w:pStyle w:val="TableText"/>
              <w:tabs>
                <w:tab w:val="decimal" w:pos="1602"/>
              </w:tabs>
              <w:ind w:left="162" w:right="-198" w:firstLine="0"/>
            </w:pPr>
            <w:r>
              <w:t>(12)</w:t>
            </w:r>
          </w:p>
        </w:tc>
        <w:tc>
          <w:tcPr>
            <w:tcW w:w="1890" w:type="dxa"/>
            <w:vAlign w:val="bottom"/>
          </w:tcPr>
          <w:p w14:paraId="6FE2EB27" w14:textId="6EDDD82B" w:rsidR="00602899" w:rsidRDefault="00602899" w:rsidP="00754E66">
            <w:pPr>
              <w:pStyle w:val="TableText"/>
              <w:tabs>
                <w:tab w:val="decimal" w:pos="1602"/>
              </w:tabs>
              <w:ind w:left="162" w:right="-198" w:firstLine="0"/>
            </w:pPr>
            <w:r>
              <w:t>-</w:t>
            </w:r>
          </w:p>
        </w:tc>
      </w:tr>
      <w:tr w:rsidR="00754E66" w:rsidRPr="007F5117" w14:paraId="4A9FA7F4" w14:textId="77777777" w:rsidTr="00530A52">
        <w:tc>
          <w:tcPr>
            <w:tcW w:w="4944" w:type="dxa"/>
            <w:vAlign w:val="bottom"/>
          </w:tcPr>
          <w:p w14:paraId="17C0B9C4" w14:textId="77777777" w:rsidR="00754E66" w:rsidRPr="007F5117" w:rsidRDefault="00754E66" w:rsidP="00754E66">
            <w:pPr>
              <w:pStyle w:val="TableText"/>
            </w:pPr>
          </w:p>
        </w:tc>
        <w:tc>
          <w:tcPr>
            <w:tcW w:w="630" w:type="dxa"/>
            <w:vAlign w:val="bottom"/>
          </w:tcPr>
          <w:p w14:paraId="57A36187" w14:textId="77777777" w:rsidR="00754E66" w:rsidRPr="007F5117" w:rsidRDefault="00754E66" w:rsidP="00754E66">
            <w:pPr>
              <w:pStyle w:val="TableTitle"/>
              <w:ind w:left="-108" w:right="-108"/>
              <w:jc w:val="center"/>
              <w:rPr>
                <w:i w:val="0"/>
              </w:rPr>
            </w:pPr>
          </w:p>
        </w:tc>
        <w:tc>
          <w:tcPr>
            <w:tcW w:w="1890" w:type="dxa"/>
            <w:hideMark/>
          </w:tcPr>
          <w:p w14:paraId="31E16344"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2EA9FEC5" w14:textId="7C28E625"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22E5591B" w14:textId="77777777" w:rsidTr="00530A52">
        <w:tc>
          <w:tcPr>
            <w:tcW w:w="4944" w:type="dxa"/>
            <w:vAlign w:val="bottom"/>
          </w:tcPr>
          <w:p w14:paraId="69FB140E" w14:textId="39615FDE" w:rsidR="00754E66" w:rsidRPr="007F5117" w:rsidRDefault="00754E66" w:rsidP="00754E66">
            <w:pPr>
              <w:pStyle w:val="TableText"/>
              <w:rPr>
                <w:rFonts w:cs="Arial"/>
                <w:b/>
              </w:rPr>
            </w:pPr>
            <w:r>
              <w:rPr>
                <w:rFonts w:cs="Arial"/>
                <w:b/>
              </w:rPr>
              <w:t>P</w:t>
            </w:r>
            <w:r w:rsidRPr="007F5117">
              <w:rPr>
                <w:rFonts w:cs="Arial"/>
                <w:b/>
              </w:rPr>
              <w:t>rofit</w:t>
            </w:r>
            <w:r>
              <w:rPr>
                <w:rFonts w:cs="Arial"/>
                <w:b/>
              </w:rPr>
              <w:t>/(loss)</w:t>
            </w:r>
            <w:r w:rsidRPr="007F5117">
              <w:rPr>
                <w:rFonts w:cs="Arial"/>
                <w:b/>
              </w:rPr>
              <w:t xml:space="preserve"> before taxation</w:t>
            </w:r>
          </w:p>
        </w:tc>
        <w:tc>
          <w:tcPr>
            <w:tcW w:w="630" w:type="dxa"/>
            <w:vAlign w:val="bottom"/>
          </w:tcPr>
          <w:p w14:paraId="603D43D0" w14:textId="77777777" w:rsidR="00754E66" w:rsidRPr="007F5117" w:rsidRDefault="00754E66" w:rsidP="00754E66">
            <w:pPr>
              <w:pStyle w:val="TableTitle"/>
              <w:ind w:left="-108" w:right="-108"/>
              <w:jc w:val="center"/>
              <w:rPr>
                <w:rFonts w:cs="Arial"/>
                <w:i w:val="0"/>
              </w:rPr>
            </w:pPr>
            <w:r w:rsidRPr="007F5117">
              <w:rPr>
                <w:rFonts w:cs="Arial"/>
                <w:i w:val="0"/>
              </w:rPr>
              <w:t>5</w:t>
            </w:r>
          </w:p>
        </w:tc>
        <w:tc>
          <w:tcPr>
            <w:tcW w:w="1890" w:type="dxa"/>
            <w:vAlign w:val="bottom"/>
          </w:tcPr>
          <w:p w14:paraId="295F5D87" w14:textId="4B0A2693" w:rsidR="00754E66" w:rsidRPr="007F5117" w:rsidRDefault="00602899" w:rsidP="00754E66">
            <w:pPr>
              <w:pStyle w:val="TableText"/>
              <w:tabs>
                <w:tab w:val="decimal" w:pos="1602"/>
              </w:tabs>
              <w:ind w:left="162" w:right="-198" w:firstLine="0"/>
            </w:pPr>
            <w:r>
              <w:t>6,173</w:t>
            </w:r>
          </w:p>
        </w:tc>
        <w:tc>
          <w:tcPr>
            <w:tcW w:w="1890" w:type="dxa"/>
            <w:vAlign w:val="bottom"/>
          </w:tcPr>
          <w:p w14:paraId="4A93CB26" w14:textId="7A183921" w:rsidR="00754E66" w:rsidRPr="007F5117" w:rsidRDefault="00754E66" w:rsidP="00754E66">
            <w:pPr>
              <w:pStyle w:val="TableText"/>
              <w:tabs>
                <w:tab w:val="decimal" w:pos="1602"/>
              </w:tabs>
              <w:ind w:left="162" w:right="-198" w:firstLine="0"/>
            </w:pPr>
            <w:r>
              <w:t>(600)</w:t>
            </w:r>
          </w:p>
        </w:tc>
      </w:tr>
      <w:tr w:rsidR="00754E66" w:rsidRPr="007F5117" w14:paraId="44B1ACB4" w14:textId="77777777" w:rsidTr="00530A52">
        <w:tc>
          <w:tcPr>
            <w:tcW w:w="4944" w:type="dxa"/>
            <w:vAlign w:val="bottom"/>
          </w:tcPr>
          <w:p w14:paraId="539834A7" w14:textId="77777777" w:rsidR="00754E66" w:rsidRPr="007F5117" w:rsidRDefault="00754E66" w:rsidP="00754E66">
            <w:pPr>
              <w:pStyle w:val="TableText"/>
              <w:rPr>
                <w:rFonts w:cs="Arial"/>
              </w:rPr>
            </w:pPr>
          </w:p>
        </w:tc>
        <w:tc>
          <w:tcPr>
            <w:tcW w:w="630" w:type="dxa"/>
            <w:vAlign w:val="bottom"/>
          </w:tcPr>
          <w:p w14:paraId="1128CE53" w14:textId="77777777" w:rsidR="00754E66" w:rsidRPr="007F5117" w:rsidRDefault="00754E66" w:rsidP="00754E66">
            <w:pPr>
              <w:pStyle w:val="TableTitle"/>
              <w:ind w:left="-108" w:right="-108"/>
              <w:jc w:val="center"/>
              <w:rPr>
                <w:rFonts w:cs="Arial"/>
                <w:i w:val="0"/>
              </w:rPr>
            </w:pPr>
          </w:p>
        </w:tc>
        <w:tc>
          <w:tcPr>
            <w:tcW w:w="1890" w:type="dxa"/>
            <w:vAlign w:val="bottom"/>
          </w:tcPr>
          <w:p w14:paraId="65800FF4" w14:textId="77777777" w:rsidR="00754E66" w:rsidRPr="007F5117" w:rsidRDefault="00754E66" w:rsidP="00754E66">
            <w:pPr>
              <w:pStyle w:val="TableText"/>
              <w:tabs>
                <w:tab w:val="decimal" w:pos="1602"/>
              </w:tabs>
              <w:ind w:left="162" w:right="-198" w:firstLine="0"/>
            </w:pPr>
          </w:p>
        </w:tc>
        <w:tc>
          <w:tcPr>
            <w:tcW w:w="1890" w:type="dxa"/>
            <w:vAlign w:val="bottom"/>
          </w:tcPr>
          <w:p w14:paraId="7CF1009E" w14:textId="77777777" w:rsidR="00754E66" w:rsidRPr="007F5117" w:rsidRDefault="00754E66" w:rsidP="00754E66">
            <w:pPr>
              <w:pStyle w:val="TableText"/>
              <w:tabs>
                <w:tab w:val="decimal" w:pos="1602"/>
              </w:tabs>
              <w:ind w:left="162" w:right="-198" w:firstLine="0"/>
            </w:pPr>
          </w:p>
        </w:tc>
      </w:tr>
      <w:tr w:rsidR="00754E66" w:rsidRPr="007F5117" w14:paraId="08654CDA" w14:textId="77777777" w:rsidTr="00530A52">
        <w:tc>
          <w:tcPr>
            <w:tcW w:w="4944" w:type="dxa"/>
            <w:vAlign w:val="bottom"/>
          </w:tcPr>
          <w:p w14:paraId="6F3B403E" w14:textId="77777777" w:rsidR="00754E66" w:rsidRPr="007F5117" w:rsidRDefault="00754E66" w:rsidP="00754E66">
            <w:pPr>
              <w:pStyle w:val="TableText"/>
              <w:rPr>
                <w:rFonts w:cs="Arial"/>
              </w:rPr>
            </w:pPr>
            <w:r w:rsidRPr="007F5117">
              <w:rPr>
                <w:rFonts w:cs="Arial"/>
              </w:rPr>
              <w:t>Income tax</w:t>
            </w:r>
          </w:p>
        </w:tc>
        <w:tc>
          <w:tcPr>
            <w:tcW w:w="630" w:type="dxa"/>
            <w:vAlign w:val="bottom"/>
          </w:tcPr>
          <w:p w14:paraId="4F1C75F8" w14:textId="77777777" w:rsidR="00754E66" w:rsidRPr="007F5117" w:rsidRDefault="00754E66" w:rsidP="00754E66">
            <w:pPr>
              <w:pStyle w:val="TableTitle"/>
              <w:ind w:left="-108" w:right="-108"/>
              <w:jc w:val="center"/>
              <w:rPr>
                <w:rFonts w:cs="Arial"/>
                <w:i w:val="0"/>
              </w:rPr>
            </w:pPr>
            <w:r w:rsidRPr="007F5117">
              <w:rPr>
                <w:rFonts w:cs="Arial"/>
                <w:i w:val="0"/>
              </w:rPr>
              <w:t>6</w:t>
            </w:r>
          </w:p>
        </w:tc>
        <w:tc>
          <w:tcPr>
            <w:tcW w:w="1890" w:type="dxa"/>
            <w:vAlign w:val="bottom"/>
          </w:tcPr>
          <w:p w14:paraId="11E69738" w14:textId="3E5D6D2D" w:rsidR="00754E66" w:rsidRPr="007F5117" w:rsidRDefault="00602899" w:rsidP="00754E66">
            <w:pPr>
              <w:pStyle w:val="TableText"/>
              <w:tabs>
                <w:tab w:val="decimal" w:pos="1602"/>
              </w:tabs>
              <w:ind w:left="162" w:right="-198" w:firstLine="0"/>
            </w:pPr>
            <w:r>
              <w:t>(784)</w:t>
            </w:r>
          </w:p>
        </w:tc>
        <w:tc>
          <w:tcPr>
            <w:tcW w:w="1890" w:type="dxa"/>
            <w:vAlign w:val="bottom"/>
          </w:tcPr>
          <w:p w14:paraId="5643F6F1" w14:textId="60B2F3B7" w:rsidR="00754E66" w:rsidRPr="007F5117" w:rsidRDefault="00754E66" w:rsidP="00754E66">
            <w:pPr>
              <w:pStyle w:val="TableText"/>
              <w:tabs>
                <w:tab w:val="decimal" w:pos="1602"/>
              </w:tabs>
              <w:ind w:left="162" w:right="-198" w:firstLine="0"/>
            </w:pPr>
            <w:r>
              <w:t>645</w:t>
            </w:r>
          </w:p>
        </w:tc>
      </w:tr>
      <w:tr w:rsidR="00754E66" w:rsidRPr="007F5117" w14:paraId="3E4FA740" w14:textId="77777777" w:rsidTr="00530A52">
        <w:tc>
          <w:tcPr>
            <w:tcW w:w="4944" w:type="dxa"/>
            <w:vAlign w:val="bottom"/>
          </w:tcPr>
          <w:p w14:paraId="3141FDBF" w14:textId="77777777" w:rsidR="00754E66" w:rsidRPr="007F5117" w:rsidRDefault="00754E66" w:rsidP="00754E66">
            <w:pPr>
              <w:pStyle w:val="TableText"/>
            </w:pPr>
          </w:p>
        </w:tc>
        <w:tc>
          <w:tcPr>
            <w:tcW w:w="630" w:type="dxa"/>
            <w:vAlign w:val="bottom"/>
          </w:tcPr>
          <w:p w14:paraId="4BB044DA" w14:textId="77777777" w:rsidR="00754E66" w:rsidRPr="007F5117" w:rsidRDefault="00754E66" w:rsidP="00754E66">
            <w:pPr>
              <w:pStyle w:val="TableTitle"/>
              <w:ind w:left="-108" w:right="-108"/>
              <w:jc w:val="center"/>
              <w:rPr>
                <w:i w:val="0"/>
              </w:rPr>
            </w:pPr>
          </w:p>
        </w:tc>
        <w:tc>
          <w:tcPr>
            <w:tcW w:w="1890" w:type="dxa"/>
            <w:hideMark/>
          </w:tcPr>
          <w:p w14:paraId="444E4F70"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0B4A5947" w14:textId="4D78CCC2"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38C39A27" w14:textId="77777777" w:rsidTr="00530A52">
        <w:tc>
          <w:tcPr>
            <w:tcW w:w="4944" w:type="dxa"/>
            <w:vAlign w:val="bottom"/>
          </w:tcPr>
          <w:p w14:paraId="10D00D68" w14:textId="77777777" w:rsidR="00754E66" w:rsidRPr="007F5117" w:rsidRDefault="00754E66" w:rsidP="00754E66">
            <w:pPr>
              <w:pStyle w:val="TableText"/>
              <w:rPr>
                <w:rFonts w:cs="Arial"/>
                <w:b/>
              </w:rPr>
            </w:pPr>
            <w:r w:rsidRPr="007F5117">
              <w:rPr>
                <w:rFonts w:cs="Arial"/>
                <w:b/>
              </w:rPr>
              <w:t>Profit and total comprehensive income for the year</w:t>
            </w:r>
          </w:p>
        </w:tc>
        <w:tc>
          <w:tcPr>
            <w:tcW w:w="630" w:type="dxa"/>
            <w:vAlign w:val="bottom"/>
          </w:tcPr>
          <w:p w14:paraId="189F0961" w14:textId="77777777" w:rsidR="00754E66" w:rsidRPr="007F5117" w:rsidRDefault="00754E66" w:rsidP="00754E66">
            <w:pPr>
              <w:pStyle w:val="TableTitle"/>
              <w:ind w:left="-108" w:right="-108"/>
              <w:jc w:val="center"/>
              <w:rPr>
                <w:rFonts w:cs="Arial"/>
                <w:i w:val="0"/>
              </w:rPr>
            </w:pPr>
          </w:p>
        </w:tc>
        <w:tc>
          <w:tcPr>
            <w:tcW w:w="1890" w:type="dxa"/>
            <w:vAlign w:val="bottom"/>
          </w:tcPr>
          <w:p w14:paraId="2837835D" w14:textId="3608136C" w:rsidR="00754E66" w:rsidRPr="007F5117" w:rsidRDefault="00602899" w:rsidP="00754E66">
            <w:pPr>
              <w:pStyle w:val="TableText"/>
              <w:tabs>
                <w:tab w:val="decimal" w:pos="1602"/>
              </w:tabs>
              <w:ind w:left="162" w:right="-198" w:firstLine="0"/>
            </w:pPr>
            <w:r>
              <w:t>5,389</w:t>
            </w:r>
          </w:p>
        </w:tc>
        <w:tc>
          <w:tcPr>
            <w:tcW w:w="1890" w:type="dxa"/>
            <w:vAlign w:val="bottom"/>
          </w:tcPr>
          <w:p w14:paraId="74B7584E" w14:textId="68DE3C73" w:rsidR="00754E66" w:rsidRPr="007F5117" w:rsidRDefault="00754E66" w:rsidP="00754E66">
            <w:pPr>
              <w:pStyle w:val="TableText"/>
              <w:tabs>
                <w:tab w:val="decimal" w:pos="1602"/>
              </w:tabs>
              <w:ind w:left="162" w:right="-198" w:firstLine="0"/>
            </w:pPr>
            <w:r>
              <w:t>45</w:t>
            </w:r>
          </w:p>
        </w:tc>
      </w:tr>
      <w:tr w:rsidR="00754E66" w:rsidRPr="007F5117" w14:paraId="6BFEFE18" w14:textId="77777777" w:rsidTr="00530A52">
        <w:tc>
          <w:tcPr>
            <w:tcW w:w="4944" w:type="dxa"/>
            <w:vAlign w:val="bottom"/>
          </w:tcPr>
          <w:p w14:paraId="42FDA0B6" w14:textId="77777777" w:rsidR="00754E66" w:rsidRPr="007F5117" w:rsidRDefault="00754E66" w:rsidP="00754E66">
            <w:pPr>
              <w:pStyle w:val="TableText"/>
            </w:pPr>
          </w:p>
        </w:tc>
        <w:tc>
          <w:tcPr>
            <w:tcW w:w="630" w:type="dxa"/>
            <w:vAlign w:val="bottom"/>
          </w:tcPr>
          <w:p w14:paraId="170B3817" w14:textId="77777777" w:rsidR="00754E66" w:rsidRPr="007F5117" w:rsidRDefault="00754E66" w:rsidP="00754E66">
            <w:pPr>
              <w:pStyle w:val="TableTitle"/>
              <w:ind w:left="-108" w:right="-108"/>
              <w:jc w:val="center"/>
              <w:rPr>
                <w:i w:val="0"/>
              </w:rPr>
            </w:pPr>
          </w:p>
        </w:tc>
        <w:tc>
          <w:tcPr>
            <w:tcW w:w="1890" w:type="dxa"/>
            <w:hideMark/>
          </w:tcPr>
          <w:p w14:paraId="24739942" w14:textId="77777777" w:rsidR="00754E66" w:rsidRPr="007F5117" w:rsidRDefault="00754E66" w:rsidP="00754E66">
            <w:pPr>
              <w:pStyle w:val="TableText"/>
              <w:tabs>
                <w:tab w:val="decimal" w:pos="1602"/>
                <w:tab w:val="right" w:pos="1872"/>
              </w:tabs>
              <w:spacing w:line="160" w:lineRule="exact"/>
              <w:ind w:left="213" w:right="-198" w:firstLine="0"/>
              <w:rPr>
                <w:sz w:val="24"/>
                <w:u w:val="double"/>
                <w:vertAlign w:val="superscript"/>
              </w:rPr>
            </w:pPr>
            <w:r w:rsidRPr="007F5117">
              <w:rPr>
                <w:sz w:val="24"/>
                <w:u w:val="double"/>
                <w:vertAlign w:val="superscript"/>
              </w:rPr>
              <w:tab/>
            </w:r>
          </w:p>
        </w:tc>
        <w:tc>
          <w:tcPr>
            <w:tcW w:w="1890" w:type="dxa"/>
            <w:hideMark/>
          </w:tcPr>
          <w:p w14:paraId="01CB36B9"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double"/>
                <w:vertAlign w:val="superscript"/>
              </w:rPr>
              <w:tab/>
            </w:r>
          </w:p>
        </w:tc>
      </w:tr>
    </w:tbl>
    <w:p w14:paraId="3066C2FA" w14:textId="77777777" w:rsidR="00176056" w:rsidRPr="007F5117" w:rsidRDefault="00176056">
      <w:pPr>
        <w:pStyle w:val="BodyText"/>
        <w:spacing w:before="0"/>
        <w:rPr>
          <w:lang w:val="en-GB"/>
        </w:rPr>
      </w:pPr>
    </w:p>
    <w:p w14:paraId="7152BCB8" w14:textId="77777777" w:rsidR="00176056" w:rsidRPr="007F5117" w:rsidRDefault="00176056">
      <w:pPr>
        <w:pStyle w:val="BodyText"/>
        <w:spacing w:before="0"/>
        <w:rPr>
          <w:lang w:val="en-GB"/>
        </w:rPr>
      </w:pPr>
    </w:p>
    <w:p w14:paraId="0E1EDF20" w14:textId="77777777" w:rsidR="00176056" w:rsidRPr="007F5117" w:rsidRDefault="00176056">
      <w:pPr>
        <w:pStyle w:val="BodyText"/>
        <w:spacing w:before="0"/>
        <w:rPr>
          <w:lang w:val="en-GB"/>
        </w:rPr>
      </w:pPr>
    </w:p>
    <w:p w14:paraId="516280E7" w14:textId="77777777" w:rsidR="00176056" w:rsidRPr="007F5117" w:rsidRDefault="00176056">
      <w:pPr>
        <w:pStyle w:val="BodyText"/>
        <w:spacing w:before="0"/>
        <w:rPr>
          <w:lang w:val="en-GB"/>
        </w:rPr>
      </w:pPr>
    </w:p>
    <w:p w14:paraId="4AF7F330" w14:textId="77777777" w:rsidR="00176056" w:rsidRPr="007F5117" w:rsidRDefault="00176056">
      <w:pPr>
        <w:pStyle w:val="BodyText"/>
        <w:spacing w:before="0"/>
        <w:rPr>
          <w:lang w:val="en-GB"/>
        </w:rPr>
      </w:pPr>
    </w:p>
    <w:p w14:paraId="2539470A" w14:textId="77777777" w:rsidR="00176056" w:rsidRPr="007F5117" w:rsidRDefault="00176056">
      <w:pPr>
        <w:pStyle w:val="BodyText"/>
        <w:spacing w:before="0"/>
        <w:rPr>
          <w:lang w:val="en-GB"/>
        </w:rPr>
      </w:pPr>
    </w:p>
    <w:p w14:paraId="216712DE" w14:textId="77777777" w:rsidR="00ED53F0" w:rsidRPr="007F5117" w:rsidRDefault="00ED53F0">
      <w:pPr>
        <w:pStyle w:val="BodyText"/>
        <w:spacing w:before="0"/>
        <w:rPr>
          <w:lang w:val="en-GB"/>
        </w:rPr>
      </w:pPr>
    </w:p>
    <w:p w14:paraId="0A4B8606" w14:textId="77777777" w:rsidR="00ED53F0" w:rsidRPr="007F5117" w:rsidRDefault="00ED53F0">
      <w:pPr>
        <w:pStyle w:val="BodyText"/>
        <w:spacing w:before="0"/>
        <w:rPr>
          <w:lang w:val="en-GB"/>
        </w:rPr>
      </w:pPr>
    </w:p>
    <w:p w14:paraId="0E615093" w14:textId="77777777" w:rsidR="00ED53F0" w:rsidRPr="007F5117" w:rsidRDefault="00ED53F0">
      <w:pPr>
        <w:pStyle w:val="BodyText"/>
        <w:spacing w:before="0"/>
        <w:rPr>
          <w:lang w:val="en-GB"/>
        </w:rPr>
      </w:pPr>
    </w:p>
    <w:p w14:paraId="465CDA50" w14:textId="77777777" w:rsidR="00ED53F0" w:rsidRPr="007F5117" w:rsidRDefault="00ED53F0">
      <w:pPr>
        <w:pStyle w:val="BodyText"/>
        <w:spacing w:before="0"/>
        <w:rPr>
          <w:lang w:val="en-GB"/>
        </w:rPr>
      </w:pPr>
    </w:p>
    <w:p w14:paraId="733010C4" w14:textId="77777777" w:rsidR="00ED53F0" w:rsidRPr="007F5117" w:rsidRDefault="00ED53F0">
      <w:pPr>
        <w:pStyle w:val="BodyText"/>
        <w:spacing w:before="0"/>
        <w:rPr>
          <w:lang w:val="en-GB"/>
        </w:rPr>
      </w:pPr>
    </w:p>
    <w:p w14:paraId="16002A03" w14:textId="77777777" w:rsidR="00ED53F0" w:rsidRPr="007F5117" w:rsidRDefault="00ED53F0">
      <w:pPr>
        <w:pStyle w:val="BodyText"/>
        <w:spacing w:before="0"/>
        <w:rPr>
          <w:lang w:val="en-GB"/>
        </w:rPr>
      </w:pPr>
    </w:p>
    <w:p w14:paraId="1F5883D8" w14:textId="77777777" w:rsidR="00ED53F0" w:rsidRPr="007F5117" w:rsidRDefault="00ED53F0">
      <w:pPr>
        <w:pStyle w:val="BodyText"/>
        <w:spacing w:before="0"/>
        <w:rPr>
          <w:lang w:val="en-GB"/>
        </w:rPr>
      </w:pPr>
    </w:p>
    <w:p w14:paraId="21C6A546" w14:textId="77777777" w:rsidR="00ED53F0" w:rsidRPr="007F5117" w:rsidRDefault="00ED53F0">
      <w:pPr>
        <w:pStyle w:val="BodyText"/>
        <w:spacing w:before="0"/>
        <w:rPr>
          <w:lang w:val="en-GB"/>
        </w:rPr>
      </w:pPr>
    </w:p>
    <w:p w14:paraId="5CBF43EC" w14:textId="77777777" w:rsidR="00A343C4" w:rsidRPr="007F5117" w:rsidRDefault="00A343C4">
      <w:pPr>
        <w:pStyle w:val="BodyText"/>
        <w:spacing w:before="0"/>
        <w:rPr>
          <w:lang w:val="en-GB"/>
        </w:rPr>
      </w:pPr>
    </w:p>
    <w:p w14:paraId="309D983E" w14:textId="77777777" w:rsidR="00A343C4" w:rsidRPr="007F5117" w:rsidRDefault="00A343C4">
      <w:pPr>
        <w:pStyle w:val="BodyText"/>
        <w:spacing w:before="0"/>
        <w:rPr>
          <w:lang w:val="en-GB"/>
        </w:rPr>
      </w:pPr>
    </w:p>
    <w:p w14:paraId="28E63E65" w14:textId="77777777" w:rsidR="00A343C4" w:rsidRPr="007F5117" w:rsidRDefault="00A343C4">
      <w:pPr>
        <w:pStyle w:val="BodyText"/>
        <w:spacing w:before="0"/>
        <w:rPr>
          <w:lang w:val="en-GB"/>
        </w:rPr>
      </w:pPr>
    </w:p>
    <w:p w14:paraId="23F46130" w14:textId="77777777" w:rsidR="00ED53F0" w:rsidRPr="007F5117" w:rsidRDefault="00ED53F0">
      <w:pPr>
        <w:pStyle w:val="BodyText"/>
        <w:spacing w:before="0"/>
        <w:rPr>
          <w:lang w:val="en-GB"/>
        </w:rPr>
      </w:pPr>
    </w:p>
    <w:p w14:paraId="714146A0" w14:textId="77777777" w:rsidR="00ED53F0" w:rsidRPr="007F5117" w:rsidRDefault="00ED53F0">
      <w:pPr>
        <w:pStyle w:val="BodyText"/>
        <w:spacing w:before="0"/>
        <w:rPr>
          <w:lang w:val="en-GB"/>
        </w:rPr>
      </w:pPr>
    </w:p>
    <w:p w14:paraId="703F604F" w14:textId="77777777" w:rsidR="00ED53F0" w:rsidRPr="007F5117" w:rsidRDefault="00ED53F0">
      <w:pPr>
        <w:pStyle w:val="BodyText"/>
        <w:spacing w:before="0"/>
        <w:rPr>
          <w:lang w:val="en-GB"/>
        </w:rPr>
      </w:pPr>
    </w:p>
    <w:p w14:paraId="4A5E9E06" w14:textId="77777777" w:rsidR="00A343C4" w:rsidRPr="007F5117" w:rsidRDefault="00A343C4">
      <w:pPr>
        <w:pStyle w:val="BodyText"/>
        <w:spacing w:before="0"/>
        <w:rPr>
          <w:lang w:val="en-GB"/>
        </w:rPr>
      </w:pPr>
    </w:p>
    <w:p w14:paraId="2AE1389A" w14:textId="77777777" w:rsidR="00A343C4" w:rsidRPr="007F5117" w:rsidRDefault="00A343C4">
      <w:pPr>
        <w:pStyle w:val="BodyText"/>
        <w:spacing w:before="0"/>
        <w:rPr>
          <w:lang w:val="en-GB"/>
        </w:rPr>
      </w:pPr>
    </w:p>
    <w:p w14:paraId="1D453F6B" w14:textId="77777777" w:rsidR="00ED53F0" w:rsidRPr="007F5117" w:rsidRDefault="00ED53F0">
      <w:pPr>
        <w:pStyle w:val="BodyText"/>
        <w:spacing w:before="0"/>
        <w:rPr>
          <w:lang w:val="en-GB"/>
        </w:rPr>
      </w:pPr>
    </w:p>
    <w:p w14:paraId="049EACB0" w14:textId="77777777" w:rsidR="00D56729" w:rsidRPr="007F5117" w:rsidRDefault="00D56729">
      <w:pPr>
        <w:pStyle w:val="BodyText"/>
        <w:spacing w:before="0"/>
        <w:rPr>
          <w:lang w:val="en-GB"/>
        </w:rPr>
      </w:pPr>
    </w:p>
    <w:p w14:paraId="565393FC" w14:textId="77777777" w:rsidR="00176056" w:rsidRPr="007F5117" w:rsidRDefault="00176056">
      <w:pPr>
        <w:pStyle w:val="BodyText"/>
        <w:spacing w:before="0"/>
        <w:rPr>
          <w:lang w:val="en-GB"/>
        </w:rPr>
      </w:pPr>
    </w:p>
    <w:p w14:paraId="5F60FF4A" w14:textId="77777777" w:rsidR="00176056" w:rsidRPr="007F5117" w:rsidRDefault="00176056">
      <w:pPr>
        <w:pStyle w:val="BodyText"/>
        <w:spacing w:before="0"/>
        <w:rPr>
          <w:lang w:val="en-GB"/>
        </w:rPr>
      </w:pPr>
    </w:p>
    <w:p w14:paraId="272EA46F" w14:textId="77777777" w:rsidR="00825303" w:rsidRPr="007F5117" w:rsidRDefault="00825303">
      <w:pPr>
        <w:pStyle w:val="BodyText"/>
        <w:spacing w:before="0"/>
        <w:rPr>
          <w:lang w:val="en-GB"/>
        </w:rPr>
      </w:pPr>
    </w:p>
    <w:p w14:paraId="4366F50A" w14:textId="77777777" w:rsidR="00825303" w:rsidRPr="007F5117" w:rsidRDefault="00825303">
      <w:pPr>
        <w:pStyle w:val="BodyText"/>
        <w:spacing w:before="0"/>
        <w:rPr>
          <w:lang w:val="en-GB"/>
        </w:rPr>
      </w:pPr>
    </w:p>
    <w:p w14:paraId="5FD35BBE" w14:textId="1300FD4A" w:rsidR="00176056" w:rsidRPr="007F5117" w:rsidRDefault="00CF5F1E">
      <w:pPr>
        <w:pStyle w:val="BodyText"/>
        <w:spacing w:before="0"/>
        <w:rPr>
          <w:lang w:val="en-GB"/>
        </w:rPr>
      </w:pPr>
      <w:r>
        <w:rPr>
          <w:lang w:val="en-GB"/>
        </w:rPr>
        <w:t>The notes on pages 13 to 3</w:t>
      </w:r>
      <w:r w:rsidR="00A73295">
        <w:rPr>
          <w:lang w:val="en-GB"/>
        </w:rPr>
        <w:t>3</w:t>
      </w:r>
      <w:r>
        <w:rPr>
          <w:lang w:val="en-GB"/>
        </w:rPr>
        <w:t xml:space="preserve"> form part of these financial statements.</w:t>
      </w:r>
    </w:p>
    <w:p w14:paraId="4A73836E" w14:textId="213954A2" w:rsidR="00176056" w:rsidRPr="007F5117" w:rsidRDefault="00176056">
      <w:pPr>
        <w:pStyle w:val="Heading1"/>
        <w:spacing w:before="0"/>
        <w:rPr>
          <w:rFonts w:cs="Arial"/>
        </w:rPr>
      </w:pPr>
      <w:r w:rsidRPr="007F5117">
        <w:rPr>
          <w:rFonts w:cs="Arial"/>
        </w:rPr>
        <w:t xml:space="preserve">Statement of financial position </w:t>
      </w:r>
      <w:r w:rsidRPr="007F5117">
        <w:rPr>
          <w:rFonts w:cs="Arial"/>
        </w:rPr>
        <w:br/>
        <w:t xml:space="preserve">as at 31 December </w:t>
      </w:r>
      <w:r w:rsidR="00D40DD4" w:rsidRPr="00C469D4">
        <w:rPr>
          <w:rFonts w:cs="Arial"/>
        </w:rPr>
        <w:t>20</w:t>
      </w:r>
      <w:r w:rsidR="00D40DD4" w:rsidRPr="007F5117">
        <w:rPr>
          <w:rFonts w:cs="Arial"/>
        </w:rPr>
        <w:t>2</w:t>
      </w:r>
      <w:r w:rsidR="00754E66">
        <w:rPr>
          <w:rFonts w:cs="Arial"/>
        </w:rPr>
        <w:t>1</w:t>
      </w:r>
    </w:p>
    <w:p w14:paraId="4C85F305" w14:textId="77777777" w:rsidR="00C565A2" w:rsidRPr="007F5117" w:rsidRDefault="00176056">
      <w:pPr>
        <w:pStyle w:val="AppendixHead1"/>
        <w:rPr>
          <w:rFonts w:cs="Arial"/>
          <w:lang w:val="en-GB"/>
        </w:rPr>
      </w:pPr>
      <w:r w:rsidRPr="007F5117">
        <w:rPr>
          <w:rFonts w:cs="Arial"/>
          <w:lang w:val="en-GB"/>
        </w:rPr>
        <w:t>(Expressed in Hong Kong dollars)</w:t>
      </w:r>
    </w:p>
    <w:p w14:paraId="49C8DB69" w14:textId="77777777" w:rsidR="00406F44" w:rsidRPr="007F5117" w:rsidRDefault="00406F44">
      <w:pPr>
        <w:pStyle w:val="BodyText"/>
        <w:spacing w:before="0"/>
        <w:rPr>
          <w:lang w:val="en-GB"/>
        </w:rPr>
      </w:pPr>
    </w:p>
    <w:p w14:paraId="399627C2" w14:textId="77777777" w:rsidR="00ED53F0" w:rsidRPr="007F5117" w:rsidRDefault="00ED53F0">
      <w:pPr>
        <w:pStyle w:val="BodyText"/>
        <w:spacing w:before="0"/>
        <w:rPr>
          <w:lang w:val="en-GB"/>
        </w:rPr>
      </w:pPr>
    </w:p>
    <w:tbl>
      <w:tblPr>
        <w:tblW w:w="9354" w:type="dxa"/>
        <w:tblLayout w:type="fixed"/>
        <w:tblLook w:val="01E0" w:firstRow="1" w:lastRow="1" w:firstColumn="1" w:lastColumn="1" w:noHBand="0" w:noVBand="0"/>
      </w:tblPr>
      <w:tblGrid>
        <w:gridCol w:w="4944"/>
        <w:gridCol w:w="630"/>
        <w:gridCol w:w="1890"/>
        <w:gridCol w:w="1890"/>
      </w:tblGrid>
      <w:tr w:rsidR="00406F44" w:rsidRPr="007F5117" w14:paraId="0694EDD8" w14:textId="77777777" w:rsidTr="00530A52">
        <w:tc>
          <w:tcPr>
            <w:tcW w:w="4944" w:type="dxa"/>
            <w:vAlign w:val="bottom"/>
          </w:tcPr>
          <w:p w14:paraId="5080046F" w14:textId="77777777" w:rsidR="00406F44" w:rsidRPr="007F5117" w:rsidRDefault="00406F44">
            <w:pPr>
              <w:rPr>
                <w:rFonts w:cs="Arial"/>
                <w:szCs w:val="22"/>
              </w:rPr>
            </w:pPr>
          </w:p>
        </w:tc>
        <w:tc>
          <w:tcPr>
            <w:tcW w:w="630" w:type="dxa"/>
            <w:vAlign w:val="bottom"/>
          </w:tcPr>
          <w:p w14:paraId="5A36F0B0" w14:textId="77777777" w:rsidR="00406F44" w:rsidRPr="007F5117" w:rsidRDefault="00406F44">
            <w:pPr>
              <w:pStyle w:val="TableTitle"/>
              <w:ind w:left="-108" w:right="-108"/>
              <w:jc w:val="center"/>
              <w:rPr>
                <w:rFonts w:cs="Arial"/>
              </w:rPr>
            </w:pPr>
          </w:p>
        </w:tc>
        <w:tc>
          <w:tcPr>
            <w:tcW w:w="1890" w:type="dxa"/>
            <w:vAlign w:val="bottom"/>
          </w:tcPr>
          <w:p w14:paraId="08BC6C07" w14:textId="77777777" w:rsidR="00406F44" w:rsidRPr="007F5117" w:rsidRDefault="00406F44">
            <w:pPr>
              <w:pStyle w:val="TableTitle"/>
            </w:pPr>
          </w:p>
        </w:tc>
        <w:tc>
          <w:tcPr>
            <w:tcW w:w="1890" w:type="dxa"/>
            <w:vAlign w:val="bottom"/>
          </w:tcPr>
          <w:p w14:paraId="3F890516" w14:textId="77777777" w:rsidR="00406F44" w:rsidRPr="007F5117" w:rsidRDefault="00406F44">
            <w:pPr>
              <w:pStyle w:val="TableTitle"/>
              <w:rPr>
                <w:rFonts w:cs="Arial"/>
              </w:rPr>
            </w:pPr>
          </w:p>
        </w:tc>
      </w:tr>
      <w:tr w:rsidR="00754E66" w:rsidRPr="007F5117" w14:paraId="445F876C" w14:textId="77777777" w:rsidTr="00530A52">
        <w:tc>
          <w:tcPr>
            <w:tcW w:w="4944" w:type="dxa"/>
            <w:vAlign w:val="bottom"/>
          </w:tcPr>
          <w:p w14:paraId="1A752A93" w14:textId="77777777" w:rsidR="00754E66" w:rsidRPr="007F5117" w:rsidRDefault="00754E66" w:rsidP="00754E66">
            <w:pPr>
              <w:rPr>
                <w:rFonts w:cs="Arial"/>
                <w:szCs w:val="22"/>
              </w:rPr>
            </w:pPr>
          </w:p>
        </w:tc>
        <w:tc>
          <w:tcPr>
            <w:tcW w:w="630" w:type="dxa"/>
            <w:vAlign w:val="bottom"/>
            <w:hideMark/>
          </w:tcPr>
          <w:p w14:paraId="1BEEF83C" w14:textId="77777777" w:rsidR="00754E66" w:rsidRPr="007F5117" w:rsidRDefault="00754E66" w:rsidP="00754E66">
            <w:pPr>
              <w:pStyle w:val="TableTitle"/>
              <w:ind w:left="-108" w:right="-108"/>
              <w:jc w:val="center"/>
              <w:rPr>
                <w:rFonts w:cs="Arial"/>
              </w:rPr>
            </w:pPr>
            <w:r w:rsidRPr="007F5117">
              <w:rPr>
                <w:rFonts w:cs="Arial"/>
              </w:rPr>
              <w:t>Note</w:t>
            </w:r>
          </w:p>
        </w:tc>
        <w:tc>
          <w:tcPr>
            <w:tcW w:w="1890" w:type="dxa"/>
            <w:vAlign w:val="bottom"/>
            <w:hideMark/>
          </w:tcPr>
          <w:p w14:paraId="39B5DD6E" w14:textId="1492A412" w:rsidR="00754E66" w:rsidRPr="007F5117" w:rsidRDefault="00754E66" w:rsidP="00754E66">
            <w:pPr>
              <w:pStyle w:val="TableTitle"/>
            </w:pPr>
            <w:r w:rsidRPr="00C469D4">
              <w:t>20</w:t>
            </w:r>
            <w:r w:rsidRPr="007F5117">
              <w:t>2</w:t>
            </w:r>
            <w:r>
              <w:t>1</w:t>
            </w:r>
          </w:p>
        </w:tc>
        <w:tc>
          <w:tcPr>
            <w:tcW w:w="1890" w:type="dxa"/>
            <w:vAlign w:val="bottom"/>
            <w:hideMark/>
          </w:tcPr>
          <w:p w14:paraId="10FC9151" w14:textId="6489F90C" w:rsidR="00754E66" w:rsidRPr="007F5117" w:rsidRDefault="00754E66" w:rsidP="00754E66">
            <w:pPr>
              <w:pStyle w:val="TableTitle"/>
              <w:rPr>
                <w:rFonts w:cs="Arial"/>
              </w:rPr>
            </w:pPr>
            <w:r w:rsidRPr="00C469D4">
              <w:t>20</w:t>
            </w:r>
            <w:r w:rsidRPr="007F5117">
              <w:t>20</w:t>
            </w:r>
          </w:p>
        </w:tc>
      </w:tr>
      <w:tr w:rsidR="00754E66" w:rsidRPr="007F5117" w14:paraId="676EFE9C" w14:textId="77777777" w:rsidTr="00530A52">
        <w:tc>
          <w:tcPr>
            <w:tcW w:w="4944" w:type="dxa"/>
            <w:vAlign w:val="bottom"/>
          </w:tcPr>
          <w:p w14:paraId="1FDB2084" w14:textId="77777777" w:rsidR="00754E66" w:rsidRPr="007F5117" w:rsidRDefault="00754E66" w:rsidP="00754E66">
            <w:pPr>
              <w:pStyle w:val="TableText"/>
              <w:rPr>
                <w:rFonts w:cs="Arial"/>
                <w:szCs w:val="22"/>
              </w:rPr>
            </w:pPr>
          </w:p>
        </w:tc>
        <w:tc>
          <w:tcPr>
            <w:tcW w:w="630" w:type="dxa"/>
            <w:vAlign w:val="bottom"/>
          </w:tcPr>
          <w:p w14:paraId="347B191B" w14:textId="77777777" w:rsidR="00754E66" w:rsidRPr="007F5117" w:rsidRDefault="00754E66" w:rsidP="00754E66">
            <w:pPr>
              <w:pStyle w:val="TableTitle"/>
              <w:ind w:left="-108" w:right="-108"/>
              <w:jc w:val="center"/>
              <w:rPr>
                <w:rFonts w:cs="Arial"/>
                <w:i w:val="0"/>
              </w:rPr>
            </w:pPr>
          </w:p>
        </w:tc>
        <w:tc>
          <w:tcPr>
            <w:tcW w:w="1890" w:type="dxa"/>
            <w:vAlign w:val="bottom"/>
            <w:hideMark/>
          </w:tcPr>
          <w:p w14:paraId="717F00A4" w14:textId="77777777" w:rsidR="00754E66" w:rsidRPr="007F5117" w:rsidRDefault="00754E66" w:rsidP="00754E66">
            <w:pPr>
              <w:pStyle w:val="TableTitle"/>
              <w:rPr>
                <w:i w:val="0"/>
              </w:rPr>
            </w:pPr>
            <w:r w:rsidRPr="007F5117">
              <w:rPr>
                <w:i w:val="0"/>
              </w:rPr>
              <w:t>$’000</w:t>
            </w:r>
          </w:p>
        </w:tc>
        <w:tc>
          <w:tcPr>
            <w:tcW w:w="1890" w:type="dxa"/>
            <w:vAlign w:val="bottom"/>
            <w:hideMark/>
          </w:tcPr>
          <w:p w14:paraId="304879A2" w14:textId="337E7F4F" w:rsidR="00754E66" w:rsidRPr="007F5117" w:rsidRDefault="00754E66" w:rsidP="00754E66">
            <w:pPr>
              <w:pStyle w:val="TableTitle"/>
              <w:rPr>
                <w:i w:val="0"/>
              </w:rPr>
            </w:pPr>
            <w:r w:rsidRPr="007F5117">
              <w:rPr>
                <w:i w:val="0"/>
              </w:rPr>
              <w:t>$’000</w:t>
            </w:r>
          </w:p>
        </w:tc>
      </w:tr>
      <w:tr w:rsidR="00754E66" w:rsidRPr="007F5117" w14:paraId="065CDAAC" w14:textId="77777777" w:rsidTr="00530A52">
        <w:tc>
          <w:tcPr>
            <w:tcW w:w="4944" w:type="dxa"/>
            <w:vAlign w:val="bottom"/>
          </w:tcPr>
          <w:p w14:paraId="4349C71C" w14:textId="77777777" w:rsidR="00754E66" w:rsidRPr="007F5117" w:rsidRDefault="00754E66" w:rsidP="00754E66">
            <w:pPr>
              <w:pStyle w:val="TableText"/>
              <w:rPr>
                <w:rFonts w:cs="Arial"/>
                <w:b/>
                <w:szCs w:val="22"/>
              </w:rPr>
            </w:pPr>
            <w:r w:rsidRPr="007F5117">
              <w:rPr>
                <w:rFonts w:cs="Arial"/>
                <w:b/>
                <w:szCs w:val="22"/>
              </w:rPr>
              <w:t>Non-current assets</w:t>
            </w:r>
          </w:p>
        </w:tc>
        <w:tc>
          <w:tcPr>
            <w:tcW w:w="630" w:type="dxa"/>
            <w:vAlign w:val="bottom"/>
          </w:tcPr>
          <w:p w14:paraId="0068475B" w14:textId="77777777" w:rsidR="00754E66" w:rsidRPr="007F5117" w:rsidRDefault="00754E66" w:rsidP="00754E66">
            <w:pPr>
              <w:pStyle w:val="TableTitle"/>
              <w:ind w:left="-108" w:right="-108"/>
              <w:jc w:val="center"/>
              <w:rPr>
                <w:rFonts w:cs="Arial"/>
                <w:i w:val="0"/>
              </w:rPr>
            </w:pPr>
          </w:p>
        </w:tc>
        <w:tc>
          <w:tcPr>
            <w:tcW w:w="1890" w:type="dxa"/>
            <w:vAlign w:val="bottom"/>
          </w:tcPr>
          <w:p w14:paraId="3B861ACB" w14:textId="77777777" w:rsidR="00754E66" w:rsidRPr="007F5117" w:rsidRDefault="00754E66" w:rsidP="00754E66">
            <w:pPr>
              <w:pStyle w:val="TableText"/>
              <w:tabs>
                <w:tab w:val="decimal" w:pos="1602"/>
              </w:tabs>
              <w:ind w:left="162" w:right="-198" w:firstLine="0"/>
            </w:pPr>
          </w:p>
        </w:tc>
        <w:tc>
          <w:tcPr>
            <w:tcW w:w="1890" w:type="dxa"/>
            <w:vAlign w:val="bottom"/>
          </w:tcPr>
          <w:p w14:paraId="22BEA216" w14:textId="77777777" w:rsidR="00754E66" w:rsidRPr="007F5117" w:rsidRDefault="00754E66" w:rsidP="00754E66">
            <w:pPr>
              <w:pStyle w:val="TableText"/>
              <w:tabs>
                <w:tab w:val="decimal" w:pos="1602"/>
              </w:tabs>
              <w:ind w:left="162" w:right="-198" w:firstLine="0"/>
            </w:pPr>
          </w:p>
        </w:tc>
      </w:tr>
      <w:tr w:rsidR="00754E66" w:rsidRPr="007F5117" w14:paraId="3EF9979A" w14:textId="77777777" w:rsidTr="00530A52">
        <w:tc>
          <w:tcPr>
            <w:tcW w:w="4944" w:type="dxa"/>
            <w:vAlign w:val="bottom"/>
          </w:tcPr>
          <w:p w14:paraId="333DA033" w14:textId="77777777" w:rsidR="00754E66" w:rsidRPr="007F5117" w:rsidRDefault="00754E66" w:rsidP="00754E66">
            <w:pPr>
              <w:pStyle w:val="TableText"/>
              <w:rPr>
                <w:rFonts w:cs="Arial"/>
                <w:szCs w:val="22"/>
              </w:rPr>
            </w:pPr>
          </w:p>
        </w:tc>
        <w:tc>
          <w:tcPr>
            <w:tcW w:w="630" w:type="dxa"/>
            <w:vAlign w:val="bottom"/>
          </w:tcPr>
          <w:p w14:paraId="5E378257" w14:textId="77777777" w:rsidR="00754E66" w:rsidRPr="007F5117" w:rsidRDefault="00754E66" w:rsidP="00754E66">
            <w:pPr>
              <w:pStyle w:val="TableTitle"/>
              <w:ind w:left="-108" w:right="-108"/>
              <w:jc w:val="center"/>
              <w:rPr>
                <w:rFonts w:cs="Arial"/>
                <w:i w:val="0"/>
              </w:rPr>
            </w:pPr>
          </w:p>
        </w:tc>
        <w:tc>
          <w:tcPr>
            <w:tcW w:w="1890" w:type="dxa"/>
            <w:vAlign w:val="bottom"/>
          </w:tcPr>
          <w:p w14:paraId="12903E31" w14:textId="77777777" w:rsidR="00754E66" w:rsidRPr="007F5117" w:rsidRDefault="00754E66" w:rsidP="00754E66">
            <w:pPr>
              <w:pStyle w:val="TableText"/>
              <w:tabs>
                <w:tab w:val="decimal" w:pos="1602"/>
              </w:tabs>
              <w:ind w:left="215" w:right="-198" w:firstLine="0"/>
            </w:pPr>
          </w:p>
        </w:tc>
        <w:tc>
          <w:tcPr>
            <w:tcW w:w="1890" w:type="dxa"/>
            <w:vAlign w:val="bottom"/>
          </w:tcPr>
          <w:p w14:paraId="42AE9792" w14:textId="77777777" w:rsidR="00754E66" w:rsidRPr="007F5117" w:rsidRDefault="00754E66" w:rsidP="00754E66">
            <w:pPr>
              <w:pStyle w:val="TableText"/>
              <w:tabs>
                <w:tab w:val="decimal" w:pos="1602"/>
              </w:tabs>
              <w:ind w:left="162" w:right="-198" w:firstLine="0"/>
            </w:pPr>
          </w:p>
        </w:tc>
      </w:tr>
      <w:tr w:rsidR="00754E66" w:rsidRPr="007F5117" w14:paraId="759AF54D" w14:textId="77777777" w:rsidTr="00530A52">
        <w:tc>
          <w:tcPr>
            <w:tcW w:w="4944" w:type="dxa"/>
            <w:vAlign w:val="bottom"/>
          </w:tcPr>
          <w:p w14:paraId="0839C770" w14:textId="77777777" w:rsidR="00754E66" w:rsidRPr="007F5117" w:rsidRDefault="00754E66" w:rsidP="00754E66">
            <w:pPr>
              <w:pStyle w:val="TableText"/>
              <w:rPr>
                <w:rFonts w:cs="Arial"/>
                <w:szCs w:val="22"/>
              </w:rPr>
            </w:pPr>
            <w:r w:rsidRPr="007F5117">
              <w:rPr>
                <w:rFonts w:cs="Arial"/>
                <w:szCs w:val="22"/>
              </w:rPr>
              <w:t>Property, plant and equipment</w:t>
            </w:r>
          </w:p>
        </w:tc>
        <w:tc>
          <w:tcPr>
            <w:tcW w:w="630" w:type="dxa"/>
            <w:vAlign w:val="bottom"/>
          </w:tcPr>
          <w:p w14:paraId="2BA4DB05" w14:textId="77777777" w:rsidR="00754E66" w:rsidRPr="007F5117" w:rsidRDefault="00754E66" w:rsidP="00754E66">
            <w:pPr>
              <w:pStyle w:val="TableTitle"/>
              <w:ind w:left="-108" w:right="-108"/>
              <w:jc w:val="center"/>
              <w:rPr>
                <w:rFonts w:cs="Arial"/>
                <w:i w:val="0"/>
              </w:rPr>
            </w:pPr>
            <w:r w:rsidRPr="007F5117">
              <w:rPr>
                <w:rFonts w:cs="Arial"/>
                <w:i w:val="0"/>
              </w:rPr>
              <w:t>8</w:t>
            </w:r>
          </w:p>
        </w:tc>
        <w:tc>
          <w:tcPr>
            <w:tcW w:w="1890" w:type="dxa"/>
            <w:vAlign w:val="bottom"/>
          </w:tcPr>
          <w:p w14:paraId="6E7325A8" w14:textId="7C02C73B" w:rsidR="00754E66" w:rsidRPr="007F5117" w:rsidRDefault="00602899" w:rsidP="00754E66">
            <w:pPr>
              <w:pStyle w:val="TableText"/>
              <w:tabs>
                <w:tab w:val="decimal" w:pos="1602"/>
              </w:tabs>
              <w:ind w:left="162" w:right="-198" w:firstLine="0"/>
            </w:pPr>
            <w:r>
              <w:t>37,542</w:t>
            </w:r>
          </w:p>
        </w:tc>
        <w:tc>
          <w:tcPr>
            <w:tcW w:w="1890" w:type="dxa"/>
            <w:vAlign w:val="bottom"/>
          </w:tcPr>
          <w:p w14:paraId="52788BE0" w14:textId="2D826702" w:rsidR="00754E66" w:rsidRPr="007F5117" w:rsidRDefault="00754E66" w:rsidP="00754E66">
            <w:pPr>
              <w:pStyle w:val="TableText"/>
              <w:tabs>
                <w:tab w:val="decimal" w:pos="1602"/>
              </w:tabs>
              <w:ind w:left="162" w:right="-198" w:firstLine="0"/>
            </w:pPr>
            <w:r>
              <w:t>36,648</w:t>
            </w:r>
          </w:p>
        </w:tc>
      </w:tr>
      <w:tr w:rsidR="00602899" w:rsidRPr="007F5117" w14:paraId="26737AE2" w14:textId="77777777" w:rsidTr="00530A52">
        <w:tc>
          <w:tcPr>
            <w:tcW w:w="4944" w:type="dxa"/>
            <w:vAlign w:val="bottom"/>
          </w:tcPr>
          <w:p w14:paraId="4D44B738" w14:textId="39B93C25" w:rsidR="00602899" w:rsidRPr="007F5117" w:rsidRDefault="00602899" w:rsidP="00754E66">
            <w:pPr>
              <w:pStyle w:val="TableText"/>
              <w:rPr>
                <w:rFonts w:cs="Arial"/>
                <w:szCs w:val="22"/>
              </w:rPr>
            </w:pPr>
            <w:r>
              <w:rPr>
                <w:rFonts w:cs="Arial"/>
                <w:szCs w:val="22"/>
              </w:rPr>
              <w:t>Right-of-use assets</w:t>
            </w:r>
          </w:p>
        </w:tc>
        <w:tc>
          <w:tcPr>
            <w:tcW w:w="630" w:type="dxa"/>
            <w:vAlign w:val="bottom"/>
          </w:tcPr>
          <w:p w14:paraId="6035C877" w14:textId="77777777" w:rsidR="00602899" w:rsidRPr="007F5117" w:rsidRDefault="00602899" w:rsidP="00754E66">
            <w:pPr>
              <w:pStyle w:val="TableTitle"/>
              <w:ind w:left="-108" w:right="-108"/>
              <w:jc w:val="center"/>
              <w:rPr>
                <w:rFonts w:cs="Arial"/>
                <w:i w:val="0"/>
              </w:rPr>
            </w:pPr>
          </w:p>
        </w:tc>
        <w:tc>
          <w:tcPr>
            <w:tcW w:w="1890" w:type="dxa"/>
            <w:vAlign w:val="bottom"/>
          </w:tcPr>
          <w:p w14:paraId="0A58775E" w14:textId="455D3DEF" w:rsidR="00602899" w:rsidRPr="007F5117" w:rsidRDefault="00602899" w:rsidP="00754E66">
            <w:pPr>
              <w:pStyle w:val="TableText"/>
              <w:tabs>
                <w:tab w:val="decimal" w:pos="1602"/>
              </w:tabs>
              <w:ind w:left="162" w:right="-198" w:firstLine="0"/>
            </w:pPr>
            <w:r>
              <w:t>194</w:t>
            </w:r>
          </w:p>
        </w:tc>
        <w:tc>
          <w:tcPr>
            <w:tcW w:w="1890" w:type="dxa"/>
            <w:vAlign w:val="bottom"/>
          </w:tcPr>
          <w:p w14:paraId="7EE80778" w14:textId="412ACDA4" w:rsidR="00602899" w:rsidRDefault="00602899" w:rsidP="00754E66">
            <w:pPr>
              <w:pStyle w:val="TableText"/>
              <w:tabs>
                <w:tab w:val="decimal" w:pos="1602"/>
              </w:tabs>
              <w:ind w:left="162" w:right="-198" w:firstLine="0"/>
            </w:pPr>
            <w:r>
              <w:t>-</w:t>
            </w:r>
          </w:p>
        </w:tc>
      </w:tr>
      <w:tr w:rsidR="00754E66" w:rsidRPr="007F5117" w14:paraId="0BE07C7C" w14:textId="77777777" w:rsidTr="00530A52">
        <w:tc>
          <w:tcPr>
            <w:tcW w:w="4944" w:type="dxa"/>
            <w:vAlign w:val="bottom"/>
          </w:tcPr>
          <w:p w14:paraId="54C17E83" w14:textId="77777777" w:rsidR="00754E66" w:rsidRPr="007F5117" w:rsidRDefault="00754E66" w:rsidP="00754E66">
            <w:pPr>
              <w:pStyle w:val="TableText"/>
              <w:rPr>
                <w:rFonts w:cs="Arial"/>
                <w:szCs w:val="22"/>
              </w:rPr>
            </w:pPr>
            <w:r w:rsidRPr="007F5117">
              <w:rPr>
                <w:rFonts w:cs="Arial"/>
                <w:szCs w:val="22"/>
              </w:rPr>
              <w:t>Financial assets at fair value through profit or loss</w:t>
            </w:r>
          </w:p>
        </w:tc>
        <w:tc>
          <w:tcPr>
            <w:tcW w:w="630" w:type="dxa"/>
            <w:vAlign w:val="bottom"/>
          </w:tcPr>
          <w:p w14:paraId="1E1F4507" w14:textId="77777777" w:rsidR="00754E66" w:rsidRPr="007F5117" w:rsidRDefault="00754E66" w:rsidP="00754E66">
            <w:pPr>
              <w:pStyle w:val="TableTitle"/>
              <w:ind w:left="-108" w:right="-108"/>
              <w:jc w:val="center"/>
              <w:rPr>
                <w:rFonts w:cs="Arial"/>
                <w:i w:val="0"/>
              </w:rPr>
            </w:pPr>
            <w:r w:rsidRPr="007F5117">
              <w:rPr>
                <w:rFonts w:cs="Arial"/>
                <w:i w:val="0"/>
              </w:rPr>
              <w:t>12</w:t>
            </w:r>
          </w:p>
        </w:tc>
        <w:tc>
          <w:tcPr>
            <w:tcW w:w="1890" w:type="dxa"/>
            <w:vAlign w:val="bottom"/>
          </w:tcPr>
          <w:p w14:paraId="30A7E46D" w14:textId="251DD65D" w:rsidR="00754E66" w:rsidRPr="007F5117" w:rsidRDefault="00602899" w:rsidP="00754E66">
            <w:pPr>
              <w:pStyle w:val="TableText"/>
              <w:tabs>
                <w:tab w:val="decimal" w:pos="1602"/>
              </w:tabs>
              <w:ind w:left="162" w:right="-198" w:firstLine="0"/>
            </w:pPr>
            <w:r>
              <w:t>8</w:t>
            </w:r>
          </w:p>
        </w:tc>
        <w:tc>
          <w:tcPr>
            <w:tcW w:w="1890" w:type="dxa"/>
            <w:vAlign w:val="bottom"/>
          </w:tcPr>
          <w:p w14:paraId="33F2FCFE" w14:textId="3B772ACF" w:rsidR="00754E66" w:rsidRPr="007F5117" w:rsidRDefault="00754E66" w:rsidP="00754E66">
            <w:pPr>
              <w:pStyle w:val="TableText"/>
              <w:tabs>
                <w:tab w:val="decimal" w:pos="1602"/>
              </w:tabs>
              <w:ind w:left="162" w:right="-198" w:firstLine="0"/>
            </w:pPr>
            <w:r>
              <w:t>22</w:t>
            </w:r>
          </w:p>
        </w:tc>
      </w:tr>
      <w:tr w:rsidR="00602899" w:rsidRPr="00602899" w14:paraId="40125FCC" w14:textId="77777777" w:rsidTr="00530A52">
        <w:tc>
          <w:tcPr>
            <w:tcW w:w="4944" w:type="dxa"/>
            <w:vAlign w:val="bottom"/>
          </w:tcPr>
          <w:p w14:paraId="57572A05" w14:textId="27A70E9A" w:rsidR="00602899" w:rsidRPr="00602899" w:rsidRDefault="00602899" w:rsidP="00754E66">
            <w:pPr>
              <w:pStyle w:val="TableText"/>
              <w:rPr>
                <w:rFonts w:cs="Arial"/>
                <w:szCs w:val="22"/>
              </w:rPr>
            </w:pPr>
            <w:r w:rsidRPr="00602899">
              <w:rPr>
                <w:rFonts w:cs="Arial"/>
                <w:szCs w:val="22"/>
              </w:rPr>
              <w:t>Rental deposit</w:t>
            </w:r>
          </w:p>
        </w:tc>
        <w:tc>
          <w:tcPr>
            <w:tcW w:w="630" w:type="dxa"/>
            <w:vAlign w:val="bottom"/>
          </w:tcPr>
          <w:p w14:paraId="45F3D968" w14:textId="77777777" w:rsidR="00602899" w:rsidRPr="00602899" w:rsidRDefault="00602899" w:rsidP="00602899">
            <w:pPr>
              <w:pStyle w:val="TableText"/>
              <w:rPr>
                <w:rFonts w:cs="Arial"/>
                <w:szCs w:val="22"/>
              </w:rPr>
            </w:pPr>
          </w:p>
        </w:tc>
        <w:tc>
          <w:tcPr>
            <w:tcW w:w="1890" w:type="dxa"/>
          </w:tcPr>
          <w:p w14:paraId="36E85195" w14:textId="75CD34EE" w:rsidR="00602899" w:rsidRPr="00602899" w:rsidRDefault="00602899" w:rsidP="00602899">
            <w:pPr>
              <w:pStyle w:val="TableText"/>
              <w:tabs>
                <w:tab w:val="decimal" w:pos="1602"/>
              </w:tabs>
              <w:ind w:left="162" w:right="-198" w:firstLine="0"/>
              <w:rPr>
                <w:rFonts w:cs="Arial"/>
                <w:szCs w:val="22"/>
              </w:rPr>
            </w:pPr>
            <w:r w:rsidRPr="00602899">
              <w:t>198</w:t>
            </w:r>
          </w:p>
        </w:tc>
        <w:tc>
          <w:tcPr>
            <w:tcW w:w="1890" w:type="dxa"/>
          </w:tcPr>
          <w:p w14:paraId="098EA310" w14:textId="59482E73" w:rsidR="00602899" w:rsidRPr="00602899" w:rsidRDefault="00602899" w:rsidP="00602899">
            <w:pPr>
              <w:pStyle w:val="TableText"/>
              <w:tabs>
                <w:tab w:val="decimal" w:pos="1602"/>
              </w:tabs>
              <w:ind w:left="162" w:right="-198" w:firstLine="0"/>
              <w:rPr>
                <w:rFonts w:cs="Arial"/>
                <w:szCs w:val="22"/>
              </w:rPr>
            </w:pPr>
            <w:r>
              <w:rPr>
                <w:rFonts w:cs="Arial"/>
                <w:szCs w:val="22"/>
              </w:rPr>
              <w:t>-</w:t>
            </w:r>
          </w:p>
        </w:tc>
      </w:tr>
      <w:tr w:rsidR="00754E66" w:rsidRPr="007F5117" w14:paraId="6190D0E6" w14:textId="77777777" w:rsidTr="00530A52">
        <w:tc>
          <w:tcPr>
            <w:tcW w:w="4944" w:type="dxa"/>
            <w:vAlign w:val="bottom"/>
          </w:tcPr>
          <w:p w14:paraId="3E145D37" w14:textId="77777777" w:rsidR="00754E66" w:rsidRPr="007F5117" w:rsidRDefault="00754E66" w:rsidP="00754E66">
            <w:pPr>
              <w:pStyle w:val="TableText"/>
            </w:pPr>
          </w:p>
        </w:tc>
        <w:tc>
          <w:tcPr>
            <w:tcW w:w="630" w:type="dxa"/>
            <w:vAlign w:val="bottom"/>
          </w:tcPr>
          <w:p w14:paraId="2E48DB5A" w14:textId="77777777" w:rsidR="00754E66" w:rsidRPr="007F5117" w:rsidRDefault="00754E66" w:rsidP="00754E66">
            <w:pPr>
              <w:pStyle w:val="TableTitle"/>
              <w:ind w:left="-108" w:right="-108"/>
              <w:jc w:val="center"/>
              <w:rPr>
                <w:i w:val="0"/>
              </w:rPr>
            </w:pPr>
          </w:p>
        </w:tc>
        <w:tc>
          <w:tcPr>
            <w:tcW w:w="1890" w:type="dxa"/>
            <w:hideMark/>
          </w:tcPr>
          <w:p w14:paraId="3C13D367"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5FA1E9BD" w14:textId="7ABEEFED"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2C15D154" w14:textId="77777777" w:rsidTr="00530A52">
        <w:tc>
          <w:tcPr>
            <w:tcW w:w="4944" w:type="dxa"/>
            <w:vAlign w:val="bottom"/>
          </w:tcPr>
          <w:p w14:paraId="0BAAEE36" w14:textId="77777777" w:rsidR="00754E66" w:rsidRPr="007F5117" w:rsidRDefault="00754E66" w:rsidP="00754E66">
            <w:pPr>
              <w:pStyle w:val="TableText"/>
              <w:rPr>
                <w:rFonts w:cs="Arial"/>
                <w:szCs w:val="22"/>
              </w:rPr>
            </w:pPr>
          </w:p>
        </w:tc>
        <w:tc>
          <w:tcPr>
            <w:tcW w:w="630" w:type="dxa"/>
            <w:vAlign w:val="bottom"/>
          </w:tcPr>
          <w:p w14:paraId="37813B40" w14:textId="77777777" w:rsidR="00754E66" w:rsidRPr="007F5117" w:rsidRDefault="00754E66" w:rsidP="00754E66">
            <w:pPr>
              <w:pStyle w:val="TableTitle"/>
              <w:ind w:left="-108" w:right="-108"/>
              <w:jc w:val="center"/>
              <w:rPr>
                <w:rFonts w:cs="Arial"/>
                <w:i w:val="0"/>
              </w:rPr>
            </w:pPr>
          </w:p>
        </w:tc>
        <w:tc>
          <w:tcPr>
            <w:tcW w:w="1890" w:type="dxa"/>
            <w:vAlign w:val="bottom"/>
          </w:tcPr>
          <w:p w14:paraId="73CAD17A" w14:textId="7AB78ED8" w:rsidR="00754E66" w:rsidRPr="007F5117" w:rsidRDefault="00602899" w:rsidP="00754E66">
            <w:pPr>
              <w:pStyle w:val="TableText"/>
              <w:tabs>
                <w:tab w:val="decimal" w:pos="1602"/>
              </w:tabs>
              <w:ind w:left="162" w:right="-198" w:firstLine="0"/>
            </w:pPr>
            <w:r>
              <w:t>37,942</w:t>
            </w:r>
          </w:p>
        </w:tc>
        <w:tc>
          <w:tcPr>
            <w:tcW w:w="1890" w:type="dxa"/>
            <w:vAlign w:val="bottom"/>
          </w:tcPr>
          <w:p w14:paraId="46D31D3F" w14:textId="56343C26" w:rsidR="00754E66" w:rsidRPr="007F5117" w:rsidRDefault="00754E66" w:rsidP="00754E66">
            <w:pPr>
              <w:pStyle w:val="TableText"/>
              <w:tabs>
                <w:tab w:val="decimal" w:pos="1602"/>
              </w:tabs>
              <w:ind w:left="162" w:right="-198" w:firstLine="0"/>
            </w:pPr>
            <w:r>
              <w:t>36,670</w:t>
            </w:r>
          </w:p>
        </w:tc>
      </w:tr>
      <w:tr w:rsidR="00754E66" w:rsidRPr="007F5117" w14:paraId="4AB13332" w14:textId="77777777" w:rsidTr="00530A52">
        <w:tc>
          <w:tcPr>
            <w:tcW w:w="4944" w:type="dxa"/>
            <w:vAlign w:val="bottom"/>
          </w:tcPr>
          <w:p w14:paraId="5C0C5C61" w14:textId="77777777" w:rsidR="00754E66" w:rsidRPr="007F5117" w:rsidRDefault="00754E66" w:rsidP="00754E66">
            <w:pPr>
              <w:pStyle w:val="TableText"/>
            </w:pPr>
          </w:p>
        </w:tc>
        <w:tc>
          <w:tcPr>
            <w:tcW w:w="630" w:type="dxa"/>
            <w:vAlign w:val="bottom"/>
          </w:tcPr>
          <w:p w14:paraId="6140DF69" w14:textId="77777777" w:rsidR="00754E66" w:rsidRPr="007F5117" w:rsidRDefault="00754E66" w:rsidP="00754E66">
            <w:pPr>
              <w:pStyle w:val="TableTitle"/>
              <w:ind w:left="-108" w:right="-108"/>
              <w:jc w:val="center"/>
              <w:rPr>
                <w:i w:val="0"/>
              </w:rPr>
            </w:pPr>
          </w:p>
        </w:tc>
        <w:tc>
          <w:tcPr>
            <w:tcW w:w="1890" w:type="dxa"/>
            <w:hideMark/>
          </w:tcPr>
          <w:p w14:paraId="10C7A7BF" w14:textId="7777777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c>
          <w:tcPr>
            <w:tcW w:w="1890" w:type="dxa"/>
            <w:hideMark/>
          </w:tcPr>
          <w:p w14:paraId="567B13BE" w14:textId="38BE597B"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r>
      <w:tr w:rsidR="00754E66" w:rsidRPr="007F5117" w14:paraId="6F986FCC" w14:textId="77777777" w:rsidTr="00530A52">
        <w:tc>
          <w:tcPr>
            <w:tcW w:w="4944" w:type="dxa"/>
            <w:vAlign w:val="bottom"/>
          </w:tcPr>
          <w:p w14:paraId="0B05D078" w14:textId="77777777" w:rsidR="00754E66" w:rsidRPr="007F5117" w:rsidRDefault="00754E66" w:rsidP="00754E66">
            <w:pPr>
              <w:pStyle w:val="TableText"/>
              <w:rPr>
                <w:rFonts w:cs="Arial"/>
                <w:b/>
                <w:szCs w:val="22"/>
              </w:rPr>
            </w:pPr>
            <w:r w:rsidRPr="007F5117">
              <w:rPr>
                <w:rFonts w:cs="Arial"/>
                <w:b/>
                <w:szCs w:val="22"/>
              </w:rPr>
              <w:t>Current assets</w:t>
            </w:r>
          </w:p>
        </w:tc>
        <w:tc>
          <w:tcPr>
            <w:tcW w:w="630" w:type="dxa"/>
            <w:vAlign w:val="bottom"/>
          </w:tcPr>
          <w:p w14:paraId="791B541F" w14:textId="77777777" w:rsidR="00754E66" w:rsidRPr="007F5117" w:rsidRDefault="00754E66" w:rsidP="00754E66">
            <w:pPr>
              <w:pStyle w:val="TableTitle"/>
              <w:ind w:left="-108" w:right="-108"/>
              <w:jc w:val="center"/>
              <w:rPr>
                <w:rFonts w:cs="Arial"/>
                <w:i w:val="0"/>
              </w:rPr>
            </w:pPr>
          </w:p>
        </w:tc>
        <w:tc>
          <w:tcPr>
            <w:tcW w:w="1890" w:type="dxa"/>
            <w:vAlign w:val="bottom"/>
          </w:tcPr>
          <w:p w14:paraId="287722DF" w14:textId="77777777" w:rsidR="00754E66" w:rsidRPr="007F5117" w:rsidRDefault="00754E66" w:rsidP="00754E66">
            <w:pPr>
              <w:pStyle w:val="TableText"/>
              <w:tabs>
                <w:tab w:val="decimal" w:pos="1602"/>
              </w:tabs>
              <w:ind w:left="162" w:right="-198" w:firstLine="0"/>
            </w:pPr>
          </w:p>
        </w:tc>
        <w:tc>
          <w:tcPr>
            <w:tcW w:w="1890" w:type="dxa"/>
            <w:vAlign w:val="bottom"/>
          </w:tcPr>
          <w:p w14:paraId="7D81975B" w14:textId="77777777" w:rsidR="00754E66" w:rsidRPr="007F5117" w:rsidRDefault="00754E66" w:rsidP="00754E66">
            <w:pPr>
              <w:pStyle w:val="TableText"/>
              <w:tabs>
                <w:tab w:val="decimal" w:pos="1602"/>
              </w:tabs>
              <w:ind w:left="162" w:right="-198" w:firstLine="0"/>
            </w:pPr>
          </w:p>
        </w:tc>
      </w:tr>
      <w:tr w:rsidR="00754E66" w:rsidRPr="007F5117" w14:paraId="7A419B07" w14:textId="77777777" w:rsidTr="00530A52">
        <w:tc>
          <w:tcPr>
            <w:tcW w:w="4944" w:type="dxa"/>
            <w:vAlign w:val="bottom"/>
          </w:tcPr>
          <w:p w14:paraId="4605DB1F" w14:textId="77777777" w:rsidR="00754E66" w:rsidRPr="007F5117" w:rsidRDefault="00754E66" w:rsidP="00754E66">
            <w:pPr>
              <w:pStyle w:val="TableText"/>
              <w:rPr>
                <w:rFonts w:cs="Arial"/>
                <w:szCs w:val="22"/>
              </w:rPr>
            </w:pPr>
          </w:p>
        </w:tc>
        <w:tc>
          <w:tcPr>
            <w:tcW w:w="630" w:type="dxa"/>
            <w:vAlign w:val="bottom"/>
          </w:tcPr>
          <w:p w14:paraId="69B41165" w14:textId="77777777" w:rsidR="00754E66" w:rsidRPr="007F5117" w:rsidRDefault="00754E66" w:rsidP="00754E66">
            <w:pPr>
              <w:pStyle w:val="TableTitle"/>
              <w:ind w:left="-108" w:right="-108"/>
              <w:jc w:val="center"/>
              <w:rPr>
                <w:rFonts w:cs="Arial"/>
                <w:i w:val="0"/>
                <w:sz w:val="20"/>
                <w:szCs w:val="20"/>
              </w:rPr>
            </w:pPr>
          </w:p>
        </w:tc>
        <w:tc>
          <w:tcPr>
            <w:tcW w:w="1890" w:type="dxa"/>
            <w:vAlign w:val="bottom"/>
          </w:tcPr>
          <w:p w14:paraId="3C0C476D" w14:textId="77777777" w:rsidR="00754E66" w:rsidRPr="007F5117" w:rsidRDefault="00754E66" w:rsidP="00754E66">
            <w:pPr>
              <w:pStyle w:val="TableText"/>
              <w:tabs>
                <w:tab w:val="decimal" w:pos="1602"/>
              </w:tabs>
              <w:ind w:left="162" w:right="-198" w:firstLine="0"/>
            </w:pPr>
          </w:p>
        </w:tc>
        <w:tc>
          <w:tcPr>
            <w:tcW w:w="1890" w:type="dxa"/>
            <w:vAlign w:val="bottom"/>
          </w:tcPr>
          <w:p w14:paraId="3E1D047A" w14:textId="77777777" w:rsidR="00754E66" w:rsidRPr="007F5117" w:rsidRDefault="00754E66" w:rsidP="00754E66">
            <w:pPr>
              <w:pStyle w:val="TableText"/>
              <w:tabs>
                <w:tab w:val="decimal" w:pos="1602"/>
              </w:tabs>
              <w:ind w:left="162" w:right="-198" w:firstLine="0"/>
            </w:pPr>
          </w:p>
        </w:tc>
      </w:tr>
      <w:tr w:rsidR="00754E66" w:rsidRPr="007F5117" w14:paraId="147B6229" w14:textId="77777777" w:rsidTr="00530A52">
        <w:tc>
          <w:tcPr>
            <w:tcW w:w="4944" w:type="dxa"/>
            <w:vAlign w:val="bottom"/>
          </w:tcPr>
          <w:p w14:paraId="41E54C29" w14:textId="77777777" w:rsidR="00754E66" w:rsidRPr="007F5117" w:rsidRDefault="00754E66" w:rsidP="00754E66">
            <w:pPr>
              <w:pStyle w:val="TableText"/>
              <w:rPr>
                <w:rFonts w:cs="Arial"/>
                <w:szCs w:val="22"/>
              </w:rPr>
            </w:pPr>
            <w:r w:rsidRPr="007F5117">
              <w:rPr>
                <w:rFonts w:cs="Arial"/>
                <w:szCs w:val="22"/>
              </w:rPr>
              <w:t>Inventories</w:t>
            </w:r>
          </w:p>
        </w:tc>
        <w:tc>
          <w:tcPr>
            <w:tcW w:w="630" w:type="dxa"/>
            <w:vAlign w:val="bottom"/>
          </w:tcPr>
          <w:p w14:paraId="14A79B09" w14:textId="77777777" w:rsidR="00754E66" w:rsidRPr="007F5117" w:rsidRDefault="00754E66" w:rsidP="00754E66">
            <w:pPr>
              <w:pStyle w:val="TableTitle"/>
              <w:ind w:left="-108" w:right="-108"/>
              <w:jc w:val="center"/>
              <w:rPr>
                <w:rFonts w:cs="Arial"/>
                <w:i w:val="0"/>
                <w:sz w:val="20"/>
                <w:szCs w:val="20"/>
              </w:rPr>
            </w:pPr>
          </w:p>
        </w:tc>
        <w:tc>
          <w:tcPr>
            <w:tcW w:w="1890" w:type="dxa"/>
            <w:vAlign w:val="bottom"/>
          </w:tcPr>
          <w:p w14:paraId="7CF36F73" w14:textId="70A108A9" w:rsidR="00754E66" w:rsidRPr="007F5117" w:rsidRDefault="00602899" w:rsidP="00754E66">
            <w:pPr>
              <w:pStyle w:val="TableText"/>
              <w:tabs>
                <w:tab w:val="decimal" w:pos="1602"/>
              </w:tabs>
              <w:ind w:left="162" w:right="-198" w:firstLine="0"/>
            </w:pPr>
            <w:r>
              <w:t>1,831</w:t>
            </w:r>
          </w:p>
        </w:tc>
        <w:tc>
          <w:tcPr>
            <w:tcW w:w="1890" w:type="dxa"/>
            <w:vAlign w:val="bottom"/>
          </w:tcPr>
          <w:p w14:paraId="22077E0C" w14:textId="13743097" w:rsidR="00754E66" w:rsidRPr="007F5117" w:rsidRDefault="00754E66" w:rsidP="00754E66">
            <w:pPr>
              <w:pStyle w:val="TableText"/>
              <w:tabs>
                <w:tab w:val="decimal" w:pos="1602"/>
              </w:tabs>
              <w:ind w:left="162" w:right="-198" w:firstLine="0"/>
            </w:pPr>
            <w:r>
              <w:t>-</w:t>
            </w:r>
          </w:p>
        </w:tc>
      </w:tr>
      <w:tr w:rsidR="00754E66" w:rsidRPr="007F5117" w14:paraId="0F378EC3" w14:textId="77777777" w:rsidTr="00530A52">
        <w:tc>
          <w:tcPr>
            <w:tcW w:w="4944" w:type="dxa"/>
            <w:vAlign w:val="bottom"/>
          </w:tcPr>
          <w:p w14:paraId="5C718387" w14:textId="77777777" w:rsidR="00754E66" w:rsidRPr="007F5117" w:rsidRDefault="00754E66" w:rsidP="00754E66">
            <w:pPr>
              <w:pStyle w:val="TableText"/>
              <w:rPr>
                <w:rFonts w:cs="Arial"/>
                <w:szCs w:val="22"/>
              </w:rPr>
            </w:pPr>
            <w:r w:rsidRPr="007F5117">
              <w:rPr>
                <w:rFonts w:cs="Arial"/>
                <w:szCs w:val="22"/>
              </w:rPr>
              <w:t>Trade and other receivables</w:t>
            </w:r>
          </w:p>
        </w:tc>
        <w:tc>
          <w:tcPr>
            <w:tcW w:w="630" w:type="dxa"/>
            <w:vAlign w:val="bottom"/>
          </w:tcPr>
          <w:p w14:paraId="09CFBA92" w14:textId="77777777" w:rsidR="00754E66" w:rsidRPr="007F5117" w:rsidRDefault="00754E66" w:rsidP="00754E66">
            <w:pPr>
              <w:pStyle w:val="TableTitle"/>
              <w:ind w:left="-108" w:right="-108"/>
              <w:jc w:val="center"/>
              <w:rPr>
                <w:rFonts w:cs="Arial"/>
                <w:i w:val="0"/>
              </w:rPr>
            </w:pPr>
            <w:r w:rsidRPr="007F5117">
              <w:rPr>
                <w:rFonts w:cs="Arial"/>
                <w:i w:val="0"/>
              </w:rPr>
              <w:t>9</w:t>
            </w:r>
          </w:p>
        </w:tc>
        <w:tc>
          <w:tcPr>
            <w:tcW w:w="1890" w:type="dxa"/>
            <w:vAlign w:val="bottom"/>
          </w:tcPr>
          <w:p w14:paraId="0135356E" w14:textId="1534D7A8" w:rsidR="00754E66" w:rsidRPr="007F5117" w:rsidRDefault="00602899" w:rsidP="00754E66">
            <w:pPr>
              <w:pStyle w:val="TableText"/>
              <w:tabs>
                <w:tab w:val="decimal" w:pos="1602"/>
              </w:tabs>
              <w:ind w:left="162" w:right="-198" w:firstLine="0"/>
            </w:pPr>
            <w:r>
              <w:t>30,206</w:t>
            </w:r>
          </w:p>
        </w:tc>
        <w:tc>
          <w:tcPr>
            <w:tcW w:w="1890" w:type="dxa"/>
            <w:vAlign w:val="bottom"/>
          </w:tcPr>
          <w:p w14:paraId="714F6DE3" w14:textId="16805AFB" w:rsidR="00754E66" w:rsidRPr="007F5117" w:rsidRDefault="00754E66" w:rsidP="00754E66">
            <w:pPr>
              <w:pStyle w:val="TableText"/>
              <w:tabs>
                <w:tab w:val="decimal" w:pos="1602"/>
              </w:tabs>
              <w:ind w:left="162" w:right="-198" w:firstLine="0"/>
            </w:pPr>
            <w:r>
              <w:t>18,571</w:t>
            </w:r>
          </w:p>
        </w:tc>
      </w:tr>
      <w:tr w:rsidR="00754E66" w:rsidRPr="007F5117" w14:paraId="16200CC2" w14:textId="77777777" w:rsidTr="0091530A">
        <w:tc>
          <w:tcPr>
            <w:tcW w:w="4944" w:type="dxa"/>
            <w:vAlign w:val="bottom"/>
          </w:tcPr>
          <w:p w14:paraId="616C8011" w14:textId="77777777" w:rsidR="00754E66" w:rsidRPr="007F5117" w:rsidRDefault="00754E66" w:rsidP="00754E66">
            <w:pPr>
              <w:pStyle w:val="TableText"/>
              <w:rPr>
                <w:rFonts w:cs="Arial"/>
                <w:szCs w:val="22"/>
              </w:rPr>
            </w:pPr>
            <w:r w:rsidRPr="007F5117">
              <w:rPr>
                <w:rFonts w:cs="Arial"/>
                <w:szCs w:val="22"/>
              </w:rPr>
              <w:t>Amount due from the intermediate holding company</w:t>
            </w:r>
          </w:p>
        </w:tc>
        <w:tc>
          <w:tcPr>
            <w:tcW w:w="630" w:type="dxa"/>
            <w:vAlign w:val="bottom"/>
          </w:tcPr>
          <w:p w14:paraId="1A79F2FB" w14:textId="77777777" w:rsidR="00754E66" w:rsidRPr="007F5117" w:rsidRDefault="00754E66" w:rsidP="00754E66">
            <w:pPr>
              <w:pStyle w:val="TableTitle"/>
              <w:ind w:left="-108" w:right="-108"/>
              <w:jc w:val="center"/>
              <w:rPr>
                <w:rFonts w:cs="Arial"/>
                <w:i w:val="0"/>
                <w:szCs w:val="22"/>
              </w:rPr>
            </w:pPr>
            <w:r w:rsidRPr="007F5117">
              <w:rPr>
                <w:rFonts w:cs="Arial"/>
                <w:i w:val="0"/>
                <w:szCs w:val="22"/>
              </w:rPr>
              <w:t>10</w:t>
            </w:r>
          </w:p>
        </w:tc>
        <w:tc>
          <w:tcPr>
            <w:tcW w:w="1890" w:type="dxa"/>
            <w:vAlign w:val="bottom"/>
          </w:tcPr>
          <w:p w14:paraId="536B42C0" w14:textId="35654564" w:rsidR="00754E66" w:rsidRPr="007F5117" w:rsidRDefault="00602899" w:rsidP="00754E66">
            <w:pPr>
              <w:pStyle w:val="TableText"/>
              <w:tabs>
                <w:tab w:val="decimal" w:pos="1602"/>
              </w:tabs>
              <w:ind w:left="162" w:right="-198" w:firstLine="0"/>
            </w:pPr>
            <w:r>
              <w:t>111,054</w:t>
            </w:r>
          </w:p>
        </w:tc>
        <w:tc>
          <w:tcPr>
            <w:tcW w:w="1890" w:type="dxa"/>
            <w:vAlign w:val="bottom"/>
          </w:tcPr>
          <w:p w14:paraId="54ECA919" w14:textId="08325750" w:rsidR="00754E66" w:rsidRPr="007F5117" w:rsidRDefault="00754E66" w:rsidP="00754E66">
            <w:pPr>
              <w:pStyle w:val="TableText"/>
              <w:tabs>
                <w:tab w:val="decimal" w:pos="1602"/>
              </w:tabs>
              <w:ind w:left="162" w:right="-198" w:firstLine="0"/>
            </w:pPr>
            <w:r>
              <w:t>111,054</w:t>
            </w:r>
          </w:p>
        </w:tc>
      </w:tr>
      <w:tr w:rsidR="00754E66" w:rsidRPr="007F5117" w14:paraId="58F317F7" w14:textId="77777777" w:rsidTr="00530A52">
        <w:tc>
          <w:tcPr>
            <w:tcW w:w="4944" w:type="dxa"/>
            <w:vAlign w:val="bottom"/>
          </w:tcPr>
          <w:p w14:paraId="66963ECC" w14:textId="77777777" w:rsidR="00754E66" w:rsidRPr="007F5117" w:rsidRDefault="00754E66" w:rsidP="00754E66">
            <w:pPr>
              <w:pStyle w:val="TableText"/>
              <w:rPr>
                <w:rFonts w:cs="Arial"/>
                <w:szCs w:val="22"/>
              </w:rPr>
            </w:pPr>
            <w:r w:rsidRPr="007F5117">
              <w:rPr>
                <w:rFonts w:cs="Arial"/>
                <w:szCs w:val="22"/>
              </w:rPr>
              <w:t>Amounts due from fellow subsidiaries</w:t>
            </w:r>
          </w:p>
        </w:tc>
        <w:tc>
          <w:tcPr>
            <w:tcW w:w="630" w:type="dxa"/>
            <w:vAlign w:val="bottom"/>
          </w:tcPr>
          <w:p w14:paraId="2CF40D86" w14:textId="77777777" w:rsidR="00754E66" w:rsidRPr="007F5117" w:rsidRDefault="00754E66" w:rsidP="00754E66">
            <w:pPr>
              <w:pStyle w:val="TableTitle"/>
              <w:ind w:left="-108" w:right="-108"/>
              <w:jc w:val="center"/>
              <w:rPr>
                <w:rFonts w:cs="Arial"/>
                <w:i w:val="0"/>
              </w:rPr>
            </w:pPr>
            <w:r w:rsidRPr="007F5117">
              <w:rPr>
                <w:rFonts w:cs="Arial"/>
                <w:i w:val="0"/>
              </w:rPr>
              <w:t>10</w:t>
            </w:r>
          </w:p>
        </w:tc>
        <w:tc>
          <w:tcPr>
            <w:tcW w:w="1890" w:type="dxa"/>
            <w:vAlign w:val="bottom"/>
          </w:tcPr>
          <w:p w14:paraId="29B7995C" w14:textId="23A9F4EA" w:rsidR="00754E66" w:rsidRPr="007F5117" w:rsidRDefault="00602899" w:rsidP="00754E66">
            <w:pPr>
              <w:pStyle w:val="TableText"/>
              <w:tabs>
                <w:tab w:val="decimal" w:pos="1602"/>
              </w:tabs>
              <w:ind w:left="162" w:right="-198" w:firstLine="0"/>
            </w:pPr>
            <w:r>
              <w:t>66,825</w:t>
            </w:r>
          </w:p>
        </w:tc>
        <w:tc>
          <w:tcPr>
            <w:tcW w:w="1890" w:type="dxa"/>
            <w:vAlign w:val="bottom"/>
          </w:tcPr>
          <w:p w14:paraId="0383236F" w14:textId="1D5A1D12" w:rsidR="00754E66" w:rsidRPr="007F5117" w:rsidRDefault="00754E66" w:rsidP="00754E66">
            <w:pPr>
              <w:pStyle w:val="TableText"/>
              <w:tabs>
                <w:tab w:val="decimal" w:pos="1602"/>
              </w:tabs>
              <w:ind w:left="162" w:right="-198" w:firstLine="0"/>
            </w:pPr>
            <w:r>
              <w:t>53,061</w:t>
            </w:r>
          </w:p>
        </w:tc>
      </w:tr>
      <w:tr w:rsidR="00754E66" w:rsidRPr="007F5117" w14:paraId="19581811" w14:textId="77777777" w:rsidTr="00530A52">
        <w:tc>
          <w:tcPr>
            <w:tcW w:w="4944" w:type="dxa"/>
            <w:vAlign w:val="bottom"/>
          </w:tcPr>
          <w:p w14:paraId="00EB32E1" w14:textId="77777777" w:rsidR="00754E66" w:rsidRPr="007F5117" w:rsidRDefault="00754E66" w:rsidP="00754E66">
            <w:pPr>
              <w:pStyle w:val="TableText"/>
              <w:ind w:right="-60"/>
              <w:rPr>
                <w:rFonts w:cs="Arial"/>
                <w:szCs w:val="22"/>
              </w:rPr>
            </w:pPr>
            <w:r w:rsidRPr="007F5117">
              <w:rPr>
                <w:rFonts w:cs="Arial"/>
                <w:szCs w:val="22"/>
              </w:rPr>
              <w:t>Financial assets at fair value through profit or loss</w:t>
            </w:r>
          </w:p>
        </w:tc>
        <w:tc>
          <w:tcPr>
            <w:tcW w:w="630" w:type="dxa"/>
            <w:vAlign w:val="bottom"/>
          </w:tcPr>
          <w:p w14:paraId="5A0B948A" w14:textId="77777777" w:rsidR="00754E66" w:rsidRPr="007F5117" w:rsidRDefault="00754E66" w:rsidP="00754E66">
            <w:pPr>
              <w:pStyle w:val="TableTitle"/>
              <w:ind w:left="-108" w:right="-108"/>
              <w:jc w:val="center"/>
              <w:rPr>
                <w:rFonts w:cs="Arial"/>
                <w:i w:val="0"/>
              </w:rPr>
            </w:pPr>
            <w:r w:rsidRPr="007F5117">
              <w:rPr>
                <w:rFonts w:cs="Arial"/>
                <w:i w:val="0"/>
              </w:rPr>
              <w:t>12</w:t>
            </w:r>
          </w:p>
        </w:tc>
        <w:tc>
          <w:tcPr>
            <w:tcW w:w="1890" w:type="dxa"/>
            <w:vAlign w:val="bottom"/>
          </w:tcPr>
          <w:p w14:paraId="094E51D2" w14:textId="2D73ACB2" w:rsidR="00754E66" w:rsidRPr="007F5117" w:rsidRDefault="00602899" w:rsidP="00754E66">
            <w:pPr>
              <w:pStyle w:val="TableText"/>
              <w:tabs>
                <w:tab w:val="decimal" w:pos="1602"/>
              </w:tabs>
              <w:ind w:left="162" w:right="-198" w:firstLine="0"/>
            </w:pPr>
            <w:r>
              <w:t>44</w:t>
            </w:r>
          </w:p>
        </w:tc>
        <w:tc>
          <w:tcPr>
            <w:tcW w:w="1890" w:type="dxa"/>
            <w:vAlign w:val="bottom"/>
          </w:tcPr>
          <w:p w14:paraId="1CA5A282" w14:textId="6FAB35D8" w:rsidR="00754E66" w:rsidRPr="007F5117" w:rsidRDefault="00754E66" w:rsidP="00754E66">
            <w:pPr>
              <w:pStyle w:val="TableText"/>
              <w:tabs>
                <w:tab w:val="decimal" w:pos="1602"/>
              </w:tabs>
              <w:ind w:left="162" w:right="-198" w:firstLine="0"/>
            </w:pPr>
            <w:r>
              <w:t>54</w:t>
            </w:r>
          </w:p>
        </w:tc>
      </w:tr>
      <w:tr w:rsidR="00754E66" w:rsidRPr="007F5117" w14:paraId="0CFFFF01" w14:textId="77777777" w:rsidTr="00530A52">
        <w:tc>
          <w:tcPr>
            <w:tcW w:w="4944" w:type="dxa"/>
            <w:vAlign w:val="bottom"/>
          </w:tcPr>
          <w:p w14:paraId="31A0017D" w14:textId="77777777" w:rsidR="00754E66" w:rsidRPr="007F5117" w:rsidRDefault="00754E66" w:rsidP="00754E66">
            <w:pPr>
              <w:pStyle w:val="TableText"/>
              <w:rPr>
                <w:rFonts w:cs="Arial"/>
                <w:szCs w:val="22"/>
              </w:rPr>
            </w:pPr>
            <w:r w:rsidRPr="007F5117">
              <w:rPr>
                <w:rFonts w:cs="Arial"/>
                <w:szCs w:val="22"/>
              </w:rPr>
              <w:t>Cash and cash equivalents</w:t>
            </w:r>
          </w:p>
        </w:tc>
        <w:tc>
          <w:tcPr>
            <w:tcW w:w="630" w:type="dxa"/>
            <w:vAlign w:val="bottom"/>
          </w:tcPr>
          <w:p w14:paraId="6265E968" w14:textId="77777777" w:rsidR="00754E66" w:rsidRPr="007F5117" w:rsidRDefault="00754E66" w:rsidP="00754E66">
            <w:pPr>
              <w:pStyle w:val="TableTitle"/>
              <w:ind w:left="-108" w:right="-108"/>
              <w:jc w:val="center"/>
              <w:rPr>
                <w:rFonts w:cs="Arial"/>
                <w:i w:val="0"/>
              </w:rPr>
            </w:pPr>
          </w:p>
        </w:tc>
        <w:tc>
          <w:tcPr>
            <w:tcW w:w="1890" w:type="dxa"/>
            <w:vAlign w:val="bottom"/>
          </w:tcPr>
          <w:p w14:paraId="7AB8222E" w14:textId="4C7FEE5A" w:rsidR="00754E66" w:rsidRPr="007F5117" w:rsidRDefault="00602899" w:rsidP="00754E66">
            <w:pPr>
              <w:pStyle w:val="TableText"/>
              <w:tabs>
                <w:tab w:val="decimal" w:pos="1602"/>
              </w:tabs>
              <w:ind w:left="162" w:right="-198" w:firstLine="0"/>
            </w:pPr>
            <w:r>
              <w:t>9,984</w:t>
            </w:r>
          </w:p>
        </w:tc>
        <w:tc>
          <w:tcPr>
            <w:tcW w:w="1890" w:type="dxa"/>
            <w:vAlign w:val="bottom"/>
          </w:tcPr>
          <w:p w14:paraId="05043208" w14:textId="55CA13BB" w:rsidR="00754E66" w:rsidRPr="007F5117" w:rsidRDefault="00754E66" w:rsidP="00754E66">
            <w:pPr>
              <w:pStyle w:val="TableText"/>
              <w:tabs>
                <w:tab w:val="decimal" w:pos="1602"/>
              </w:tabs>
              <w:ind w:left="162" w:right="-198" w:firstLine="0"/>
            </w:pPr>
            <w:r>
              <w:t>1,498</w:t>
            </w:r>
          </w:p>
        </w:tc>
      </w:tr>
      <w:tr w:rsidR="00754E66" w:rsidRPr="007F5117" w14:paraId="5A627570" w14:textId="77777777" w:rsidTr="00530A52">
        <w:tc>
          <w:tcPr>
            <w:tcW w:w="4944" w:type="dxa"/>
            <w:vAlign w:val="bottom"/>
          </w:tcPr>
          <w:p w14:paraId="53E66F47" w14:textId="77777777" w:rsidR="00754E66" w:rsidRPr="007F5117" w:rsidRDefault="00754E66" w:rsidP="00754E66">
            <w:pPr>
              <w:pStyle w:val="TableText"/>
            </w:pPr>
          </w:p>
        </w:tc>
        <w:tc>
          <w:tcPr>
            <w:tcW w:w="630" w:type="dxa"/>
            <w:vAlign w:val="bottom"/>
          </w:tcPr>
          <w:p w14:paraId="4A47CD2F" w14:textId="77777777" w:rsidR="00754E66" w:rsidRPr="007F5117" w:rsidRDefault="00754E66" w:rsidP="00754E66">
            <w:pPr>
              <w:pStyle w:val="TableTitle"/>
              <w:ind w:left="-108" w:right="-108"/>
              <w:jc w:val="center"/>
              <w:rPr>
                <w:i w:val="0"/>
              </w:rPr>
            </w:pPr>
          </w:p>
        </w:tc>
        <w:tc>
          <w:tcPr>
            <w:tcW w:w="1890" w:type="dxa"/>
            <w:hideMark/>
          </w:tcPr>
          <w:p w14:paraId="3F976E79"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2F75EF1A" w14:textId="42744F9C"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02DE5F9C" w14:textId="77777777" w:rsidTr="00530A52">
        <w:tc>
          <w:tcPr>
            <w:tcW w:w="4944" w:type="dxa"/>
            <w:vAlign w:val="bottom"/>
          </w:tcPr>
          <w:p w14:paraId="0E401DFC" w14:textId="77777777" w:rsidR="00754E66" w:rsidRPr="007F5117" w:rsidRDefault="00754E66" w:rsidP="00754E66">
            <w:pPr>
              <w:pStyle w:val="TableText"/>
              <w:rPr>
                <w:rFonts w:cs="Arial"/>
                <w:szCs w:val="22"/>
              </w:rPr>
            </w:pPr>
          </w:p>
        </w:tc>
        <w:tc>
          <w:tcPr>
            <w:tcW w:w="630" w:type="dxa"/>
            <w:vAlign w:val="bottom"/>
          </w:tcPr>
          <w:p w14:paraId="4CCB0D49" w14:textId="77777777" w:rsidR="00754E66" w:rsidRPr="007F5117" w:rsidRDefault="00754E66" w:rsidP="00754E66">
            <w:pPr>
              <w:pStyle w:val="TableTitle"/>
              <w:ind w:left="-108" w:right="-108"/>
              <w:jc w:val="center"/>
              <w:rPr>
                <w:rFonts w:cs="Arial"/>
                <w:i w:val="0"/>
              </w:rPr>
            </w:pPr>
          </w:p>
        </w:tc>
        <w:tc>
          <w:tcPr>
            <w:tcW w:w="1890" w:type="dxa"/>
            <w:vAlign w:val="bottom"/>
          </w:tcPr>
          <w:p w14:paraId="24C980F6" w14:textId="011E8E63" w:rsidR="00754E66" w:rsidRPr="007F5117" w:rsidRDefault="00602899" w:rsidP="00754E66">
            <w:pPr>
              <w:pStyle w:val="TableText"/>
              <w:tabs>
                <w:tab w:val="decimal" w:pos="1602"/>
              </w:tabs>
              <w:ind w:left="162" w:right="-198" w:firstLine="0"/>
            </w:pPr>
            <w:r>
              <w:t>219,944</w:t>
            </w:r>
          </w:p>
        </w:tc>
        <w:tc>
          <w:tcPr>
            <w:tcW w:w="1890" w:type="dxa"/>
            <w:vAlign w:val="bottom"/>
          </w:tcPr>
          <w:p w14:paraId="6165363B" w14:textId="565F172E" w:rsidR="00754E66" w:rsidRPr="007F5117" w:rsidRDefault="00754E66" w:rsidP="00754E66">
            <w:pPr>
              <w:pStyle w:val="TableText"/>
              <w:tabs>
                <w:tab w:val="decimal" w:pos="1602"/>
              </w:tabs>
              <w:ind w:left="162" w:right="-198" w:firstLine="0"/>
            </w:pPr>
            <w:r>
              <w:t>184,238</w:t>
            </w:r>
          </w:p>
        </w:tc>
      </w:tr>
      <w:tr w:rsidR="00754E66" w:rsidRPr="007F5117" w14:paraId="547CB6D9" w14:textId="77777777" w:rsidTr="00530A52">
        <w:tc>
          <w:tcPr>
            <w:tcW w:w="4944" w:type="dxa"/>
            <w:vAlign w:val="bottom"/>
          </w:tcPr>
          <w:p w14:paraId="2806A5E9" w14:textId="77777777" w:rsidR="00754E66" w:rsidRPr="007F5117" w:rsidRDefault="00754E66" w:rsidP="00754E66">
            <w:pPr>
              <w:pStyle w:val="TableText"/>
            </w:pPr>
          </w:p>
        </w:tc>
        <w:tc>
          <w:tcPr>
            <w:tcW w:w="630" w:type="dxa"/>
            <w:vAlign w:val="bottom"/>
          </w:tcPr>
          <w:p w14:paraId="2217A501" w14:textId="77777777" w:rsidR="00754E66" w:rsidRPr="007F5117" w:rsidRDefault="00754E66" w:rsidP="00754E66">
            <w:pPr>
              <w:pStyle w:val="TableTitle"/>
              <w:ind w:left="-108" w:right="-108"/>
              <w:jc w:val="center"/>
              <w:rPr>
                <w:i w:val="0"/>
              </w:rPr>
            </w:pPr>
          </w:p>
        </w:tc>
        <w:tc>
          <w:tcPr>
            <w:tcW w:w="1890" w:type="dxa"/>
            <w:hideMark/>
          </w:tcPr>
          <w:p w14:paraId="0021DB2D" w14:textId="7777777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c>
          <w:tcPr>
            <w:tcW w:w="1890" w:type="dxa"/>
            <w:hideMark/>
          </w:tcPr>
          <w:p w14:paraId="2DE20F96" w14:textId="0FE65F3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r>
      <w:tr w:rsidR="00754E66" w:rsidRPr="007F5117" w14:paraId="08C8F221" w14:textId="77777777" w:rsidTr="00530A52">
        <w:tc>
          <w:tcPr>
            <w:tcW w:w="4944" w:type="dxa"/>
            <w:vAlign w:val="bottom"/>
          </w:tcPr>
          <w:p w14:paraId="4F7F8463" w14:textId="77777777" w:rsidR="00754E66" w:rsidRPr="007F5117" w:rsidRDefault="00754E66" w:rsidP="00754E66">
            <w:pPr>
              <w:pStyle w:val="TableText"/>
              <w:rPr>
                <w:rFonts w:cs="Arial"/>
                <w:b/>
                <w:szCs w:val="22"/>
              </w:rPr>
            </w:pPr>
            <w:r w:rsidRPr="007F5117">
              <w:rPr>
                <w:rFonts w:cs="Arial"/>
                <w:b/>
                <w:szCs w:val="22"/>
              </w:rPr>
              <w:t>Current liabilities</w:t>
            </w:r>
          </w:p>
        </w:tc>
        <w:tc>
          <w:tcPr>
            <w:tcW w:w="630" w:type="dxa"/>
            <w:vAlign w:val="bottom"/>
          </w:tcPr>
          <w:p w14:paraId="6A06B6D5" w14:textId="77777777" w:rsidR="00754E66" w:rsidRPr="007F5117" w:rsidRDefault="00754E66" w:rsidP="00754E66">
            <w:pPr>
              <w:pStyle w:val="TableTitle"/>
              <w:ind w:left="-108" w:right="-108"/>
              <w:jc w:val="center"/>
              <w:rPr>
                <w:rFonts w:cs="Arial"/>
                <w:i w:val="0"/>
              </w:rPr>
            </w:pPr>
          </w:p>
        </w:tc>
        <w:tc>
          <w:tcPr>
            <w:tcW w:w="1890" w:type="dxa"/>
            <w:vAlign w:val="bottom"/>
          </w:tcPr>
          <w:p w14:paraId="1EA106A9" w14:textId="77777777" w:rsidR="00754E66" w:rsidRPr="007F5117" w:rsidRDefault="00754E66" w:rsidP="00754E66">
            <w:pPr>
              <w:pStyle w:val="TableText"/>
              <w:tabs>
                <w:tab w:val="decimal" w:pos="1602"/>
              </w:tabs>
              <w:ind w:left="162" w:right="-198" w:firstLine="0"/>
            </w:pPr>
          </w:p>
        </w:tc>
        <w:tc>
          <w:tcPr>
            <w:tcW w:w="1890" w:type="dxa"/>
            <w:vAlign w:val="bottom"/>
          </w:tcPr>
          <w:p w14:paraId="22894FD9" w14:textId="77777777" w:rsidR="00754E66" w:rsidRPr="007F5117" w:rsidRDefault="00754E66" w:rsidP="00754E66">
            <w:pPr>
              <w:pStyle w:val="TableText"/>
              <w:tabs>
                <w:tab w:val="decimal" w:pos="1602"/>
              </w:tabs>
              <w:ind w:left="162" w:right="-198" w:firstLine="0"/>
            </w:pPr>
          </w:p>
        </w:tc>
      </w:tr>
      <w:tr w:rsidR="00754E66" w:rsidRPr="007F5117" w14:paraId="473799A1" w14:textId="77777777" w:rsidTr="00530A52">
        <w:tc>
          <w:tcPr>
            <w:tcW w:w="4944" w:type="dxa"/>
            <w:vAlign w:val="bottom"/>
          </w:tcPr>
          <w:p w14:paraId="1FFD9B9B" w14:textId="77777777" w:rsidR="00754E66" w:rsidRPr="007F5117" w:rsidRDefault="00754E66" w:rsidP="00754E66">
            <w:pPr>
              <w:pStyle w:val="TableText"/>
              <w:rPr>
                <w:rFonts w:cs="Arial"/>
                <w:szCs w:val="22"/>
              </w:rPr>
            </w:pPr>
          </w:p>
        </w:tc>
        <w:tc>
          <w:tcPr>
            <w:tcW w:w="630" w:type="dxa"/>
            <w:vAlign w:val="bottom"/>
          </w:tcPr>
          <w:p w14:paraId="5F4744F3" w14:textId="77777777" w:rsidR="00754E66" w:rsidRPr="007F5117" w:rsidRDefault="00754E66" w:rsidP="00754E66">
            <w:pPr>
              <w:pStyle w:val="TableTitle"/>
              <w:ind w:left="-108" w:right="-108"/>
              <w:jc w:val="center"/>
              <w:rPr>
                <w:rFonts w:cs="Arial"/>
                <w:i w:val="0"/>
              </w:rPr>
            </w:pPr>
          </w:p>
        </w:tc>
        <w:tc>
          <w:tcPr>
            <w:tcW w:w="1890" w:type="dxa"/>
            <w:vAlign w:val="bottom"/>
          </w:tcPr>
          <w:p w14:paraId="4C2D0E98" w14:textId="77777777" w:rsidR="00754E66" w:rsidRPr="007F5117" w:rsidRDefault="00754E66" w:rsidP="00754E66">
            <w:pPr>
              <w:pStyle w:val="TableText"/>
              <w:tabs>
                <w:tab w:val="decimal" w:pos="1602"/>
              </w:tabs>
              <w:ind w:left="162" w:right="-198" w:firstLine="0"/>
            </w:pPr>
          </w:p>
        </w:tc>
        <w:tc>
          <w:tcPr>
            <w:tcW w:w="1890" w:type="dxa"/>
            <w:vAlign w:val="bottom"/>
          </w:tcPr>
          <w:p w14:paraId="7795C1C5" w14:textId="77777777" w:rsidR="00754E66" w:rsidRPr="007F5117" w:rsidRDefault="00754E66" w:rsidP="00754E66">
            <w:pPr>
              <w:pStyle w:val="TableText"/>
              <w:tabs>
                <w:tab w:val="decimal" w:pos="1602"/>
              </w:tabs>
              <w:ind w:left="162" w:right="-198" w:firstLine="0"/>
            </w:pPr>
          </w:p>
        </w:tc>
      </w:tr>
      <w:tr w:rsidR="00754E66" w:rsidRPr="007F5117" w14:paraId="54314651" w14:textId="77777777" w:rsidTr="00530A52">
        <w:tc>
          <w:tcPr>
            <w:tcW w:w="4944" w:type="dxa"/>
            <w:vAlign w:val="bottom"/>
          </w:tcPr>
          <w:p w14:paraId="3B0D8117" w14:textId="77777777" w:rsidR="00754E66" w:rsidRPr="007F5117" w:rsidRDefault="00754E66" w:rsidP="00754E66">
            <w:pPr>
              <w:pStyle w:val="TableText"/>
              <w:rPr>
                <w:rFonts w:cs="Arial"/>
                <w:szCs w:val="22"/>
              </w:rPr>
            </w:pPr>
            <w:r w:rsidRPr="007F5117">
              <w:rPr>
                <w:rFonts w:cs="Arial"/>
                <w:szCs w:val="22"/>
              </w:rPr>
              <w:t>Amount due to the ultimate holding company</w:t>
            </w:r>
          </w:p>
        </w:tc>
        <w:tc>
          <w:tcPr>
            <w:tcW w:w="630" w:type="dxa"/>
            <w:vAlign w:val="bottom"/>
          </w:tcPr>
          <w:p w14:paraId="101E33C3" w14:textId="77777777" w:rsidR="00754E66" w:rsidRPr="007F5117" w:rsidRDefault="00754E66" w:rsidP="00754E66">
            <w:pPr>
              <w:pStyle w:val="TableTitle"/>
              <w:ind w:left="-108" w:right="-108"/>
              <w:jc w:val="center"/>
              <w:rPr>
                <w:rFonts w:cs="Arial"/>
                <w:i w:val="0"/>
              </w:rPr>
            </w:pPr>
            <w:r w:rsidRPr="007F5117">
              <w:rPr>
                <w:rFonts w:cs="Arial"/>
                <w:i w:val="0"/>
              </w:rPr>
              <w:t>10</w:t>
            </w:r>
          </w:p>
        </w:tc>
        <w:tc>
          <w:tcPr>
            <w:tcW w:w="1890" w:type="dxa"/>
            <w:vAlign w:val="bottom"/>
          </w:tcPr>
          <w:p w14:paraId="71B48299" w14:textId="0B1570A5" w:rsidR="00754E66" w:rsidRPr="007F5117" w:rsidRDefault="00602899" w:rsidP="00754E66">
            <w:pPr>
              <w:pStyle w:val="TableText"/>
              <w:tabs>
                <w:tab w:val="decimal" w:pos="1602"/>
              </w:tabs>
              <w:ind w:left="162" w:right="-198" w:firstLine="0"/>
            </w:pPr>
            <w:r>
              <w:t>28,016</w:t>
            </w:r>
          </w:p>
        </w:tc>
        <w:tc>
          <w:tcPr>
            <w:tcW w:w="1890" w:type="dxa"/>
            <w:vAlign w:val="bottom"/>
          </w:tcPr>
          <w:p w14:paraId="350321B7" w14:textId="0101A178" w:rsidR="00754E66" w:rsidRPr="007F5117" w:rsidRDefault="00754E66" w:rsidP="00754E66">
            <w:pPr>
              <w:pStyle w:val="TableText"/>
              <w:tabs>
                <w:tab w:val="decimal" w:pos="1602"/>
              </w:tabs>
              <w:ind w:left="162" w:right="-198" w:firstLine="0"/>
            </w:pPr>
            <w:r>
              <w:t>19,571</w:t>
            </w:r>
          </w:p>
        </w:tc>
      </w:tr>
      <w:tr w:rsidR="00754E66" w:rsidRPr="007F5117" w14:paraId="61D5C063" w14:textId="77777777" w:rsidTr="00530A52">
        <w:tc>
          <w:tcPr>
            <w:tcW w:w="4944" w:type="dxa"/>
            <w:vAlign w:val="bottom"/>
          </w:tcPr>
          <w:p w14:paraId="01636D4B" w14:textId="77777777" w:rsidR="00754E66" w:rsidRPr="007F5117" w:rsidRDefault="00754E66" w:rsidP="00754E66">
            <w:pPr>
              <w:pStyle w:val="TableText"/>
              <w:rPr>
                <w:rFonts w:cs="Arial"/>
                <w:szCs w:val="22"/>
              </w:rPr>
            </w:pPr>
            <w:r w:rsidRPr="007F5117">
              <w:rPr>
                <w:rFonts w:cs="Arial"/>
                <w:szCs w:val="22"/>
              </w:rPr>
              <w:t>Amount due to the immediate holding company</w:t>
            </w:r>
          </w:p>
        </w:tc>
        <w:tc>
          <w:tcPr>
            <w:tcW w:w="630" w:type="dxa"/>
            <w:vAlign w:val="bottom"/>
          </w:tcPr>
          <w:p w14:paraId="5E647DE2" w14:textId="77777777" w:rsidR="00754E66" w:rsidRPr="007F5117" w:rsidRDefault="00754E66" w:rsidP="00754E66">
            <w:pPr>
              <w:pStyle w:val="TableTitle"/>
              <w:ind w:left="-108" w:right="-108"/>
              <w:jc w:val="center"/>
              <w:rPr>
                <w:rFonts w:cs="Arial"/>
                <w:i w:val="0"/>
              </w:rPr>
            </w:pPr>
            <w:r w:rsidRPr="007F5117">
              <w:rPr>
                <w:rFonts w:cs="Arial"/>
                <w:i w:val="0"/>
              </w:rPr>
              <w:t>10</w:t>
            </w:r>
          </w:p>
        </w:tc>
        <w:tc>
          <w:tcPr>
            <w:tcW w:w="1890" w:type="dxa"/>
            <w:vAlign w:val="bottom"/>
          </w:tcPr>
          <w:p w14:paraId="503E2450" w14:textId="72E4EE55" w:rsidR="00754E66" w:rsidRPr="007F5117" w:rsidRDefault="00602899" w:rsidP="00754E66">
            <w:pPr>
              <w:pStyle w:val="TableText"/>
              <w:tabs>
                <w:tab w:val="decimal" w:pos="1602"/>
              </w:tabs>
              <w:ind w:left="162" w:right="-198" w:firstLine="0"/>
            </w:pPr>
            <w:r>
              <w:t>68,498</w:t>
            </w:r>
          </w:p>
        </w:tc>
        <w:tc>
          <w:tcPr>
            <w:tcW w:w="1890" w:type="dxa"/>
            <w:vAlign w:val="bottom"/>
          </w:tcPr>
          <w:p w14:paraId="7B03F4DD" w14:textId="212276E7" w:rsidR="00754E66" w:rsidRPr="007F5117" w:rsidRDefault="00754E66" w:rsidP="00754E66">
            <w:pPr>
              <w:pStyle w:val="TableText"/>
              <w:tabs>
                <w:tab w:val="decimal" w:pos="1602"/>
              </w:tabs>
              <w:ind w:left="162" w:right="-198" w:firstLine="0"/>
            </w:pPr>
            <w:r>
              <w:t>68,498</w:t>
            </w:r>
          </w:p>
        </w:tc>
      </w:tr>
      <w:tr w:rsidR="00754E66" w:rsidRPr="007F5117" w14:paraId="747F34A9" w14:textId="77777777" w:rsidTr="00530A52">
        <w:tc>
          <w:tcPr>
            <w:tcW w:w="4944" w:type="dxa"/>
            <w:vAlign w:val="bottom"/>
          </w:tcPr>
          <w:p w14:paraId="60428AC7" w14:textId="77777777" w:rsidR="00754E66" w:rsidRPr="007F5117" w:rsidRDefault="00754E66" w:rsidP="00754E66">
            <w:pPr>
              <w:pStyle w:val="TableText"/>
              <w:rPr>
                <w:rFonts w:cs="Arial"/>
                <w:szCs w:val="22"/>
              </w:rPr>
            </w:pPr>
            <w:r w:rsidRPr="007F5117">
              <w:rPr>
                <w:rFonts w:cs="Arial"/>
                <w:szCs w:val="22"/>
              </w:rPr>
              <w:t>Amounts due to fellow subsidiaries</w:t>
            </w:r>
          </w:p>
        </w:tc>
        <w:tc>
          <w:tcPr>
            <w:tcW w:w="630" w:type="dxa"/>
            <w:vAlign w:val="bottom"/>
          </w:tcPr>
          <w:p w14:paraId="73D2D4F3" w14:textId="77777777" w:rsidR="00754E66" w:rsidRPr="007F5117" w:rsidRDefault="00754E66" w:rsidP="00754E66">
            <w:pPr>
              <w:pStyle w:val="TableTitle"/>
              <w:ind w:left="-108" w:right="-108"/>
              <w:jc w:val="center"/>
              <w:rPr>
                <w:rFonts w:cs="Arial"/>
                <w:i w:val="0"/>
              </w:rPr>
            </w:pPr>
            <w:r w:rsidRPr="007F5117">
              <w:rPr>
                <w:rFonts w:cs="Arial"/>
                <w:i w:val="0"/>
              </w:rPr>
              <w:t>10</w:t>
            </w:r>
          </w:p>
        </w:tc>
        <w:tc>
          <w:tcPr>
            <w:tcW w:w="1890" w:type="dxa"/>
            <w:vAlign w:val="bottom"/>
          </w:tcPr>
          <w:p w14:paraId="7A405440" w14:textId="34411CB3" w:rsidR="00754E66" w:rsidRPr="007F5117" w:rsidRDefault="00602899" w:rsidP="00754E66">
            <w:pPr>
              <w:pStyle w:val="TableText"/>
              <w:tabs>
                <w:tab w:val="decimal" w:pos="1602"/>
              </w:tabs>
              <w:ind w:left="162" w:right="-198" w:firstLine="0"/>
            </w:pPr>
            <w:r>
              <w:t>62,372</w:t>
            </w:r>
          </w:p>
        </w:tc>
        <w:tc>
          <w:tcPr>
            <w:tcW w:w="1890" w:type="dxa"/>
            <w:vAlign w:val="bottom"/>
          </w:tcPr>
          <w:p w14:paraId="10ED23B3" w14:textId="03AC82C5" w:rsidR="00754E66" w:rsidRPr="007F5117" w:rsidRDefault="00754E66" w:rsidP="00754E66">
            <w:pPr>
              <w:pStyle w:val="TableText"/>
              <w:tabs>
                <w:tab w:val="decimal" w:pos="1602"/>
              </w:tabs>
              <w:ind w:left="162" w:right="-198" w:firstLine="0"/>
            </w:pPr>
            <w:r>
              <w:t>51,589</w:t>
            </w:r>
          </w:p>
        </w:tc>
      </w:tr>
      <w:tr w:rsidR="00754E66" w:rsidRPr="007F5117" w14:paraId="57DDCA78" w14:textId="77777777" w:rsidTr="00530A52">
        <w:tc>
          <w:tcPr>
            <w:tcW w:w="4944" w:type="dxa"/>
            <w:vAlign w:val="bottom"/>
          </w:tcPr>
          <w:p w14:paraId="4F141ECC" w14:textId="77777777" w:rsidR="00754E66" w:rsidRPr="007F5117" w:rsidRDefault="00754E66" w:rsidP="00754E66">
            <w:pPr>
              <w:pStyle w:val="TableText"/>
              <w:rPr>
                <w:rFonts w:cs="Arial"/>
                <w:szCs w:val="22"/>
              </w:rPr>
            </w:pPr>
            <w:r w:rsidRPr="007F5117">
              <w:rPr>
                <w:rFonts w:cs="Arial"/>
                <w:szCs w:val="22"/>
              </w:rPr>
              <w:t>Trade and other payables</w:t>
            </w:r>
          </w:p>
        </w:tc>
        <w:tc>
          <w:tcPr>
            <w:tcW w:w="630" w:type="dxa"/>
            <w:vAlign w:val="bottom"/>
          </w:tcPr>
          <w:p w14:paraId="51EE450F" w14:textId="77777777" w:rsidR="00754E66" w:rsidRPr="007F5117" w:rsidRDefault="00754E66" w:rsidP="00754E66">
            <w:pPr>
              <w:pStyle w:val="TableTitle"/>
              <w:ind w:left="-108" w:right="-108"/>
              <w:jc w:val="center"/>
              <w:rPr>
                <w:rFonts w:cs="Arial"/>
                <w:i w:val="0"/>
              </w:rPr>
            </w:pPr>
            <w:r w:rsidRPr="007F5117">
              <w:rPr>
                <w:rFonts w:cs="Arial"/>
                <w:i w:val="0"/>
              </w:rPr>
              <w:t>11</w:t>
            </w:r>
          </w:p>
        </w:tc>
        <w:tc>
          <w:tcPr>
            <w:tcW w:w="1890" w:type="dxa"/>
            <w:vAlign w:val="bottom"/>
          </w:tcPr>
          <w:p w14:paraId="3CDC3F32" w14:textId="6954CE9E" w:rsidR="00754E66" w:rsidRPr="007F5117" w:rsidRDefault="00602899" w:rsidP="00754E66">
            <w:pPr>
              <w:pStyle w:val="TableText"/>
              <w:tabs>
                <w:tab w:val="decimal" w:pos="1602"/>
              </w:tabs>
              <w:ind w:left="162" w:right="-198" w:firstLine="0"/>
            </w:pPr>
            <w:r>
              <w:t>62,527</w:t>
            </w:r>
          </w:p>
        </w:tc>
        <w:tc>
          <w:tcPr>
            <w:tcW w:w="1890" w:type="dxa"/>
            <w:vAlign w:val="bottom"/>
          </w:tcPr>
          <w:p w14:paraId="68712678" w14:textId="77E8B9F4" w:rsidR="00754E66" w:rsidRPr="007F5117" w:rsidRDefault="00754E66" w:rsidP="00754E66">
            <w:pPr>
              <w:pStyle w:val="TableText"/>
              <w:tabs>
                <w:tab w:val="decimal" w:pos="1602"/>
              </w:tabs>
              <w:ind w:left="162" w:right="-198" w:firstLine="0"/>
            </w:pPr>
            <w:r>
              <w:t>51,218</w:t>
            </w:r>
          </w:p>
        </w:tc>
      </w:tr>
      <w:tr w:rsidR="00602899" w:rsidRPr="007F5117" w14:paraId="48EFCB20" w14:textId="77777777" w:rsidTr="00602899">
        <w:tc>
          <w:tcPr>
            <w:tcW w:w="4944" w:type="dxa"/>
            <w:vAlign w:val="bottom"/>
          </w:tcPr>
          <w:p w14:paraId="7829F5D2" w14:textId="77777777" w:rsidR="00602899" w:rsidRPr="007F5117" w:rsidRDefault="00602899" w:rsidP="00602899">
            <w:pPr>
              <w:pStyle w:val="TableText"/>
              <w:rPr>
                <w:rFonts w:cs="Arial"/>
                <w:szCs w:val="22"/>
              </w:rPr>
            </w:pPr>
            <w:r w:rsidRPr="007F5117">
              <w:rPr>
                <w:rFonts w:cs="Arial"/>
                <w:szCs w:val="22"/>
              </w:rPr>
              <w:t>Contract liabilities</w:t>
            </w:r>
          </w:p>
        </w:tc>
        <w:tc>
          <w:tcPr>
            <w:tcW w:w="630" w:type="dxa"/>
            <w:vAlign w:val="bottom"/>
          </w:tcPr>
          <w:p w14:paraId="7CC881BB" w14:textId="77777777" w:rsidR="00602899" w:rsidRPr="007F5117" w:rsidRDefault="00602899" w:rsidP="00602899">
            <w:pPr>
              <w:pStyle w:val="TableTitle"/>
              <w:ind w:left="-108" w:right="-108"/>
              <w:jc w:val="center"/>
              <w:rPr>
                <w:rFonts w:cs="Arial"/>
                <w:i w:val="0"/>
              </w:rPr>
            </w:pPr>
          </w:p>
        </w:tc>
        <w:tc>
          <w:tcPr>
            <w:tcW w:w="1890" w:type="dxa"/>
            <w:vAlign w:val="bottom"/>
          </w:tcPr>
          <w:p w14:paraId="3325DA4C" w14:textId="77777777" w:rsidR="00602899" w:rsidRPr="007F5117" w:rsidRDefault="00602899" w:rsidP="00602899">
            <w:pPr>
              <w:pStyle w:val="TableText"/>
              <w:tabs>
                <w:tab w:val="decimal" w:pos="1602"/>
              </w:tabs>
              <w:ind w:left="162" w:right="-198" w:firstLine="0"/>
            </w:pPr>
            <w:r>
              <w:t>1,800</w:t>
            </w:r>
          </w:p>
        </w:tc>
        <w:tc>
          <w:tcPr>
            <w:tcW w:w="1890" w:type="dxa"/>
            <w:vAlign w:val="bottom"/>
          </w:tcPr>
          <w:p w14:paraId="4E3456B9" w14:textId="77777777" w:rsidR="00602899" w:rsidRPr="007F5117" w:rsidRDefault="00602899" w:rsidP="00602899">
            <w:pPr>
              <w:pStyle w:val="TableText"/>
              <w:tabs>
                <w:tab w:val="decimal" w:pos="1602"/>
              </w:tabs>
              <w:ind w:left="162" w:right="-198" w:firstLine="0"/>
            </w:pPr>
            <w:r>
              <w:t>1,722</w:t>
            </w:r>
          </w:p>
        </w:tc>
      </w:tr>
      <w:tr w:rsidR="00602899" w:rsidRPr="007F5117" w14:paraId="0F066DFB" w14:textId="77777777" w:rsidTr="00602899">
        <w:tc>
          <w:tcPr>
            <w:tcW w:w="4944" w:type="dxa"/>
            <w:vAlign w:val="bottom"/>
          </w:tcPr>
          <w:p w14:paraId="4B7EA781" w14:textId="141017B0" w:rsidR="00602899" w:rsidRPr="007F5117" w:rsidRDefault="00602899" w:rsidP="00602899">
            <w:pPr>
              <w:pStyle w:val="TableText"/>
              <w:rPr>
                <w:rFonts w:cs="Arial"/>
                <w:szCs w:val="22"/>
              </w:rPr>
            </w:pPr>
            <w:r>
              <w:rPr>
                <w:rFonts w:cs="Arial"/>
                <w:szCs w:val="22"/>
              </w:rPr>
              <w:t>Lease liabilities</w:t>
            </w:r>
          </w:p>
        </w:tc>
        <w:tc>
          <w:tcPr>
            <w:tcW w:w="630" w:type="dxa"/>
            <w:vAlign w:val="bottom"/>
          </w:tcPr>
          <w:p w14:paraId="54ECE637" w14:textId="77777777" w:rsidR="00602899" w:rsidRPr="007F5117" w:rsidRDefault="00602899" w:rsidP="00602899">
            <w:pPr>
              <w:pStyle w:val="TableTitle"/>
              <w:ind w:left="-108" w:right="-108"/>
              <w:jc w:val="center"/>
              <w:rPr>
                <w:rFonts w:cs="Arial"/>
                <w:i w:val="0"/>
              </w:rPr>
            </w:pPr>
          </w:p>
        </w:tc>
        <w:tc>
          <w:tcPr>
            <w:tcW w:w="1890" w:type="dxa"/>
            <w:vAlign w:val="bottom"/>
          </w:tcPr>
          <w:p w14:paraId="1F48AA78" w14:textId="6E6FD065" w:rsidR="00602899" w:rsidRDefault="00602899" w:rsidP="00602899">
            <w:pPr>
              <w:pStyle w:val="TableText"/>
              <w:tabs>
                <w:tab w:val="decimal" w:pos="1602"/>
              </w:tabs>
              <w:ind w:left="162" w:right="-198" w:firstLine="0"/>
            </w:pPr>
            <w:r>
              <w:t>209</w:t>
            </w:r>
          </w:p>
        </w:tc>
        <w:tc>
          <w:tcPr>
            <w:tcW w:w="1890" w:type="dxa"/>
            <w:vAlign w:val="bottom"/>
          </w:tcPr>
          <w:p w14:paraId="41C072F1" w14:textId="529A9F69" w:rsidR="00602899" w:rsidRDefault="00602899" w:rsidP="00602899">
            <w:pPr>
              <w:pStyle w:val="TableText"/>
              <w:tabs>
                <w:tab w:val="decimal" w:pos="1602"/>
              </w:tabs>
              <w:ind w:left="162" w:right="-198" w:firstLine="0"/>
            </w:pPr>
            <w:r>
              <w:t>-</w:t>
            </w:r>
          </w:p>
        </w:tc>
      </w:tr>
      <w:tr w:rsidR="00754E66" w:rsidRPr="007F5117" w14:paraId="72B1A4AC" w14:textId="77777777" w:rsidTr="00530A52">
        <w:tc>
          <w:tcPr>
            <w:tcW w:w="4944" w:type="dxa"/>
            <w:vAlign w:val="bottom"/>
          </w:tcPr>
          <w:p w14:paraId="72AD479D" w14:textId="77777777" w:rsidR="00754E66" w:rsidRPr="007F5117" w:rsidRDefault="00754E66" w:rsidP="00754E66">
            <w:pPr>
              <w:pStyle w:val="TableText"/>
              <w:rPr>
                <w:rFonts w:cs="Arial"/>
                <w:szCs w:val="22"/>
              </w:rPr>
            </w:pPr>
            <w:r w:rsidRPr="007F5117">
              <w:rPr>
                <w:rFonts w:cs="Arial"/>
                <w:szCs w:val="22"/>
              </w:rPr>
              <w:t>Share-based payment liabilities</w:t>
            </w:r>
          </w:p>
        </w:tc>
        <w:tc>
          <w:tcPr>
            <w:tcW w:w="630" w:type="dxa"/>
            <w:vAlign w:val="bottom"/>
          </w:tcPr>
          <w:p w14:paraId="7CA1530F" w14:textId="77777777" w:rsidR="00754E66" w:rsidRPr="007F5117" w:rsidRDefault="00754E66" w:rsidP="00754E66">
            <w:pPr>
              <w:pStyle w:val="TableTitle"/>
              <w:ind w:left="-108" w:right="-108"/>
              <w:jc w:val="center"/>
              <w:rPr>
                <w:rFonts w:cs="Arial"/>
                <w:i w:val="0"/>
              </w:rPr>
            </w:pPr>
            <w:r w:rsidRPr="007F5117">
              <w:rPr>
                <w:rFonts w:cs="Arial"/>
                <w:i w:val="0"/>
              </w:rPr>
              <w:t>12</w:t>
            </w:r>
          </w:p>
        </w:tc>
        <w:tc>
          <w:tcPr>
            <w:tcW w:w="1890" w:type="dxa"/>
            <w:vAlign w:val="bottom"/>
          </w:tcPr>
          <w:p w14:paraId="53FC5E8F" w14:textId="69944AD7" w:rsidR="00754E66" w:rsidRPr="007F5117" w:rsidRDefault="00602899" w:rsidP="00754E66">
            <w:pPr>
              <w:pStyle w:val="TableText"/>
              <w:tabs>
                <w:tab w:val="decimal" w:pos="1602"/>
              </w:tabs>
              <w:ind w:left="162" w:right="-198" w:firstLine="0"/>
            </w:pPr>
            <w:r>
              <w:t>41</w:t>
            </w:r>
          </w:p>
        </w:tc>
        <w:tc>
          <w:tcPr>
            <w:tcW w:w="1890" w:type="dxa"/>
            <w:vAlign w:val="bottom"/>
          </w:tcPr>
          <w:p w14:paraId="13C47463" w14:textId="52DFF82E" w:rsidR="00754E66" w:rsidRPr="007F5117" w:rsidRDefault="00754E66" w:rsidP="00754E66">
            <w:pPr>
              <w:pStyle w:val="TableText"/>
              <w:tabs>
                <w:tab w:val="decimal" w:pos="1602"/>
              </w:tabs>
              <w:ind w:left="162" w:right="-198" w:firstLine="0"/>
            </w:pPr>
            <w:r>
              <w:t>54</w:t>
            </w:r>
          </w:p>
        </w:tc>
      </w:tr>
      <w:tr w:rsidR="00754E66" w:rsidRPr="007F5117" w14:paraId="7F22E943" w14:textId="77777777" w:rsidTr="00530A52">
        <w:tc>
          <w:tcPr>
            <w:tcW w:w="4944" w:type="dxa"/>
            <w:vAlign w:val="bottom"/>
          </w:tcPr>
          <w:p w14:paraId="29F2CD94" w14:textId="77777777" w:rsidR="00754E66" w:rsidRPr="007F5117" w:rsidRDefault="00754E66" w:rsidP="00754E66">
            <w:pPr>
              <w:pStyle w:val="TableText"/>
            </w:pPr>
          </w:p>
        </w:tc>
        <w:tc>
          <w:tcPr>
            <w:tcW w:w="630" w:type="dxa"/>
            <w:vAlign w:val="bottom"/>
          </w:tcPr>
          <w:p w14:paraId="62C58194" w14:textId="77777777" w:rsidR="00754E66" w:rsidRPr="007F5117" w:rsidRDefault="00754E66" w:rsidP="00754E66">
            <w:pPr>
              <w:pStyle w:val="TableTitle"/>
              <w:ind w:left="-108" w:right="-108"/>
              <w:jc w:val="center"/>
              <w:rPr>
                <w:i w:val="0"/>
              </w:rPr>
            </w:pPr>
          </w:p>
        </w:tc>
        <w:tc>
          <w:tcPr>
            <w:tcW w:w="1890" w:type="dxa"/>
            <w:hideMark/>
          </w:tcPr>
          <w:p w14:paraId="4E08EA4C"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47115627" w14:textId="23080A25"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56A4832B" w14:textId="77777777" w:rsidTr="00530A52">
        <w:tc>
          <w:tcPr>
            <w:tcW w:w="4944" w:type="dxa"/>
            <w:vAlign w:val="bottom"/>
          </w:tcPr>
          <w:p w14:paraId="795B9A09" w14:textId="77777777" w:rsidR="00754E66" w:rsidRPr="007F5117" w:rsidRDefault="00754E66" w:rsidP="00754E66">
            <w:pPr>
              <w:pStyle w:val="TableText"/>
              <w:rPr>
                <w:rFonts w:cs="Arial"/>
                <w:szCs w:val="22"/>
              </w:rPr>
            </w:pPr>
          </w:p>
        </w:tc>
        <w:tc>
          <w:tcPr>
            <w:tcW w:w="630" w:type="dxa"/>
            <w:vAlign w:val="bottom"/>
          </w:tcPr>
          <w:p w14:paraId="4A313E49" w14:textId="77777777" w:rsidR="00754E66" w:rsidRPr="007F5117" w:rsidRDefault="00754E66" w:rsidP="00754E66">
            <w:pPr>
              <w:pStyle w:val="TableTitle"/>
              <w:ind w:left="-108" w:right="-108"/>
              <w:jc w:val="center"/>
              <w:rPr>
                <w:rFonts w:cs="Arial"/>
                <w:i w:val="0"/>
              </w:rPr>
            </w:pPr>
          </w:p>
        </w:tc>
        <w:tc>
          <w:tcPr>
            <w:tcW w:w="1890" w:type="dxa"/>
            <w:vAlign w:val="bottom"/>
          </w:tcPr>
          <w:p w14:paraId="5E2F4977" w14:textId="3C7EA557" w:rsidR="00754E66" w:rsidRPr="007F5117" w:rsidRDefault="00602899" w:rsidP="00754E66">
            <w:pPr>
              <w:pStyle w:val="TableText"/>
              <w:tabs>
                <w:tab w:val="decimal" w:pos="1602"/>
              </w:tabs>
              <w:ind w:left="162" w:right="-198" w:firstLine="0"/>
            </w:pPr>
            <w:r>
              <w:t>223,463</w:t>
            </w:r>
          </w:p>
        </w:tc>
        <w:tc>
          <w:tcPr>
            <w:tcW w:w="1890" w:type="dxa"/>
            <w:vAlign w:val="bottom"/>
          </w:tcPr>
          <w:p w14:paraId="572236FE" w14:textId="0EC75140" w:rsidR="00754E66" w:rsidRPr="007F5117" w:rsidRDefault="00754E66" w:rsidP="00754E66">
            <w:pPr>
              <w:pStyle w:val="TableText"/>
              <w:tabs>
                <w:tab w:val="decimal" w:pos="1602"/>
              </w:tabs>
              <w:ind w:left="162" w:right="-198" w:firstLine="0"/>
            </w:pPr>
            <w:r>
              <w:t>192,652</w:t>
            </w:r>
          </w:p>
        </w:tc>
      </w:tr>
      <w:tr w:rsidR="00754E66" w:rsidRPr="007F5117" w14:paraId="20236142" w14:textId="77777777" w:rsidTr="00530A52">
        <w:tc>
          <w:tcPr>
            <w:tcW w:w="4944" w:type="dxa"/>
            <w:vAlign w:val="bottom"/>
          </w:tcPr>
          <w:p w14:paraId="0048DABF" w14:textId="77777777" w:rsidR="00754E66" w:rsidRPr="007F5117" w:rsidRDefault="00754E66" w:rsidP="00754E66">
            <w:pPr>
              <w:pStyle w:val="TableText"/>
            </w:pPr>
          </w:p>
        </w:tc>
        <w:tc>
          <w:tcPr>
            <w:tcW w:w="630" w:type="dxa"/>
            <w:vAlign w:val="bottom"/>
          </w:tcPr>
          <w:p w14:paraId="05FC87DD" w14:textId="77777777" w:rsidR="00754E66" w:rsidRPr="007F5117" w:rsidRDefault="00754E66" w:rsidP="00754E66">
            <w:pPr>
              <w:pStyle w:val="TableTitle"/>
              <w:ind w:left="-108" w:right="-108"/>
              <w:jc w:val="center"/>
              <w:rPr>
                <w:i w:val="0"/>
              </w:rPr>
            </w:pPr>
          </w:p>
        </w:tc>
        <w:tc>
          <w:tcPr>
            <w:tcW w:w="1890" w:type="dxa"/>
            <w:hideMark/>
          </w:tcPr>
          <w:p w14:paraId="43F4DEC9" w14:textId="7777777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c>
          <w:tcPr>
            <w:tcW w:w="1890" w:type="dxa"/>
            <w:hideMark/>
          </w:tcPr>
          <w:p w14:paraId="2413A165" w14:textId="72D0DD7F"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r>
      <w:tr w:rsidR="00754E66" w:rsidRPr="007F5117" w14:paraId="2C76AA3A" w14:textId="77777777" w:rsidTr="00530A52">
        <w:tc>
          <w:tcPr>
            <w:tcW w:w="4944" w:type="dxa"/>
            <w:vAlign w:val="bottom"/>
          </w:tcPr>
          <w:p w14:paraId="0856D1FC" w14:textId="77777777" w:rsidR="00754E66" w:rsidRPr="007F5117" w:rsidRDefault="00754E66" w:rsidP="00754E66">
            <w:pPr>
              <w:pStyle w:val="TableText"/>
              <w:rPr>
                <w:rFonts w:cs="Arial"/>
                <w:b/>
                <w:szCs w:val="22"/>
              </w:rPr>
            </w:pPr>
            <w:r w:rsidRPr="007F5117">
              <w:rPr>
                <w:rFonts w:cs="Arial"/>
                <w:b/>
                <w:szCs w:val="22"/>
              </w:rPr>
              <w:t>Non-current liabilities</w:t>
            </w:r>
          </w:p>
        </w:tc>
        <w:tc>
          <w:tcPr>
            <w:tcW w:w="630" w:type="dxa"/>
            <w:vAlign w:val="bottom"/>
          </w:tcPr>
          <w:p w14:paraId="05C25C16" w14:textId="77777777" w:rsidR="00754E66" w:rsidRPr="007F5117" w:rsidRDefault="00754E66" w:rsidP="00754E66">
            <w:pPr>
              <w:pStyle w:val="TableTitle"/>
              <w:ind w:left="-108" w:right="-108"/>
              <w:jc w:val="center"/>
              <w:rPr>
                <w:rFonts w:cs="Arial"/>
                <w:i w:val="0"/>
              </w:rPr>
            </w:pPr>
          </w:p>
        </w:tc>
        <w:tc>
          <w:tcPr>
            <w:tcW w:w="1890" w:type="dxa"/>
            <w:vAlign w:val="bottom"/>
          </w:tcPr>
          <w:p w14:paraId="0C535990" w14:textId="77777777" w:rsidR="00754E66" w:rsidRPr="007F5117" w:rsidRDefault="00754E66" w:rsidP="00754E66">
            <w:pPr>
              <w:pStyle w:val="TableText"/>
              <w:tabs>
                <w:tab w:val="decimal" w:pos="1602"/>
              </w:tabs>
              <w:ind w:left="162" w:right="-198" w:firstLine="0"/>
            </w:pPr>
          </w:p>
        </w:tc>
        <w:tc>
          <w:tcPr>
            <w:tcW w:w="1890" w:type="dxa"/>
            <w:vAlign w:val="bottom"/>
          </w:tcPr>
          <w:p w14:paraId="749FAB2C" w14:textId="77777777" w:rsidR="00754E66" w:rsidRPr="007F5117" w:rsidRDefault="00754E66" w:rsidP="00754E66">
            <w:pPr>
              <w:pStyle w:val="TableText"/>
              <w:tabs>
                <w:tab w:val="decimal" w:pos="1602"/>
              </w:tabs>
              <w:ind w:left="162" w:right="-198" w:firstLine="0"/>
            </w:pPr>
          </w:p>
        </w:tc>
      </w:tr>
      <w:tr w:rsidR="00754E66" w:rsidRPr="007F5117" w14:paraId="0894243E" w14:textId="77777777" w:rsidTr="00530A52">
        <w:tc>
          <w:tcPr>
            <w:tcW w:w="4944" w:type="dxa"/>
            <w:vAlign w:val="bottom"/>
          </w:tcPr>
          <w:p w14:paraId="5F6D34A2" w14:textId="77777777" w:rsidR="00754E66" w:rsidRPr="007F5117" w:rsidRDefault="00754E66" w:rsidP="00754E66">
            <w:pPr>
              <w:pStyle w:val="TableText"/>
              <w:rPr>
                <w:rFonts w:cs="Arial"/>
                <w:szCs w:val="22"/>
              </w:rPr>
            </w:pPr>
          </w:p>
        </w:tc>
        <w:tc>
          <w:tcPr>
            <w:tcW w:w="630" w:type="dxa"/>
            <w:vAlign w:val="bottom"/>
          </w:tcPr>
          <w:p w14:paraId="7B890237" w14:textId="77777777" w:rsidR="00754E66" w:rsidRPr="007F5117" w:rsidRDefault="00754E66" w:rsidP="00754E66">
            <w:pPr>
              <w:pStyle w:val="TableTitle"/>
              <w:ind w:left="-108" w:right="-108"/>
              <w:jc w:val="center"/>
              <w:rPr>
                <w:rFonts w:cs="Arial"/>
                <w:i w:val="0"/>
              </w:rPr>
            </w:pPr>
          </w:p>
        </w:tc>
        <w:tc>
          <w:tcPr>
            <w:tcW w:w="1890" w:type="dxa"/>
            <w:vAlign w:val="bottom"/>
          </w:tcPr>
          <w:p w14:paraId="5226F03D" w14:textId="77777777" w:rsidR="00754E66" w:rsidRPr="007F5117" w:rsidRDefault="00754E66" w:rsidP="00754E66">
            <w:pPr>
              <w:pStyle w:val="TableText"/>
              <w:tabs>
                <w:tab w:val="decimal" w:pos="1602"/>
              </w:tabs>
              <w:ind w:left="162" w:right="-198" w:firstLine="0"/>
            </w:pPr>
          </w:p>
        </w:tc>
        <w:tc>
          <w:tcPr>
            <w:tcW w:w="1890" w:type="dxa"/>
            <w:vAlign w:val="bottom"/>
          </w:tcPr>
          <w:p w14:paraId="3ADB4288" w14:textId="77777777" w:rsidR="00754E66" w:rsidRPr="007F5117" w:rsidRDefault="00754E66" w:rsidP="00754E66">
            <w:pPr>
              <w:pStyle w:val="TableText"/>
              <w:tabs>
                <w:tab w:val="decimal" w:pos="1602"/>
              </w:tabs>
              <w:ind w:left="162" w:right="-198" w:firstLine="0"/>
            </w:pPr>
          </w:p>
        </w:tc>
      </w:tr>
      <w:tr w:rsidR="00754E66" w:rsidRPr="007F5117" w14:paraId="22D03092" w14:textId="77777777" w:rsidTr="00530A52">
        <w:tc>
          <w:tcPr>
            <w:tcW w:w="4944" w:type="dxa"/>
            <w:vAlign w:val="bottom"/>
          </w:tcPr>
          <w:p w14:paraId="363F00EB" w14:textId="77777777" w:rsidR="00754E66" w:rsidRPr="007F5117" w:rsidRDefault="00754E66" w:rsidP="00754E66">
            <w:pPr>
              <w:pStyle w:val="TableText"/>
              <w:rPr>
                <w:rFonts w:cs="Arial"/>
                <w:szCs w:val="22"/>
              </w:rPr>
            </w:pPr>
            <w:r w:rsidRPr="007F5117">
              <w:rPr>
                <w:rFonts w:cs="Arial"/>
                <w:szCs w:val="22"/>
              </w:rPr>
              <w:t>Share-based payment liabilities</w:t>
            </w:r>
          </w:p>
        </w:tc>
        <w:tc>
          <w:tcPr>
            <w:tcW w:w="630" w:type="dxa"/>
            <w:vAlign w:val="bottom"/>
          </w:tcPr>
          <w:p w14:paraId="2A12F929" w14:textId="77777777" w:rsidR="00754E66" w:rsidRPr="007F5117" w:rsidRDefault="00754E66" w:rsidP="00754E66">
            <w:pPr>
              <w:pStyle w:val="TableTitle"/>
              <w:ind w:left="-108" w:right="-108"/>
              <w:jc w:val="center"/>
              <w:rPr>
                <w:rFonts w:cs="Arial"/>
                <w:i w:val="0"/>
              </w:rPr>
            </w:pPr>
            <w:r w:rsidRPr="007F5117">
              <w:rPr>
                <w:rFonts w:cs="Arial"/>
                <w:i w:val="0"/>
              </w:rPr>
              <w:t>12</w:t>
            </w:r>
          </w:p>
        </w:tc>
        <w:tc>
          <w:tcPr>
            <w:tcW w:w="1890" w:type="dxa"/>
            <w:vAlign w:val="bottom"/>
          </w:tcPr>
          <w:p w14:paraId="34ED5FCE" w14:textId="6199C7EE" w:rsidR="00754E66" w:rsidRPr="007F5117" w:rsidRDefault="00602899" w:rsidP="00754E66">
            <w:pPr>
              <w:pStyle w:val="TableText"/>
              <w:tabs>
                <w:tab w:val="decimal" w:pos="1602"/>
              </w:tabs>
              <w:ind w:left="162" w:right="-198" w:firstLine="0"/>
            </w:pPr>
            <w:r>
              <w:t>7</w:t>
            </w:r>
          </w:p>
        </w:tc>
        <w:tc>
          <w:tcPr>
            <w:tcW w:w="1890" w:type="dxa"/>
            <w:vAlign w:val="bottom"/>
          </w:tcPr>
          <w:p w14:paraId="1181275F" w14:textId="7197D96C" w:rsidR="00754E66" w:rsidRPr="007F5117" w:rsidRDefault="00754E66" w:rsidP="00754E66">
            <w:pPr>
              <w:pStyle w:val="TableText"/>
              <w:tabs>
                <w:tab w:val="decimal" w:pos="1602"/>
              </w:tabs>
              <w:ind w:left="162" w:right="-198" w:firstLine="0"/>
            </w:pPr>
            <w:r>
              <w:t>13</w:t>
            </w:r>
          </w:p>
        </w:tc>
      </w:tr>
      <w:tr w:rsidR="00754E66" w:rsidRPr="007F5117" w14:paraId="73D80248" w14:textId="77777777" w:rsidTr="00530A52">
        <w:tc>
          <w:tcPr>
            <w:tcW w:w="4944" w:type="dxa"/>
            <w:vAlign w:val="bottom"/>
          </w:tcPr>
          <w:p w14:paraId="27E40857" w14:textId="77777777" w:rsidR="00754E66" w:rsidRPr="007F5117" w:rsidRDefault="00754E66" w:rsidP="00754E66">
            <w:pPr>
              <w:pStyle w:val="TableText"/>
              <w:rPr>
                <w:rFonts w:cs="Arial"/>
                <w:szCs w:val="22"/>
              </w:rPr>
            </w:pPr>
            <w:r w:rsidRPr="007F5117">
              <w:rPr>
                <w:rFonts w:cs="Arial"/>
                <w:szCs w:val="22"/>
              </w:rPr>
              <w:t>Deferred tax liabilities</w:t>
            </w:r>
          </w:p>
        </w:tc>
        <w:tc>
          <w:tcPr>
            <w:tcW w:w="630" w:type="dxa"/>
            <w:vAlign w:val="bottom"/>
          </w:tcPr>
          <w:p w14:paraId="7220A707" w14:textId="77777777" w:rsidR="00754E66" w:rsidRPr="007F5117" w:rsidRDefault="00754E66" w:rsidP="00754E66">
            <w:pPr>
              <w:pStyle w:val="TableTitle"/>
              <w:ind w:left="-108" w:right="-108"/>
              <w:jc w:val="center"/>
              <w:rPr>
                <w:rFonts w:cs="Arial"/>
                <w:i w:val="0"/>
              </w:rPr>
            </w:pPr>
            <w:r w:rsidRPr="007F5117">
              <w:rPr>
                <w:rFonts w:cs="Arial"/>
                <w:i w:val="0"/>
              </w:rPr>
              <w:t>13</w:t>
            </w:r>
          </w:p>
        </w:tc>
        <w:tc>
          <w:tcPr>
            <w:tcW w:w="1890" w:type="dxa"/>
            <w:vAlign w:val="bottom"/>
          </w:tcPr>
          <w:p w14:paraId="69B4A4F0" w14:textId="4D8FB52B" w:rsidR="00754E66" w:rsidRPr="007F5117" w:rsidRDefault="00602899" w:rsidP="00754E66">
            <w:pPr>
              <w:pStyle w:val="TableText"/>
              <w:tabs>
                <w:tab w:val="decimal" w:pos="1602"/>
              </w:tabs>
              <w:ind w:left="162" w:right="-198" w:firstLine="0"/>
            </w:pPr>
            <w:r>
              <w:t>5,399</w:t>
            </w:r>
          </w:p>
        </w:tc>
        <w:tc>
          <w:tcPr>
            <w:tcW w:w="1890" w:type="dxa"/>
            <w:vAlign w:val="bottom"/>
          </w:tcPr>
          <w:p w14:paraId="52286C85" w14:textId="7862D992" w:rsidR="00754E66" w:rsidRPr="007F5117" w:rsidRDefault="00754E66" w:rsidP="00754E66">
            <w:pPr>
              <w:pStyle w:val="TableText"/>
              <w:tabs>
                <w:tab w:val="decimal" w:pos="1602"/>
              </w:tabs>
              <w:ind w:left="162" w:right="-198" w:firstLine="0"/>
            </w:pPr>
            <w:r>
              <w:t>4,615</w:t>
            </w:r>
          </w:p>
        </w:tc>
      </w:tr>
      <w:tr w:rsidR="00754E66" w:rsidRPr="007F5117" w14:paraId="2BE4F594" w14:textId="77777777" w:rsidTr="00530A52">
        <w:tc>
          <w:tcPr>
            <w:tcW w:w="4944" w:type="dxa"/>
            <w:vAlign w:val="bottom"/>
          </w:tcPr>
          <w:p w14:paraId="40DC6770" w14:textId="77777777" w:rsidR="00754E66" w:rsidRPr="007F5117" w:rsidRDefault="00754E66" w:rsidP="00754E66">
            <w:pPr>
              <w:pStyle w:val="TableText"/>
            </w:pPr>
          </w:p>
        </w:tc>
        <w:tc>
          <w:tcPr>
            <w:tcW w:w="630" w:type="dxa"/>
            <w:vAlign w:val="bottom"/>
          </w:tcPr>
          <w:p w14:paraId="62790116" w14:textId="77777777" w:rsidR="00754E66" w:rsidRPr="007F5117" w:rsidRDefault="00754E66" w:rsidP="00754E66">
            <w:pPr>
              <w:pStyle w:val="TableTitle"/>
              <w:ind w:left="-108" w:right="-108"/>
              <w:jc w:val="center"/>
              <w:rPr>
                <w:i w:val="0"/>
              </w:rPr>
            </w:pPr>
          </w:p>
        </w:tc>
        <w:tc>
          <w:tcPr>
            <w:tcW w:w="1890" w:type="dxa"/>
            <w:hideMark/>
          </w:tcPr>
          <w:p w14:paraId="572B9B2F"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3EED2D05" w14:textId="0BAE5233"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404B0BD5" w14:textId="77777777" w:rsidTr="00530A52">
        <w:tc>
          <w:tcPr>
            <w:tcW w:w="4944" w:type="dxa"/>
            <w:vAlign w:val="bottom"/>
          </w:tcPr>
          <w:p w14:paraId="09AE03AA" w14:textId="77777777" w:rsidR="00754E66" w:rsidRPr="007F5117" w:rsidRDefault="00754E66" w:rsidP="00754E66">
            <w:pPr>
              <w:pStyle w:val="TableText"/>
              <w:rPr>
                <w:rFonts w:cs="Arial"/>
                <w:szCs w:val="22"/>
              </w:rPr>
            </w:pPr>
          </w:p>
        </w:tc>
        <w:tc>
          <w:tcPr>
            <w:tcW w:w="630" w:type="dxa"/>
            <w:vAlign w:val="bottom"/>
          </w:tcPr>
          <w:p w14:paraId="73CF3C83" w14:textId="77777777" w:rsidR="00754E66" w:rsidRPr="007F5117" w:rsidRDefault="00754E66" w:rsidP="00754E66">
            <w:pPr>
              <w:pStyle w:val="TableTitle"/>
              <w:ind w:left="-108" w:right="-108"/>
              <w:jc w:val="center"/>
              <w:rPr>
                <w:rFonts w:cs="Arial"/>
                <w:i w:val="0"/>
              </w:rPr>
            </w:pPr>
          </w:p>
        </w:tc>
        <w:tc>
          <w:tcPr>
            <w:tcW w:w="1890" w:type="dxa"/>
            <w:vAlign w:val="bottom"/>
          </w:tcPr>
          <w:p w14:paraId="705170C9" w14:textId="78949391" w:rsidR="00754E66" w:rsidRPr="007F5117" w:rsidRDefault="00602899" w:rsidP="00754E66">
            <w:pPr>
              <w:pStyle w:val="TableText"/>
              <w:tabs>
                <w:tab w:val="decimal" w:pos="1602"/>
              </w:tabs>
              <w:ind w:left="162" w:right="-198" w:firstLine="0"/>
            </w:pPr>
            <w:r>
              <w:t>5,406</w:t>
            </w:r>
          </w:p>
        </w:tc>
        <w:tc>
          <w:tcPr>
            <w:tcW w:w="1890" w:type="dxa"/>
            <w:vAlign w:val="bottom"/>
          </w:tcPr>
          <w:p w14:paraId="7F60D151" w14:textId="0644E25D" w:rsidR="00754E66" w:rsidRPr="007F5117" w:rsidRDefault="00754E66" w:rsidP="00754E66">
            <w:pPr>
              <w:pStyle w:val="TableText"/>
              <w:tabs>
                <w:tab w:val="decimal" w:pos="1602"/>
              </w:tabs>
              <w:ind w:left="162" w:right="-198" w:firstLine="0"/>
            </w:pPr>
            <w:r>
              <w:t>4,628</w:t>
            </w:r>
          </w:p>
        </w:tc>
      </w:tr>
      <w:tr w:rsidR="00754E66" w:rsidRPr="007F5117" w14:paraId="1E8EB36A" w14:textId="77777777" w:rsidTr="00530A52">
        <w:tc>
          <w:tcPr>
            <w:tcW w:w="4944" w:type="dxa"/>
            <w:vAlign w:val="bottom"/>
          </w:tcPr>
          <w:p w14:paraId="1A11CA84" w14:textId="77777777" w:rsidR="00754E66" w:rsidRPr="007F5117" w:rsidRDefault="00754E66" w:rsidP="00754E66">
            <w:pPr>
              <w:pStyle w:val="TableText"/>
              <w:rPr>
                <w:sz w:val="32"/>
                <w:szCs w:val="32"/>
              </w:rPr>
            </w:pPr>
          </w:p>
        </w:tc>
        <w:tc>
          <w:tcPr>
            <w:tcW w:w="630" w:type="dxa"/>
            <w:vAlign w:val="bottom"/>
          </w:tcPr>
          <w:p w14:paraId="3792DF27" w14:textId="77777777" w:rsidR="00754E66" w:rsidRPr="007F5117" w:rsidRDefault="00754E66" w:rsidP="00754E66">
            <w:pPr>
              <w:pStyle w:val="TableTitle"/>
              <w:ind w:left="-108" w:right="-108"/>
              <w:jc w:val="center"/>
              <w:rPr>
                <w:i w:val="0"/>
                <w:sz w:val="32"/>
                <w:szCs w:val="32"/>
              </w:rPr>
            </w:pPr>
          </w:p>
        </w:tc>
        <w:tc>
          <w:tcPr>
            <w:tcW w:w="1890" w:type="dxa"/>
            <w:hideMark/>
          </w:tcPr>
          <w:p w14:paraId="1887B3A9" w14:textId="77777777" w:rsidR="00754E66" w:rsidRPr="007F5117" w:rsidRDefault="00754E66" w:rsidP="00754E66">
            <w:pPr>
              <w:pStyle w:val="TableText"/>
              <w:tabs>
                <w:tab w:val="decimal" w:pos="1602"/>
              </w:tabs>
              <w:spacing w:line="140" w:lineRule="exact"/>
              <w:ind w:left="158" w:right="-202" w:firstLine="0"/>
              <w:rPr>
                <w:sz w:val="23"/>
                <w:szCs w:val="23"/>
                <w:u w:val="single"/>
              </w:rPr>
            </w:pPr>
            <w:r w:rsidRPr="007F5117">
              <w:rPr>
                <w:sz w:val="23"/>
                <w:szCs w:val="23"/>
                <w:u w:val="single"/>
              </w:rPr>
              <w:t>------------------</w:t>
            </w:r>
          </w:p>
        </w:tc>
        <w:tc>
          <w:tcPr>
            <w:tcW w:w="1890" w:type="dxa"/>
            <w:hideMark/>
          </w:tcPr>
          <w:p w14:paraId="290421BA" w14:textId="4E3E757E" w:rsidR="00754E66" w:rsidRPr="007F5117" w:rsidRDefault="00754E66" w:rsidP="00754E66">
            <w:pPr>
              <w:pStyle w:val="TableText"/>
              <w:tabs>
                <w:tab w:val="decimal" w:pos="1602"/>
              </w:tabs>
              <w:spacing w:line="140" w:lineRule="exact"/>
              <w:ind w:left="158" w:right="-202" w:firstLine="0"/>
              <w:rPr>
                <w:sz w:val="23"/>
                <w:szCs w:val="23"/>
                <w:u w:val="single"/>
              </w:rPr>
            </w:pPr>
            <w:r w:rsidRPr="007F5117">
              <w:rPr>
                <w:sz w:val="23"/>
                <w:szCs w:val="23"/>
                <w:u w:val="single"/>
              </w:rPr>
              <w:t>------------------</w:t>
            </w:r>
          </w:p>
        </w:tc>
      </w:tr>
      <w:tr w:rsidR="00754E66" w:rsidRPr="007F5117" w14:paraId="49D37BF4" w14:textId="77777777" w:rsidTr="00530A52">
        <w:tc>
          <w:tcPr>
            <w:tcW w:w="4944" w:type="dxa"/>
            <w:vAlign w:val="bottom"/>
          </w:tcPr>
          <w:p w14:paraId="6385B0FD" w14:textId="77777777" w:rsidR="00754E66" w:rsidRPr="007F5117" w:rsidRDefault="00754E66" w:rsidP="00754E66">
            <w:pPr>
              <w:pStyle w:val="TableText"/>
              <w:rPr>
                <w:rFonts w:cs="Arial"/>
                <w:b/>
                <w:szCs w:val="22"/>
              </w:rPr>
            </w:pPr>
            <w:r w:rsidRPr="007F5117">
              <w:rPr>
                <w:rFonts w:cs="Arial"/>
                <w:b/>
                <w:szCs w:val="22"/>
              </w:rPr>
              <w:t>NET ASSETS</w:t>
            </w:r>
          </w:p>
        </w:tc>
        <w:tc>
          <w:tcPr>
            <w:tcW w:w="630" w:type="dxa"/>
            <w:vAlign w:val="bottom"/>
          </w:tcPr>
          <w:p w14:paraId="1AE3BEB1" w14:textId="77777777" w:rsidR="00754E66" w:rsidRPr="007F5117" w:rsidRDefault="00754E66" w:rsidP="00754E66">
            <w:pPr>
              <w:pStyle w:val="TableTitle"/>
              <w:ind w:left="-108" w:right="-108"/>
              <w:jc w:val="center"/>
              <w:rPr>
                <w:rFonts w:cs="Arial"/>
                <w:i w:val="0"/>
              </w:rPr>
            </w:pPr>
          </w:p>
        </w:tc>
        <w:tc>
          <w:tcPr>
            <w:tcW w:w="1890" w:type="dxa"/>
            <w:vAlign w:val="bottom"/>
          </w:tcPr>
          <w:p w14:paraId="2E174B8B" w14:textId="0511DEE8" w:rsidR="00754E66" w:rsidRPr="007F5117" w:rsidRDefault="00602899" w:rsidP="00754E66">
            <w:pPr>
              <w:pStyle w:val="TableText"/>
              <w:tabs>
                <w:tab w:val="decimal" w:pos="1602"/>
              </w:tabs>
              <w:ind w:left="162" w:right="-198" w:firstLine="0"/>
            </w:pPr>
            <w:r>
              <w:t>29,017</w:t>
            </w:r>
          </w:p>
        </w:tc>
        <w:tc>
          <w:tcPr>
            <w:tcW w:w="1890" w:type="dxa"/>
            <w:vAlign w:val="bottom"/>
          </w:tcPr>
          <w:p w14:paraId="4EB9D2A9" w14:textId="0267DE3F" w:rsidR="00754E66" w:rsidRPr="007F5117" w:rsidRDefault="00754E66" w:rsidP="00754E66">
            <w:pPr>
              <w:pStyle w:val="TableText"/>
              <w:tabs>
                <w:tab w:val="decimal" w:pos="1602"/>
              </w:tabs>
              <w:ind w:left="162" w:right="-198" w:firstLine="0"/>
            </w:pPr>
            <w:r>
              <w:t>23,628</w:t>
            </w:r>
          </w:p>
        </w:tc>
      </w:tr>
      <w:tr w:rsidR="00754E66" w:rsidRPr="007F5117" w14:paraId="19A3DEA9" w14:textId="77777777" w:rsidTr="00530A52">
        <w:tc>
          <w:tcPr>
            <w:tcW w:w="4944" w:type="dxa"/>
            <w:vAlign w:val="bottom"/>
          </w:tcPr>
          <w:p w14:paraId="51472252" w14:textId="77777777" w:rsidR="00754E66" w:rsidRPr="007F5117" w:rsidRDefault="00754E66" w:rsidP="00754E66">
            <w:pPr>
              <w:pStyle w:val="TableText"/>
            </w:pPr>
          </w:p>
        </w:tc>
        <w:tc>
          <w:tcPr>
            <w:tcW w:w="630" w:type="dxa"/>
            <w:vAlign w:val="bottom"/>
          </w:tcPr>
          <w:p w14:paraId="30FC8619" w14:textId="77777777" w:rsidR="00754E66" w:rsidRPr="007F5117" w:rsidRDefault="00754E66" w:rsidP="00754E66">
            <w:pPr>
              <w:pStyle w:val="TableTitle"/>
              <w:ind w:left="-108" w:right="-108"/>
              <w:jc w:val="center"/>
              <w:rPr>
                <w:i w:val="0"/>
              </w:rPr>
            </w:pPr>
          </w:p>
        </w:tc>
        <w:tc>
          <w:tcPr>
            <w:tcW w:w="1890" w:type="dxa"/>
            <w:hideMark/>
          </w:tcPr>
          <w:p w14:paraId="62B12C8B" w14:textId="77777777" w:rsidR="00754E66" w:rsidRPr="007F5117" w:rsidRDefault="00754E66" w:rsidP="00754E66">
            <w:pPr>
              <w:pStyle w:val="TableText"/>
              <w:tabs>
                <w:tab w:val="decimal" w:pos="1602"/>
                <w:tab w:val="right" w:pos="1872"/>
              </w:tabs>
              <w:spacing w:line="160" w:lineRule="exact"/>
              <w:ind w:left="213" w:right="-198" w:firstLine="0"/>
              <w:rPr>
                <w:sz w:val="24"/>
                <w:u w:val="double"/>
                <w:vertAlign w:val="superscript"/>
              </w:rPr>
            </w:pPr>
            <w:r w:rsidRPr="007F5117">
              <w:rPr>
                <w:sz w:val="24"/>
                <w:u w:val="double"/>
                <w:vertAlign w:val="superscript"/>
              </w:rPr>
              <w:tab/>
            </w:r>
          </w:p>
        </w:tc>
        <w:tc>
          <w:tcPr>
            <w:tcW w:w="1890" w:type="dxa"/>
            <w:hideMark/>
          </w:tcPr>
          <w:p w14:paraId="4206CAEE"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double"/>
                <w:vertAlign w:val="superscript"/>
              </w:rPr>
              <w:tab/>
            </w:r>
          </w:p>
        </w:tc>
      </w:tr>
    </w:tbl>
    <w:p w14:paraId="3EA1B6D6" w14:textId="6C13E7B8" w:rsidR="00176056" w:rsidRPr="007F5117" w:rsidRDefault="00176056">
      <w:pPr>
        <w:pStyle w:val="Heading1"/>
        <w:spacing w:before="0"/>
        <w:rPr>
          <w:rFonts w:cs="Arial"/>
        </w:rPr>
      </w:pPr>
      <w:r w:rsidRPr="007F5117">
        <w:rPr>
          <w:rFonts w:cs="Arial"/>
        </w:rPr>
        <w:t xml:space="preserve">Statement of financial position </w:t>
      </w:r>
      <w:r w:rsidRPr="007F5117">
        <w:rPr>
          <w:rFonts w:cs="Arial"/>
        </w:rPr>
        <w:br/>
        <w:t xml:space="preserve">as at 31 December </w:t>
      </w:r>
      <w:r w:rsidR="00D40DD4" w:rsidRPr="00C469D4">
        <w:rPr>
          <w:rFonts w:cs="Arial"/>
        </w:rPr>
        <w:t>20</w:t>
      </w:r>
      <w:r w:rsidR="00A47D22" w:rsidRPr="007F5117">
        <w:rPr>
          <w:rFonts w:cs="Arial"/>
        </w:rPr>
        <w:t>2</w:t>
      </w:r>
      <w:r w:rsidR="00754E66">
        <w:rPr>
          <w:rFonts w:cs="Arial"/>
        </w:rPr>
        <w:t>1</w:t>
      </w:r>
      <w:r w:rsidRPr="007F5117">
        <w:rPr>
          <w:rFonts w:cs="Arial"/>
        </w:rPr>
        <w:t xml:space="preserve"> (continued)</w:t>
      </w:r>
    </w:p>
    <w:p w14:paraId="5CF0077B" w14:textId="77777777" w:rsidR="00176056" w:rsidRPr="007F5117" w:rsidRDefault="00176056">
      <w:pPr>
        <w:pStyle w:val="AppendixHead1"/>
        <w:rPr>
          <w:rFonts w:cs="Arial"/>
          <w:lang w:val="en-GB"/>
        </w:rPr>
      </w:pPr>
      <w:r w:rsidRPr="007F5117">
        <w:rPr>
          <w:rFonts w:cs="Arial"/>
          <w:lang w:val="en-GB"/>
        </w:rPr>
        <w:t>(Expressed in Hong Kong dollars)</w:t>
      </w:r>
    </w:p>
    <w:p w14:paraId="7F5BEE6B" w14:textId="77777777" w:rsidR="00176056" w:rsidRPr="007F5117" w:rsidRDefault="00176056">
      <w:pPr>
        <w:pStyle w:val="BodyText"/>
        <w:spacing w:before="0"/>
        <w:rPr>
          <w:lang w:val="en-GB"/>
        </w:rPr>
      </w:pPr>
    </w:p>
    <w:p w14:paraId="04D67EED" w14:textId="77777777" w:rsidR="00ED53F0" w:rsidRPr="007F5117" w:rsidRDefault="00ED53F0">
      <w:pPr>
        <w:pStyle w:val="BodyText"/>
        <w:spacing w:before="0"/>
        <w:rPr>
          <w:lang w:val="en-GB"/>
        </w:rPr>
      </w:pPr>
    </w:p>
    <w:tbl>
      <w:tblPr>
        <w:tblW w:w="9354" w:type="dxa"/>
        <w:tblLayout w:type="fixed"/>
        <w:tblLook w:val="01E0" w:firstRow="1" w:lastRow="1" w:firstColumn="1" w:lastColumn="1" w:noHBand="0" w:noVBand="0"/>
      </w:tblPr>
      <w:tblGrid>
        <w:gridCol w:w="4944"/>
        <w:gridCol w:w="630"/>
        <w:gridCol w:w="1890"/>
        <w:gridCol w:w="1890"/>
      </w:tblGrid>
      <w:tr w:rsidR="00176056" w:rsidRPr="007F5117" w14:paraId="04FFDF28" w14:textId="77777777" w:rsidTr="00530A52">
        <w:tc>
          <w:tcPr>
            <w:tcW w:w="4944" w:type="dxa"/>
            <w:vAlign w:val="bottom"/>
          </w:tcPr>
          <w:p w14:paraId="33D00DE9" w14:textId="77777777" w:rsidR="00176056" w:rsidRPr="007F5117" w:rsidRDefault="00176056">
            <w:pPr>
              <w:pStyle w:val="TableText"/>
            </w:pPr>
          </w:p>
        </w:tc>
        <w:tc>
          <w:tcPr>
            <w:tcW w:w="630" w:type="dxa"/>
            <w:vAlign w:val="bottom"/>
          </w:tcPr>
          <w:p w14:paraId="4FB265E1" w14:textId="77777777" w:rsidR="00176056" w:rsidRPr="007F5117" w:rsidRDefault="00176056">
            <w:pPr>
              <w:pStyle w:val="TableTitle"/>
              <w:ind w:left="-108" w:right="-108"/>
              <w:jc w:val="center"/>
              <w:rPr>
                <w:i w:val="0"/>
              </w:rPr>
            </w:pPr>
          </w:p>
        </w:tc>
        <w:tc>
          <w:tcPr>
            <w:tcW w:w="1890" w:type="dxa"/>
            <w:vAlign w:val="bottom"/>
          </w:tcPr>
          <w:p w14:paraId="09FB5876" w14:textId="77777777" w:rsidR="00176056" w:rsidRPr="007F5117" w:rsidRDefault="00176056">
            <w:pPr>
              <w:pStyle w:val="TableTitle"/>
            </w:pPr>
          </w:p>
        </w:tc>
        <w:tc>
          <w:tcPr>
            <w:tcW w:w="1890" w:type="dxa"/>
            <w:vAlign w:val="bottom"/>
          </w:tcPr>
          <w:p w14:paraId="0A7D53AE" w14:textId="77777777" w:rsidR="00176056" w:rsidRPr="007F5117" w:rsidRDefault="00176056">
            <w:pPr>
              <w:pStyle w:val="TableTitle"/>
            </w:pPr>
          </w:p>
        </w:tc>
      </w:tr>
      <w:tr w:rsidR="00754E66" w:rsidRPr="007F5117" w14:paraId="50F98D18" w14:textId="77777777" w:rsidTr="00530A52">
        <w:tc>
          <w:tcPr>
            <w:tcW w:w="4944" w:type="dxa"/>
            <w:vAlign w:val="bottom"/>
          </w:tcPr>
          <w:p w14:paraId="6720A3B2" w14:textId="77777777" w:rsidR="00754E66" w:rsidRPr="007F5117" w:rsidRDefault="00754E66" w:rsidP="00754E66">
            <w:pPr>
              <w:pStyle w:val="TableText"/>
              <w:rPr>
                <w:rFonts w:cs="Arial"/>
                <w:szCs w:val="22"/>
              </w:rPr>
            </w:pPr>
          </w:p>
        </w:tc>
        <w:tc>
          <w:tcPr>
            <w:tcW w:w="630" w:type="dxa"/>
            <w:vAlign w:val="bottom"/>
            <w:hideMark/>
          </w:tcPr>
          <w:p w14:paraId="6A34DD45" w14:textId="77777777" w:rsidR="00754E66" w:rsidRPr="007F5117" w:rsidRDefault="00754E66" w:rsidP="00754E66">
            <w:pPr>
              <w:pStyle w:val="TableTitle"/>
              <w:ind w:left="-108" w:right="-108"/>
              <w:jc w:val="center"/>
              <w:rPr>
                <w:rFonts w:cs="Arial"/>
              </w:rPr>
            </w:pPr>
            <w:r w:rsidRPr="007F5117">
              <w:rPr>
                <w:rFonts w:cs="Arial"/>
              </w:rPr>
              <w:t>Note</w:t>
            </w:r>
          </w:p>
        </w:tc>
        <w:tc>
          <w:tcPr>
            <w:tcW w:w="1890" w:type="dxa"/>
            <w:vAlign w:val="bottom"/>
            <w:hideMark/>
          </w:tcPr>
          <w:p w14:paraId="091998B4" w14:textId="290BCA7F" w:rsidR="00754E66" w:rsidRPr="007F5117" w:rsidRDefault="00754E66" w:rsidP="00754E66">
            <w:pPr>
              <w:pStyle w:val="TableTitle"/>
            </w:pPr>
            <w:r w:rsidRPr="00C469D4">
              <w:t>20</w:t>
            </w:r>
            <w:r w:rsidRPr="007F5117">
              <w:t>2</w:t>
            </w:r>
            <w:r>
              <w:t>1</w:t>
            </w:r>
          </w:p>
        </w:tc>
        <w:tc>
          <w:tcPr>
            <w:tcW w:w="1890" w:type="dxa"/>
            <w:vAlign w:val="bottom"/>
            <w:hideMark/>
          </w:tcPr>
          <w:p w14:paraId="3603F5CD" w14:textId="6ED35304" w:rsidR="00754E66" w:rsidRPr="007F5117" w:rsidRDefault="00754E66" w:rsidP="00754E66">
            <w:pPr>
              <w:pStyle w:val="TableTitle"/>
              <w:rPr>
                <w:rFonts w:cs="Arial"/>
              </w:rPr>
            </w:pPr>
            <w:r w:rsidRPr="00C469D4">
              <w:t>20</w:t>
            </w:r>
            <w:r w:rsidRPr="007F5117">
              <w:t>20</w:t>
            </w:r>
          </w:p>
        </w:tc>
      </w:tr>
      <w:tr w:rsidR="00754E66" w:rsidRPr="007F5117" w14:paraId="13D064D6" w14:textId="77777777" w:rsidTr="00530A52">
        <w:tc>
          <w:tcPr>
            <w:tcW w:w="4944" w:type="dxa"/>
            <w:vAlign w:val="bottom"/>
          </w:tcPr>
          <w:p w14:paraId="10A6A079" w14:textId="77777777" w:rsidR="00754E66" w:rsidRPr="007F5117" w:rsidRDefault="00754E66" w:rsidP="00754E66">
            <w:pPr>
              <w:pStyle w:val="TableText"/>
              <w:rPr>
                <w:rFonts w:cs="Arial"/>
                <w:szCs w:val="22"/>
              </w:rPr>
            </w:pPr>
          </w:p>
        </w:tc>
        <w:tc>
          <w:tcPr>
            <w:tcW w:w="630" w:type="dxa"/>
            <w:vAlign w:val="bottom"/>
          </w:tcPr>
          <w:p w14:paraId="6366F1C2" w14:textId="77777777" w:rsidR="00754E66" w:rsidRPr="007F5117" w:rsidRDefault="00754E66" w:rsidP="00754E66">
            <w:pPr>
              <w:pStyle w:val="TableTitle"/>
              <w:ind w:left="-108" w:right="-108"/>
              <w:jc w:val="center"/>
              <w:rPr>
                <w:rFonts w:cs="Arial"/>
                <w:i w:val="0"/>
              </w:rPr>
            </w:pPr>
          </w:p>
        </w:tc>
        <w:tc>
          <w:tcPr>
            <w:tcW w:w="1890" w:type="dxa"/>
            <w:vAlign w:val="bottom"/>
            <w:hideMark/>
          </w:tcPr>
          <w:p w14:paraId="7F559B54" w14:textId="77777777" w:rsidR="00754E66" w:rsidRPr="007F5117" w:rsidRDefault="00754E66" w:rsidP="00754E66">
            <w:pPr>
              <w:pStyle w:val="TableTitle"/>
              <w:rPr>
                <w:i w:val="0"/>
              </w:rPr>
            </w:pPr>
            <w:r w:rsidRPr="007F5117">
              <w:rPr>
                <w:i w:val="0"/>
              </w:rPr>
              <w:t>$’000</w:t>
            </w:r>
          </w:p>
        </w:tc>
        <w:tc>
          <w:tcPr>
            <w:tcW w:w="1890" w:type="dxa"/>
            <w:vAlign w:val="bottom"/>
            <w:hideMark/>
          </w:tcPr>
          <w:p w14:paraId="1234EF63" w14:textId="64AD10A4" w:rsidR="00754E66" w:rsidRPr="007F5117" w:rsidRDefault="00754E66" w:rsidP="00754E66">
            <w:pPr>
              <w:pStyle w:val="TableTitle"/>
              <w:rPr>
                <w:i w:val="0"/>
              </w:rPr>
            </w:pPr>
            <w:r w:rsidRPr="007F5117">
              <w:rPr>
                <w:i w:val="0"/>
              </w:rPr>
              <w:t>$’000</w:t>
            </w:r>
          </w:p>
        </w:tc>
      </w:tr>
      <w:tr w:rsidR="00754E66" w:rsidRPr="007F5117" w14:paraId="64664C2F" w14:textId="77777777" w:rsidTr="00530A52">
        <w:tc>
          <w:tcPr>
            <w:tcW w:w="4944" w:type="dxa"/>
            <w:vAlign w:val="bottom"/>
          </w:tcPr>
          <w:p w14:paraId="5213D073" w14:textId="77777777" w:rsidR="00754E66" w:rsidRPr="007F5117" w:rsidRDefault="00754E66" w:rsidP="00754E66">
            <w:pPr>
              <w:pStyle w:val="TableText"/>
              <w:rPr>
                <w:rFonts w:cs="Arial"/>
                <w:b/>
                <w:szCs w:val="22"/>
              </w:rPr>
            </w:pPr>
            <w:r w:rsidRPr="007F5117">
              <w:rPr>
                <w:rFonts w:cs="Arial"/>
                <w:b/>
                <w:szCs w:val="22"/>
              </w:rPr>
              <w:t>CAPITAL AND RESERVE</w:t>
            </w:r>
          </w:p>
        </w:tc>
        <w:tc>
          <w:tcPr>
            <w:tcW w:w="630" w:type="dxa"/>
            <w:vAlign w:val="bottom"/>
          </w:tcPr>
          <w:p w14:paraId="5D30B31A" w14:textId="77777777" w:rsidR="00754E66" w:rsidRPr="007F5117" w:rsidRDefault="00754E66" w:rsidP="00754E66">
            <w:pPr>
              <w:pStyle w:val="TableTitle"/>
              <w:ind w:left="-108" w:right="-108"/>
              <w:jc w:val="center"/>
              <w:rPr>
                <w:rFonts w:cs="Arial"/>
                <w:i w:val="0"/>
              </w:rPr>
            </w:pPr>
            <w:r w:rsidRPr="007F5117">
              <w:rPr>
                <w:rFonts w:cs="Arial"/>
                <w:i w:val="0"/>
              </w:rPr>
              <w:t>14</w:t>
            </w:r>
          </w:p>
        </w:tc>
        <w:tc>
          <w:tcPr>
            <w:tcW w:w="1890" w:type="dxa"/>
            <w:vAlign w:val="bottom"/>
          </w:tcPr>
          <w:p w14:paraId="3053D8CB" w14:textId="77777777" w:rsidR="00754E66" w:rsidRPr="007F5117" w:rsidRDefault="00754E66" w:rsidP="00754E66">
            <w:pPr>
              <w:pStyle w:val="TableText"/>
              <w:tabs>
                <w:tab w:val="decimal" w:pos="1602"/>
              </w:tabs>
              <w:ind w:left="162" w:right="-198" w:firstLine="0"/>
            </w:pPr>
          </w:p>
        </w:tc>
        <w:tc>
          <w:tcPr>
            <w:tcW w:w="1890" w:type="dxa"/>
            <w:vAlign w:val="bottom"/>
          </w:tcPr>
          <w:p w14:paraId="1BB0B040" w14:textId="77777777" w:rsidR="00754E66" w:rsidRPr="007F5117" w:rsidRDefault="00754E66" w:rsidP="00754E66">
            <w:pPr>
              <w:pStyle w:val="TableText"/>
              <w:tabs>
                <w:tab w:val="decimal" w:pos="1602"/>
              </w:tabs>
              <w:ind w:left="162" w:right="-198" w:firstLine="0"/>
            </w:pPr>
          </w:p>
        </w:tc>
      </w:tr>
      <w:tr w:rsidR="00754E66" w:rsidRPr="007F5117" w14:paraId="6CA2B045" w14:textId="77777777" w:rsidTr="00530A52">
        <w:tc>
          <w:tcPr>
            <w:tcW w:w="4944" w:type="dxa"/>
            <w:vAlign w:val="bottom"/>
          </w:tcPr>
          <w:p w14:paraId="4385851C" w14:textId="77777777" w:rsidR="00754E66" w:rsidRPr="007F5117" w:rsidRDefault="00754E66" w:rsidP="00754E66">
            <w:pPr>
              <w:pStyle w:val="TableText"/>
              <w:rPr>
                <w:rFonts w:cs="Arial"/>
                <w:szCs w:val="22"/>
              </w:rPr>
            </w:pPr>
          </w:p>
        </w:tc>
        <w:tc>
          <w:tcPr>
            <w:tcW w:w="630" w:type="dxa"/>
            <w:vAlign w:val="bottom"/>
          </w:tcPr>
          <w:p w14:paraId="74505B6F" w14:textId="77777777" w:rsidR="00754E66" w:rsidRPr="007F5117" w:rsidRDefault="00754E66" w:rsidP="00754E66">
            <w:pPr>
              <w:pStyle w:val="TableTitle"/>
              <w:ind w:left="-108" w:right="-108"/>
              <w:jc w:val="center"/>
              <w:rPr>
                <w:rFonts w:cs="Arial"/>
                <w:i w:val="0"/>
                <w:sz w:val="20"/>
                <w:szCs w:val="20"/>
              </w:rPr>
            </w:pPr>
          </w:p>
        </w:tc>
        <w:tc>
          <w:tcPr>
            <w:tcW w:w="1890" w:type="dxa"/>
            <w:vAlign w:val="bottom"/>
          </w:tcPr>
          <w:p w14:paraId="49D0B07A" w14:textId="77777777" w:rsidR="00754E66" w:rsidRPr="007F5117" w:rsidRDefault="00754E66" w:rsidP="00754E66">
            <w:pPr>
              <w:pStyle w:val="TableText"/>
              <w:tabs>
                <w:tab w:val="decimal" w:pos="1602"/>
              </w:tabs>
              <w:ind w:left="215" w:right="-198" w:firstLine="0"/>
            </w:pPr>
          </w:p>
        </w:tc>
        <w:tc>
          <w:tcPr>
            <w:tcW w:w="1890" w:type="dxa"/>
            <w:vAlign w:val="bottom"/>
          </w:tcPr>
          <w:p w14:paraId="660F1B99" w14:textId="77777777" w:rsidR="00754E66" w:rsidRPr="007F5117" w:rsidRDefault="00754E66" w:rsidP="00754E66">
            <w:pPr>
              <w:pStyle w:val="TableText"/>
              <w:tabs>
                <w:tab w:val="decimal" w:pos="1602"/>
              </w:tabs>
              <w:ind w:left="162" w:right="-198" w:firstLine="0"/>
            </w:pPr>
          </w:p>
        </w:tc>
      </w:tr>
      <w:tr w:rsidR="009D777E" w:rsidRPr="007F5117" w14:paraId="14DD01FE" w14:textId="77777777" w:rsidTr="00530A52">
        <w:tc>
          <w:tcPr>
            <w:tcW w:w="4944" w:type="dxa"/>
            <w:vAlign w:val="bottom"/>
          </w:tcPr>
          <w:p w14:paraId="3851324A" w14:textId="77777777" w:rsidR="009D777E" w:rsidRPr="007F5117" w:rsidRDefault="009D777E" w:rsidP="009D777E">
            <w:pPr>
              <w:pStyle w:val="TableText"/>
              <w:rPr>
                <w:rFonts w:cs="Arial"/>
                <w:szCs w:val="22"/>
              </w:rPr>
            </w:pPr>
            <w:r w:rsidRPr="007F5117">
              <w:rPr>
                <w:rFonts w:cs="Arial"/>
                <w:szCs w:val="22"/>
              </w:rPr>
              <w:t xml:space="preserve">Share capital </w:t>
            </w:r>
          </w:p>
        </w:tc>
        <w:tc>
          <w:tcPr>
            <w:tcW w:w="630" w:type="dxa"/>
            <w:vAlign w:val="bottom"/>
          </w:tcPr>
          <w:p w14:paraId="1E031807" w14:textId="77777777" w:rsidR="009D777E" w:rsidRPr="007F5117" w:rsidRDefault="009D777E" w:rsidP="009D777E">
            <w:pPr>
              <w:pStyle w:val="TableTitle"/>
              <w:ind w:left="-108" w:right="-108"/>
              <w:jc w:val="center"/>
              <w:rPr>
                <w:rFonts w:cs="Arial"/>
                <w:i w:val="0"/>
              </w:rPr>
            </w:pPr>
            <w:r w:rsidRPr="007F5117">
              <w:rPr>
                <w:rFonts w:cs="Arial"/>
                <w:i w:val="0"/>
              </w:rPr>
              <w:t>14(b)</w:t>
            </w:r>
          </w:p>
        </w:tc>
        <w:tc>
          <w:tcPr>
            <w:tcW w:w="1890" w:type="dxa"/>
            <w:vAlign w:val="bottom"/>
          </w:tcPr>
          <w:p w14:paraId="77BD8188" w14:textId="62C968F8" w:rsidR="009D777E" w:rsidRPr="007F5117" w:rsidRDefault="009D777E" w:rsidP="009D777E">
            <w:pPr>
              <w:pStyle w:val="TableText"/>
              <w:tabs>
                <w:tab w:val="decimal" w:pos="1602"/>
              </w:tabs>
              <w:ind w:left="162" w:right="-198" w:firstLine="0"/>
            </w:pPr>
            <w:r w:rsidRPr="001E24A2">
              <w:t>-*</w:t>
            </w:r>
          </w:p>
        </w:tc>
        <w:tc>
          <w:tcPr>
            <w:tcW w:w="1890" w:type="dxa"/>
            <w:vAlign w:val="bottom"/>
          </w:tcPr>
          <w:p w14:paraId="3C1F3910" w14:textId="4AA87499" w:rsidR="009D777E" w:rsidRPr="007F5117" w:rsidRDefault="009D777E" w:rsidP="009D777E">
            <w:pPr>
              <w:pStyle w:val="TableText"/>
              <w:tabs>
                <w:tab w:val="decimal" w:pos="1602"/>
              </w:tabs>
              <w:ind w:left="162" w:right="-198" w:firstLine="0"/>
            </w:pPr>
            <w:r w:rsidRPr="001E24A2">
              <w:t>-*</w:t>
            </w:r>
          </w:p>
        </w:tc>
      </w:tr>
      <w:tr w:rsidR="009D777E" w:rsidRPr="007F5117" w14:paraId="677806D8" w14:textId="77777777" w:rsidTr="00530A52">
        <w:tc>
          <w:tcPr>
            <w:tcW w:w="4944" w:type="dxa"/>
            <w:vAlign w:val="bottom"/>
          </w:tcPr>
          <w:p w14:paraId="7DA22551" w14:textId="77777777" w:rsidR="009D777E" w:rsidRPr="007F5117" w:rsidRDefault="009D777E" w:rsidP="009D777E">
            <w:pPr>
              <w:pStyle w:val="TableText"/>
              <w:rPr>
                <w:rFonts w:cs="Arial"/>
                <w:szCs w:val="22"/>
              </w:rPr>
            </w:pPr>
            <w:r w:rsidRPr="007F5117">
              <w:rPr>
                <w:rFonts w:cs="Arial"/>
                <w:szCs w:val="22"/>
              </w:rPr>
              <w:t xml:space="preserve">Retained profits </w:t>
            </w:r>
          </w:p>
        </w:tc>
        <w:tc>
          <w:tcPr>
            <w:tcW w:w="630" w:type="dxa"/>
            <w:vAlign w:val="bottom"/>
          </w:tcPr>
          <w:p w14:paraId="507E8F88" w14:textId="77777777" w:rsidR="009D777E" w:rsidRPr="007F5117" w:rsidRDefault="009D777E" w:rsidP="009D777E">
            <w:pPr>
              <w:pStyle w:val="TableTitle"/>
              <w:ind w:left="-108" w:right="-108"/>
              <w:jc w:val="center"/>
              <w:rPr>
                <w:rFonts w:cs="Arial"/>
                <w:i w:val="0"/>
              </w:rPr>
            </w:pPr>
          </w:p>
        </w:tc>
        <w:tc>
          <w:tcPr>
            <w:tcW w:w="1890" w:type="dxa"/>
            <w:vAlign w:val="bottom"/>
          </w:tcPr>
          <w:p w14:paraId="22553F08" w14:textId="0E8228BF" w:rsidR="009D777E" w:rsidRPr="007F5117" w:rsidRDefault="009D777E" w:rsidP="009D777E">
            <w:pPr>
              <w:pStyle w:val="TableText"/>
              <w:tabs>
                <w:tab w:val="decimal" w:pos="1602"/>
              </w:tabs>
              <w:ind w:left="162" w:right="-198" w:firstLine="0"/>
            </w:pPr>
            <w:r>
              <w:t>29,017</w:t>
            </w:r>
          </w:p>
        </w:tc>
        <w:tc>
          <w:tcPr>
            <w:tcW w:w="1890" w:type="dxa"/>
            <w:vAlign w:val="bottom"/>
          </w:tcPr>
          <w:p w14:paraId="3B5FDB97" w14:textId="4E84C04B" w:rsidR="009D777E" w:rsidRPr="007F5117" w:rsidRDefault="009D777E" w:rsidP="009D777E">
            <w:pPr>
              <w:pStyle w:val="TableText"/>
              <w:tabs>
                <w:tab w:val="decimal" w:pos="1602"/>
              </w:tabs>
              <w:ind w:left="162" w:right="-198" w:firstLine="0"/>
            </w:pPr>
            <w:r>
              <w:t>23,628</w:t>
            </w:r>
          </w:p>
        </w:tc>
      </w:tr>
      <w:tr w:rsidR="009D777E" w:rsidRPr="007F5117" w14:paraId="5BDBD4C8" w14:textId="77777777" w:rsidTr="00530A52">
        <w:tc>
          <w:tcPr>
            <w:tcW w:w="4944" w:type="dxa"/>
            <w:vAlign w:val="bottom"/>
          </w:tcPr>
          <w:p w14:paraId="02AB8841" w14:textId="77777777" w:rsidR="009D777E" w:rsidRPr="007F5117" w:rsidRDefault="009D777E" w:rsidP="009D777E">
            <w:pPr>
              <w:pStyle w:val="TableText"/>
            </w:pPr>
          </w:p>
        </w:tc>
        <w:tc>
          <w:tcPr>
            <w:tcW w:w="630" w:type="dxa"/>
            <w:vAlign w:val="bottom"/>
          </w:tcPr>
          <w:p w14:paraId="0996DBCA" w14:textId="77777777" w:rsidR="009D777E" w:rsidRPr="007F5117" w:rsidRDefault="009D777E" w:rsidP="009D777E">
            <w:pPr>
              <w:pStyle w:val="TableTitle"/>
              <w:ind w:left="-108" w:right="-108"/>
              <w:jc w:val="center"/>
              <w:rPr>
                <w:i w:val="0"/>
              </w:rPr>
            </w:pPr>
          </w:p>
        </w:tc>
        <w:tc>
          <w:tcPr>
            <w:tcW w:w="1890" w:type="dxa"/>
            <w:hideMark/>
          </w:tcPr>
          <w:p w14:paraId="7B7A945F" w14:textId="77777777" w:rsidR="009D777E" w:rsidRPr="007F5117" w:rsidRDefault="009D777E" w:rsidP="009D777E">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289AF5FE" w14:textId="6FFE4419" w:rsidR="009D777E" w:rsidRPr="007F5117" w:rsidRDefault="009D777E" w:rsidP="009D777E">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9D777E" w:rsidRPr="007F5117" w14:paraId="4C4FC879" w14:textId="77777777" w:rsidTr="00530A52">
        <w:tc>
          <w:tcPr>
            <w:tcW w:w="4944" w:type="dxa"/>
            <w:vAlign w:val="bottom"/>
          </w:tcPr>
          <w:p w14:paraId="1B7EEFC0" w14:textId="77777777" w:rsidR="009D777E" w:rsidRPr="007F5117" w:rsidRDefault="009D777E" w:rsidP="009D777E">
            <w:pPr>
              <w:pStyle w:val="TableText"/>
              <w:rPr>
                <w:rFonts w:cs="Arial"/>
                <w:b/>
                <w:szCs w:val="22"/>
              </w:rPr>
            </w:pPr>
            <w:r w:rsidRPr="007F5117">
              <w:rPr>
                <w:rFonts w:cs="Arial"/>
                <w:b/>
                <w:szCs w:val="22"/>
              </w:rPr>
              <w:t>TOTAL EQUITY</w:t>
            </w:r>
          </w:p>
        </w:tc>
        <w:tc>
          <w:tcPr>
            <w:tcW w:w="630" w:type="dxa"/>
            <w:vAlign w:val="bottom"/>
          </w:tcPr>
          <w:p w14:paraId="6FC04C39" w14:textId="77777777" w:rsidR="009D777E" w:rsidRPr="007F5117" w:rsidRDefault="009D777E" w:rsidP="009D777E">
            <w:pPr>
              <w:pStyle w:val="TableTitle"/>
              <w:ind w:left="-108" w:right="-108"/>
              <w:jc w:val="center"/>
              <w:rPr>
                <w:rFonts w:cs="Arial"/>
                <w:i w:val="0"/>
              </w:rPr>
            </w:pPr>
          </w:p>
        </w:tc>
        <w:tc>
          <w:tcPr>
            <w:tcW w:w="1890" w:type="dxa"/>
            <w:vAlign w:val="bottom"/>
          </w:tcPr>
          <w:p w14:paraId="3F391EBE" w14:textId="13B85E09" w:rsidR="009D777E" w:rsidRPr="007F5117" w:rsidRDefault="009D777E" w:rsidP="009D777E">
            <w:pPr>
              <w:pStyle w:val="TableText"/>
              <w:tabs>
                <w:tab w:val="decimal" w:pos="1602"/>
              </w:tabs>
              <w:ind w:left="162" w:right="-198" w:firstLine="0"/>
            </w:pPr>
            <w:r>
              <w:t>29,017</w:t>
            </w:r>
          </w:p>
        </w:tc>
        <w:tc>
          <w:tcPr>
            <w:tcW w:w="1890" w:type="dxa"/>
            <w:vAlign w:val="bottom"/>
          </w:tcPr>
          <w:p w14:paraId="0D5D3891" w14:textId="4ED76F45" w:rsidR="009D777E" w:rsidRPr="007F5117" w:rsidRDefault="009D777E" w:rsidP="009D777E">
            <w:pPr>
              <w:pStyle w:val="TableText"/>
              <w:tabs>
                <w:tab w:val="decimal" w:pos="1602"/>
              </w:tabs>
              <w:ind w:left="162" w:right="-198" w:firstLine="0"/>
            </w:pPr>
            <w:r>
              <w:t>23,628</w:t>
            </w:r>
          </w:p>
        </w:tc>
      </w:tr>
      <w:tr w:rsidR="009D777E" w:rsidRPr="007F5117" w14:paraId="729F2535" w14:textId="77777777" w:rsidTr="00530A52">
        <w:tc>
          <w:tcPr>
            <w:tcW w:w="4944" w:type="dxa"/>
            <w:vAlign w:val="bottom"/>
          </w:tcPr>
          <w:p w14:paraId="2BCAB3D5" w14:textId="77777777" w:rsidR="009D777E" w:rsidRPr="007F5117" w:rsidRDefault="009D777E" w:rsidP="009D777E">
            <w:pPr>
              <w:pStyle w:val="TableText"/>
            </w:pPr>
          </w:p>
        </w:tc>
        <w:tc>
          <w:tcPr>
            <w:tcW w:w="630" w:type="dxa"/>
            <w:vAlign w:val="bottom"/>
          </w:tcPr>
          <w:p w14:paraId="1A61BF1C" w14:textId="77777777" w:rsidR="009D777E" w:rsidRPr="007F5117" w:rsidRDefault="009D777E" w:rsidP="009D777E">
            <w:pPr>
              <w:pStyle w:val="TableTitle"/>
              <w:ind w:left="-108" w:right="-108"/>
              <w:jc w:val="center"/>
              <w:rPr>
                <w:i w:val="0"/>
              </w:rPr>
            </w:pPr>
          </w:p>
        </w:tc>
        <w:tc>
          <w:tcPr>
            <w:tcW w:w="1890" w:type="dxa"/>
            <w:hideMark/>
          </w:tcPr>
          <w:p w14:paraId="32ED48A6" w14:textId="3313E66E" w:rsidR="009D777E" w:rsidRPr="007F5117" w:rsidRDefault="009D777E" w:rsidP="009D777E">
            <w:pPr>
              <w:pStyle w:val="TableText"/>
              <w:tabs>
                <w:tab w:val="decimal" w:pos="1602"/>
                <w:tab w:val="right" w:pos="1872"/>
              </w:tabs>
              <w:spacing w:line="160" w:lineRule="exact"/>
              <w:ind w:left="213" w:right="-198" w:firstLine="0"/>
              <w:rPr>
                <w:sz w:val="24"/>
                <w:u w:val="double"/>
                <w:vertAlign w:val="superscript"/>
              </w:rPr>
            </w:pPr>
            <w:r w:rsidRPr="007F5117">
              <w:rPr>
                <w:sz w:val="24"/>
                <w:u w:val="double"/>
                <w:vertAlign w:val="superscript"/>
              </w:rPr>
              <w:tab/>
            </w:r>
          </w:p>
        </w:tc>
        <w:tc>
          <w:tcPr>
            <w:tcW w:w="1890" w:type="dxa"/>
            <w:hideMark/>
          </w:tcPr>
          <w:p w14:paraId="5408D9FA" w14:textId="1D7BD62A" w:rsidR="009D777E" w:rsidRPr="007F5117" w:rsidRDefault="009D777E" w:rsidP="009D777E">
            <w:pPr>
              <w:pStyle w:val="TableText"/>
              <w:tabs>
                <w:tab w:val="decimal" w:pos="1602"/>
                <w:tab w:val="right" w:pos="1872"/>
              </w:tabs>
              <w:spacing w:line="160" w:lineRule="exact"/>
              <w:ind w:left="213" w:right="-198" w:firstLine="0"/>
              <w:rPr>
                <w:sz w:val="24"/>
                <w:u w:val="double"/>
                <w:vertAlign w:val="superscript"/>
              </w:rPr>
            </w:pPr>
            <w:r w:rsidRPr="007F5117">
              <w:rPr>
                <w:sz w:val="24"/>
                <w:u w:val="double"/>
                <w:vertAlign w:val="superscript"/>
              </w:rPr>
              <w:tab/>
            </w:r>
          </w:p>
        </w:tc>
      </w:tr>
    </w:tbl>
    <w:p w14:paraId="5E6356D7" w14:textId="77777777" w:rsidR="00ED53F0" w:rsidRPr="00754E66" w:rsidRDefault="00ED53F0">
      <w:pPr>
        <w:pStyle w:val="Tablespace"/>
        <w:ind w:left="270" w:hanging="270"/>
        <w:rPr>
          <w:lang w:val="en-GB"/>
        </w:rPr>
      </w:pPr>
    </w:p>
    <w:p w14:paraId="24076839" w14:textId="77777777" w:rsidR="00176056" w:rsidRPr="00754E66" w:rsidRDefault="00176056">
      <w:pPr>
        <w:pStyle w:val="Tablespace"/>
        <w:ind w:left="284" w:hanging="284"/>
        <w:rPr>
          <w:lang w:val="en-GB"/>
        </w:rPr>
      </w:pPr>
      <w:r w:rsidRPr="00754E66">
        <w:rPr>
          <w:lang w:val="en-GB"/>
        </w:rPr>
        <w:t>*</w:t>
      </w:r>
      <w:r w:rsidRPr="00754E66">
        <w:rPr>
          <w:lang w:val="en-GB"/>
        </w:rPr>
        <w:tab/>
        <w:t>The amount is $1.</w:t>
      </w:r>
    </w:p>
    <w:p w14:paraId="4B361EAF" w14:textId="77777777" w:rsidR="00ED53F0" w:rsidRPr="00754E66" w:rsidRDefault="00ED53F0">
      <w:pPr>
        <w:pStyle w:val="Tablespace"/>
        <w:rPr>
          <w:lang w:val="en-GB"/>
        </w:rPr>
      </w:pPr>
    </w:p>
    <w:p w14:paraId="064784D4" w14:textId="77777777" w:rsidR="00176056" w:rsidRPr="007F5117" w:rsidRDefault="00176056">
      <w:pPr>
        <w:pStyle w:val="Tablespace"/>
        <w:rPr>
          <w:lang w:val="en-GB"/>
        </w:rPr>
      </w:pPr>
      <w:r w:rsidRPr="007F5117">
        <w:rPr>
          <w:lang w:val="en-GB"/>
        </w:rPr>
        <w:t xml:space="preserve">Approved and authorised for issue by the board of directors of the Company (the “Board”) </w:t>
      </w:r>
      <w:r w:rsidR="00D56729" w:rsidRPr="007F5117">
        <w:rPr>
          <w:lang w:val="en-GB"/>
        </w:rPr>
        <w:br/>
      </w:r>
      <w:r w:rsidRPr="007F5117">
        <w:rPr>
          <w:lang w:val="en-GB"/>
        </w:rPr>
        <w:t>on</w:t>
      </w:r>
      <w:r w:rsidR="00D56729" w:rsidRPr="007F5117">
        <w:rPr>
          <w:lang w:val="en-GB"/>
        </w:rPr>
        <w:t xml:space="preserve">                                                 </w:t>
      </w:r>
      <w:r w:rsidRPr="007F5117">
        <w:rPr>
          <w:lang w:val="en-GB"/>
        </w:rPr>
        <w:t xml:space="preserve"> and signed on behalf of the Board by:</w:t>
      </w:r>
    </w:p>
    <w:p w14:paraId="00BF5DBC" w14:textId="77777777" w:rsidR="00176056" w:rsidRPr="007F5117" w:rsidRDefault="00176056">
      <w:pPr>
        <w:pStyle w:val="Tablespace"/>
        <w:rPr>
          <w:lang w:val="en-GB"/>
        </w:rPr>
      </w:pPr>
    </w:p>
    <w:p w14:paraId="487BA8EC" w14:textId="77777777" w:rsidR="00450227" w:rsidRPr="007F5117" w:rsidRDefault="00450227">
      <w:pPr>
        <w:pStyle w:val="BodyText"/>
        <w:spacing w:before="0"/>
        <w:rPr>
          <w:lang w:val="en-GB"/>
        </w:rPr>
      </w:pPr>
    </w:p>
    <w:p w14:paraId="4B0C4558" w14:textId="77777777" w:rsidR="004B7167" w:rsidRPr="007F5117" w:rsidRDefault="004B7167">
      <w:pPr>
        <w:pStyle w:val="BodyText"/>
        <w:spacing w:before="0"/>
        <w:rPr>
          <w:lang w:val="en-GB"/>
        </w:rPr>
      </w:pPr>
    </w:p>
    <w:p w14:paraId="30CD1D95" w14:textId="77777777" w:rsidR="004B7167" w:rsidRPr="007F5117" w:rsidRDefault="004B7167">
      <w:pPr>
        <w:pStyle w:val="BodyText"/>
        <w:spacing w:before="0"/>
        <w:rPr>
          <w:lang w:val="en-GB"/>
        </w:rPr>
      </w:pPr>
    </w:p>
    <w:p w14:paraId="47F4A416" w14:textId="77777777" w:rsidR="004B7167" w:rsidRPr="007F5117" w:rsidRDefault="004B7167">
      <w:pPr>
        <w:pStyle w:val="BodyText"/>
        <w:spacing w:before="0"/>
        <w:rPr>
          <w:lang w:val="en-GB"/>
        </w:rPr>
      </w:pPr>
    </w:p>
    <w:p w14:paraId="4DC51125" w14:textId="77777777" w:rsidR="00176056" w:rsidRPr="007F5117" w:rsidRDefault="00176056">
      <w:pPr>
        <w:pStyle w:val="Tablespace"/>
        <w:rPr>
          <w:lang w:val="en-GB"/>
        </w:rPr>
      </w:pPr>
    </w:p>
    <w:p w14:paraId="1C2F9B59" w14:textId="77777777" w:rsidR="00176056" w:rsidRPr="007F5117" w:rsidRDefault="00176056">
      <w:pPr>
        <w:pStyle w:val="Tablespace"/>
        <w:tabs>
          <w:tab w:val="left" w:pos="3960"/>
          <w:tab w:val="left" w:pos="4680"/>
          <w:tab w:val="right" w:pos="8640"/>
        </w:tabs>
        <w:rPr>
          <w:u w:val="single"/>
          <w:lang w:val="en-GB"/>
        </w:rPr>
      </w:pPr>
      <w:r w:rsidRPr="007F5117">
        <w:rPr>
          <w:u w:val="single"/>
          <w:lang w:val="en-GB"/>
        </w:rPr>
        <w:tab/>
      </w:r>
      <w:r w:rsidRPr="007F5117">
        <w:rPr>
          <w:lang w:val="en-GB"/>
        </w:rPr>
        <w:tab/>
      </w:r>
      <w:r w:rsidRPr="007F5117">
        <w:rPr>
          <w:u w:val="single"/>
          <w:lang w:val="en-GB"/>
        </w:rPr>
        <w:tab/>
      </w:r>
    </w:p>
    <w:p w14:paraId="6967762D" w14:textId="77777777" w:rsidR="00176056" w:rsidRPr="007F5117" w:rsidRDefault="00176056">
      <w:pPr>
        <w:pStyle w:val="Tablespace"/>
        <w:tabs>
          <w:tab w:val="left" w:pos="4680"/>
          <w:tab w:val="right" w:pos="8640"/>
        </w:tabs>
        <w:rPr>
          <w:lang w:val="en-GB"/>
        </w:rPr>
      </w:pPr>
      <w:r w:rsidRPr="007F5117">
        <w:rPr>
          <w:lang w:val="en-GB"/>
        </w:rPr>
        <w:t>CHAN Hung Wai, Andrew John</w:t>
      </w:r>
      <w:r w:rsidRPr="007F5117" w:rsidDel="00BB56AF">
        <w:rPr>
          <w:lang w:val="en-GB"/>
        </w:rPr>
        <w:t xml:space="preserve"> </w:t>
      </w:r>
      <w:r w:rsidRPr="007F5117">
        <w:rPr>
          <w:lang w:val="en-GB"/>
        </w:rPr>
        <w:tab/>
        <w:t>CHUI Hoi Shan</w:t>
      </w:r>
      <w:r w:rsidRPr="007F5117" w:rsidDel="00BB56AF">
        <w:rPr>
          <w:lang w:val="en-GB"/>
        </w:rPr>
        <w:t xml:space="preserve"> </w:t>
      </w:r>
    </w:p>
    <w:p w14:paraId="412D9C2D" w14:textId="77777777" w:rsidR="00176056" w:rsidRPr="007F5117" w:rsidRDefault="00176056">
      <w:pPr>
        <w:pStyle w:val="Tablespace"/>
        <w:tabs>
          <w:tab w:val="left" w:pos="4680"/>
          <w:tab w:val="right" w:pos="8640"/>
        </w:tabs>
        <w:rPr>
          <w:lang w:val="en-GB"/>
        </w:rPr>
      </w:pPr>
      <w:r w:rsidRPr="007F5117">
        <w:rPr>
          <w:lang w:val="en-GB"/>
        </w:rPr>
        <w:t>Director</w:t>
      </w:r>
      <w:r w:rsidRPr="007F5117">
        <w:rPr>
          <w:lang w:val="en-GB"/>
        </w:rPr>
        <w:tab/>
      </w:r>
      <w:proofErr w:type="spellStart"/>
      <w:r w:rsidRPr="007F5117">
        <w:rPr>
          <w:lang w:val="en-GB"/>
        </w:rPr>
        <w:t>Director</w:t>
      </w:r>
      <w:proofErr w:type="spellEnd"/>
    </w:p>
    <w:p w14:paraId="0DCD3F8B" w14:textId="77777777" w:rsidR="00176056" w:rsidRPr="007F5117" w:rsidRDefault="00176056">
      <w:pPr>
        <w:pStyle w:val="BodyText"/>
        <w:spacing w:before="0"/>
        <w:rPr>
          <w:lang w:val="en-GB"/>
        </w:rPr>
      </w:pPr>
    </w:p>
    <w:p w14:paraId="160B7F21" w14:textId="77777777" w:rsidR="00176056" w:rsidRPr="007F5117" w:rsidRDefault="00176056">
      <w:pPr>
        <w:pStyle w:val="BodyText"/>
        <w:spacing w:before="0"/>
        <w:rPr>
          <w:lang w:val="en-GB"/>
        </w:rPr>
      </w:pPr>
    </w:p>
    <w:p w14:paraId="5218E157" w14:textId="77777777" w:rsidR="00176056" w:rsidRPr="007F5117" w:rsidRDefault="00176056">
      <w:pPr>
        <w:pStyle w:val="BodyText"/>
        <w:spacing w:before="0"/>
        <w:rPr>
          <w:lang w:val="en-GB"/>
        </w:rPr>
      </w:pPr>
    </w:p>
    <w:p w14:paraId="1F89A3F8" w14:textId="77DED256" w:rsidR="00176056" w:rsidRDefault="00176056">
      <w:pPr>
        <w:pStyle w:val="BodyText"/>
        <w:spacing w:before="0"/>
        <w:rPr>
          <w:lang w:val="en-GB"/>
        </w:rPr>
      </w:pPr>
    </w:p>
    <w:p w14:paraId="3A3830D1" w14:textId="77777777" w:rsidR="0027353D" w:rsidRPr="007F5117" w:rsidRDefault="0027353D">
      <w:pPr>
        <w:pStyle w:val="BodyText"/>
        <w:spacing w:before="0"/>
        <w:rPr>
          <w:lang w:val="en-GB"/>
        </w:rPr>
      </w:pPr>
    </w:p>
    <w:p w14:paraId="7E642101" w14:textId="77777777" w:rsidR="00176056" w:rsidRPr="007F5117" w:rsidRDefault="00176056">
      <w:pPr>
        <w:pStyle w:val="BodyText"/>
        <w:spacing w:before="0"/>
        <w:rPr>
          <w:lang w:val="en-GB"/>
        </w:rPr>
      </w:pPr>
    </w:p>
    <w:p w14:paraId="6253213E" w14:textId="77777777" w:rsidR="00ED53F0" w:rsidRPr="007F5117" w:rsidRDefault="00ED53F0">
      <w:pPr>
        <w:pStyle w:val="BodyText"/>
        <w:spacing w:before="0"/>
        <w:rPr>
          <w:lang w:val="en-GB"/>
        </w:rPr>
      </w:pPr>
    </w:p>
    <w:p w14:paraId="2A2F275C" w14:textId="77777777" w:rsidR="00ED53F0" w:rsidRPr="007F5117" w:rsidRDefault="00ED53F0">
      <w:pPr>
        <w:pStyle w:val="BodyText"/>
        <w:spacing w:before="0"/>
        <w:rPr>
          <w:lang w:val="en-GB"/>
        </w:rPr>
      </w:pPr>
    </w:p>
    <w:p w14:paraId="6E05B41C" w14:textId="77777777" w:rsidR="00ED53F0" w:rsidRPr="007F5117" w:rsidRDefault="00ED53F0">
      <w:pPr>
        <w:pStyle w:val="BodyText"/>
        <w:spacing w:before="0"/>
        <w:rPr>
          <w:lang w:val="en-GB"/>
        </w:rPr>
      </w:pPr>
    </w:p>
    <w:p w14:paraId="6BDB7F25" w14:textId="77777777" w:rsidR="00ED53F0" w:rsidRPr="007F5117" w:rsidRDefault="00ED53F0">
      <w:pPr>
        <w:pStyle w:val="BodyText"/>
        <w:spacing w:before="0"/>
        <w:rPr>
          <w:lang w:val="en-GB"/>
        </w:rPr>
      </w:pPr>
    </w:p>
    <w:p w14:paraId="5EA99AB6" w14:textId="77777777" w:rsidR="00ED53F0" w:rsidRPr="007F5117" w:rsidRDefault="00ED53F0">
      <w:pPr>
        <w:pStyle w:val="BodyText"/>
        <w:spacing w:before="0"/>
        <w:rPr>
          <w:lang w:val="en-GB"/>
        </w:rPr>
      </w:pPr>
    </w:p>
    <w:p w14:paraId="2BA12417" w14:textId="77777777" w:rsidR="00ED53F0" w:rsidRPr="007F5117" w:rsidRDefault="00ED53F0">
      <w:pPr>
        <w:pStyle w:val="BodyText"/>
        <w:spacing w:before="0"/>
        <w:rPr>
          <w:lang w:val="en-GB"/>
        </w:rPr>
      </w:pPr>
    </w:p>
    <w:p w14:paraId="5FF25661" w14:textId="27B0DCE3" w:rsidR="00ED53F0" w:rsidRPr="007F5117" w:rsidRDefault="00ED53F0">
      <w:pPr>
        <w:pStyle w:val="BodyText"/>
        <w:spacing w:before="0"/>
        <w:rPr>
          <w:lang w:val="en-GB"/>
        </w:rPr>
      </w:pPr>
    </w:p>
    <w:p w14:paraId="4716B46D" w14:textId="77777777" w:rsidR="00A47D22" w:rsidRPr="007F5117" w:rsidRDefault="00A47D22">
      <w:pPr>
        <w:pStyle w:val="BodyText"/>
        <w:spacing w:before="0"/>
        <w:rPr>
          <w:lang w:val="en-GB"/>
        </w:rPr>
      </w:pPr>
    </w:p>
    <w:p w14:paraId="6EE8A0C6" w14:textId="77777777" w:rsidR="00ED53F0" w:rsidRPr="007F5117" w:rsidRDefault="00ED53F0">
      <w:pPr>
        <w:pStyle w:val="BodyText"/>
        <w:spacing w:before="0"/>
        <w:rPr>
          <w:lang w:val="en-GB"/>
        </w:rPr>
      </w:pPr>
    </w:p>
    <w:p w14:paraId="6D6CCE74" w14:textId="77777777" w:rsidR="00176056" w:rsidRPr="007F5117" w:rsidRDefault="00176056">
      <w:pPr>
        <w:pStyle w:val="BodyText"/>
        <w:spacing w:before="0"/>
        <w:rPr>
          <w:lang w:val="en-GB"/>
        </w:rPr>
      </w:pPr>
    </w:p>
    <w:p w14:paraId="0239222B" w14:textId="77777777" w:rsidR="00176056" w:rsidRPr="007F5117" w:rsidRDefault="00176056">
      <w:pPr>
        <w:pStyle w:val="BodyText"/>
        <w:spacing w:before="0"/>
        <w:rPr>
          <w:lang w:val="en-GB"/>
        </w:rPr>
      </w:pPr>
    </w:p>
    <w:p w14:paraId="64E07FFE" w14:textId="77777777" w:rsidR="00176056" w:rsidRPr="007F5117" w:rsidRDefault="00176056">
      <w:pPr>
        <w:pStyle w:val="BodyText"/>
        <w:spacing w:before="0"/>
        <w:rPr>
          <w:lang w:val="en-GB"/>
        </w:rPr>
      </w:pPr>
    </w:p>
    <w:p w14:paraId="139B3235" w14:textId="77777777" w:rsidR="00176056" w:rsidRPr="007F5117" w:rsidRDefault="00176056">
      <w:pPr>
        <w:pStyle w:val="BodyText"/>
        <w:spacing w:before="0"/>
        <w:rPr>
          <w:lang w:val="en-GB"/>
        </w:rPr>
      </w:pPr>
    </w:p>
    <w:p w14:paraId="43E1DA32" w14:textId="77777777" w:rsidR="00A343C4" w:rsidRPr="007F5117" w:rsidRDefault="00A343C4">
      <w:pPr>
        <w:pStyle w:val="BodyText"/>
        <w:spacing w:before="0"/>
        <w:rPr>
          <w:lang w:val="en-GB"/>
        </w:rPr>
      </w:pPr>
    </w:p>
    <w:p w14:paraId="4A7C79D1" w14:textId="77777777" w:rsidR="00A343C4" w:rsidRPr="007F5117" w:rsidRDefault="00A343C4">
      <w:pPr>
        <w:pStyle w:val="BodyText"/>
        <w:spacing w:before="0"/>
        <w:rPr>
          <w:lang w:val="en-GB"/>
        </w:rPr>
      </w:pPr>
    </w:p>
    <w:p w14:paraId="245A35F9" w14:textId="77777777" w:rsidR="004B7167" w:rsidRPr="007F5117" w:rsidRDefault="004B7167">
      <w:pPr>
        <w:pStyle w:val="BodyText"/>
        <w:spacing w:before="0"/>
        <w:rPr>
          <w:lang w:val="en-GB"/>
        </w:rPr>
      </w:pPr>
    </w:p>
    <w:p w14:paraId="18DC09D3" w14:textId="65BA918A" w:rsidR="00176056" w:rsidRPr="007F5117" w:rsidRDefault="00CF5F1E">
      <w:pPr>
        <w:pStyle w:val="BodyText"/>
        <w:spacing w:before="0"/>
        <w:rPr>
          <w:lang w:val="en-GB"/>
        </w:rPr>
      </w:pPr>
      <w:r>
        <w:rPr>
          <w:lang w:val="en-GB"/>
        </w:rPr>
        <w:t>The notes on pages 13 to 3</w:t>
      </w:r>
      <w:r w:rsidR="00A73295">
        <w:rPr>
          <w:lang w:val="en-GB"/>
        </w:rPr>
        <w:t>3</w:t>
      </w:r>
      <w:r>
        <w:rPr>
          <w:lang w:val="en-GB"/>
        </w:rPr>
        <w:t xml:space="preserve"> form part of these financial statements.</w:t>
      </w:r>
    </w:p>
    <w:p w14:paraId="4C71A8D0" w14:textId="647F64E8" w:rsidR="00176056" w:rsidRPr="007F5117" w:rsidRDefault="00176056">
      <w:pPr>
        <w:pStyle w:val="Heading1"/>
        <w:spacing w:before="0"/>
        <w:rPr>
          <w:rFonts w:cs="Arial"/>
        </w:rPr>
      </w:pPr>
      <w:r w:rsidRPr="007F5117">
        <w:rPr>
          <w:rFonts w:cs="Arial"/>
        </w:rPr>
        <w:t>Statement of changes in equity</w:t>
      </w:r>
      <w:r w:rsidRPr="007F5117">
        <w:rPr>
          <w:rFonts w:cs="Arial"/>
        </w:rPr>
        <w:br/>
        <w:t xml:space="preserve">for the year ended 31 December </w:t>
      </w:r>
      <w:r w:rsidR="00D40DD4" w:rsidRPr="00C469D4">
        <w:rPr>
          <w:rFonts w:cs="Arial"/>
        </w:rPr>
        <w:t>20</w:t>
      </w:r>
      <w:r w:rsidR="00A47D22" w:rsidRPr="007F5117">
        <w:rPr>
          <w:rFonts w:cs="Arial"/>
        </w:rPr>
        <w:t>2</w:t>
      </w:r>
      <w:r w:rsidR="00754E66">
        <w:rPr>
          <w:rFonts w:cs="Arial"/>
        </w:rPr>
        <w:t>1</w:t>
      </w:r>
    </w:p>
    <w:p w14:paraId="3F660024" w14:textId="77777777" w:rsidR="00176056" w:rsidRPr="007F5117" w:rsidRDefault="00176056">
      <w:pPr>
        <w:pStyle w:val="AppendixHead1"/>
        <w:rPr>
          <w:rFonts w:cs="Arial"/>
          <w:lang w:val="en-GB"/>
        </w:rPr>
      </w:pPr>
      <w:r w:rsidRPr="007F5117">
        <w:rPr>
          <w:rFonts w:cs="Arial"/>
          <w:lang w:val="en-GB"/>
        </w:rPr>
        <w:t>(Expressed in Hong Kong dollars)</w:t>
      </w:r>
    </w:p>
    <w:p w14:paraId="472030FB" w14:textId="77777777" w:rsidR="00176056" w:rsidRPr="007F5117" w:rsidRDefault="00176056">
      <w:pPr>
        <w:pStyle w:val="BodyText"/>
        <w:spacing w:before="0"/>
        <w:rPr>
          <w:lang w:val="en-GB"/>
        </w:rPr>
      </w:pPr>
    </w:p>
    <w:p w14:paraId="3903E719" w14:textId="77777777" w:rsidR="00ED53F0" w:rsidRPr="007F5117" w:rsidRDefault="00ED53F0">
      <w:pPr>
        <w:pStyle w:val="BodyText"/>
        <w:spacing w:before="0"/>
        <w:rPr>
          <w:lang w:val="en-GB"/>
        </w:rPr>
      </w:pPr>
    </w:p>
    <w:tbl>
      <w:tblPr>
        <w:tblW w:w="9356" w:type="dxa"/>
        <w:tblLayout w:type="fixed"/>
        <w:tblLook w:val="01E0" w:firstRow="1" w:lastRow="1" w:firstColumn="1" w:lastColumn="1" w:noHBand="0" w:noVBand="0"/>
      </w:tblPr>
      <w:tblGrid>
        <w:gridCol w:w="3866"/>
        <w:gridCol w:w="630"/>
        <w:gridCol w:w="1620"/>
        <w:gridCol w:w="1620"/>
        <w:gridCol w:w="1620"/>
      </w:tblGrid>
      <w:tr w:rsidR="00176056" w:rsidRPr="007F5117" w14:paraId="321C37FD" w14:textId="77777777" w:rsidTr="00530A52">
        <w:tc>
          <w:tcPr>
            <w:tcW w:w="3866" w:type="dxa"/>
            <w:vAlign w:val="bottom"/>
          </w:tcPr>
          <w:p w14:paraId="65C582B8" w14:textId="77777777" w:rsidR="00176056" w:rsidRPr="007F5117" w:rsidRDefault="00176056">
            <w:pPr>
              <w:pStyle w:val="TableText"/>
              <w:rPr>
                <w:rFonts w:cs="Arial"/>
              </w:rPr>
            </w:pPr>
          </w:p>
        </w:tc>
        <w:tc>
          <w:tcPr>
            <w:tcW w:w="630" w:type="dxa"/>
            <w:vAlign w:val="bottom"/>
          </w:tcPr>
          <w:p w14:paraId="6534C879" w14:textId="77777777" w:rsidR="00176056" w:rsidRPr="007F5117" w:rsidRDefault="00176056">
            <w:pPr>
              <w:pStyle w:val="TableTitle"/>
              <w:ind w:left="-108" w:right="-108"/>
              <w:jc w:val="center"/>
              <w:rPr>
                <w:rFonts w:cs="Arial"/>
                <w:i w:val="0"/>
              </w:rPr>
            </w:pPr>
          </w:p>
        </w:tc>
        <w:tc>
          <w:tcPr>
            <w:tcW w:w="1620" w:type="dxa"/>
            <w:vAlign w:val="bottom"/>
          </w:tcPr>
          <w:p w14:paraId="34FBBEEC" w14:textId="77777777" w:rsidR="00176056" w:rsidRPr="007F5117" w:rsidRDefault="00176056">
            <w:pPr>
              <w:pStyle w:val="TableTitle"/>
              <w:rPr>
                <w:rFonts w:cs="Arial"/>
              </w:rPr>
            </w:pPr>
          </w:p>
        </w:tc>
        <w:tc>
          <w:tcPr>
            <w:tcW w:w="1620" w:type="dxa"/>
            <w:vAlign w:val="bottom"/>
          </w:tcPr>
          <w:p w14:paraId="38D82BF7" w14:textId="77777777" w:rsidR="00176056" w:rsidRPr="007F5117" w:rsidRDefault="00176056">
            <w:pPr>
              <w:pStyle w:val="TableTitle"/>
              <w:rPr>
                <w:rFonts w:cs="Arial"/>
              </w:rPr>
            </w:pPr>
          </w:p>
        </w:tc>
        <w:tc>
          <w:tcPr>
            <w:tcW w:w="1620" w:type="dxa"/>
            <w:vAlign w:val="bottom"/>
          </w:tcPr>
          <w:p w14:paraId="581B8077" w14:textId="77777777" w:rsidR="00176056" w:rsidRPr="007F5117" w:rsidRDefault="00176056">
            <w:pPr>
              <w:pStyle w:val="TableTitle"/>
              <w:rPr>
                <w:rFonts w:cs="Arial"/>
              </w:rPr>
            </w:pPr>
          </w:p>
        </w:tc>
      </w:tr>
      <w:tr w:rsidR="00176056" w:rsidRPr="007F5117" w14:paraId="565D5D45" w14:textId="77777777" w:rsidTr="00530A52">
        <w:tblPrEx>
          <w:tblLook w:val="00A0" w:firstRow="1" w:lastRow="0" w:firstColumn="1" w:lastColumn="0" w:noHBand="0" w:noVBand="0"/>
        </w:tblPrEx>
        <w:tc>
          <w:tcPr>
            <w:tcW w:w="3866" w:type="dxa"/>
            <w:vAlign w:val="bottom"/>
          </w:tcPr>
          <w:p w14:paraId="7F9CA7D1" w14:textId="77777777" w:rsidR="00176056" w:rsidRPr="007F5117" w:rsidRDefault="00176056">
            <w:pPr>
              <w:pStyle w:val="TableText"/>
              <w:rPr>
                <w:rFonts w:cs="Arial"/>
              </w:rPr>
            </w:pPr>
          </w:p>
        </w:tc>
        <w:tc>
          <w:tcPr>
            <w:tcW w:w="630" w:type="dxa"/>
            <w:vAlign w:val="bottom"/>
          </w:tcPr>
          <w:p w14:paraId="37DF04FF" w14:textId="77777777" w:rsidR="00176056" w:rsidRPr="007F5117" w:rsidRDefault="00176056">
            <w:pPr>
              <w:pStyle w:val="TableTitle"/>
              <w:ind w:left="-108" w:right="-108"/>
              <w:jc w:val="center"/>
              <w:rPr>
                <w:rFonts w:cs="Arial"/>
              </w:rPr>
            </w:pPr>
          </w:p>
        </w:tc>
        <w:tc>
          <w:tcPr>
            <w:tcW w:w="1620" w:type="dxa"/>
            <w:vAlign w:val="bottom"/>
          </w:tcPr>
          <w:p w14:paraId="01CF7F16" w14:textId="77777777" w:rsidR="00176056" w:rsidRPr="007F5117" w:rsidRDefault="00176056">
            <w:pPr>
              <w:pStyle w:val="TableTitle"/>
              <w:rPr>
                <w:rFonts w:cs="Arial"/>
              </w:rPr>
            </w:pPr>
            <w:r w:rsidRPr="007F5117">
              <w:rPr>
                <w:rFonts w:cs="Arial"/>
              </w:rPr>
              <w:t>Share</w:t>
            </w:r>
          </w:p>
          <w:p w14:paraId="104B174F" w14:textId="77777777" w:rsidR="00176056" w:rsidRPr="007F5117" w:rsidRDefault="00176056">
            <w:pPr>
              <w:pStyle w:val="TableTitle"/>
              <w:rPr>
                <w:rFonts w:cs="Arial"/>
              </w:rPr>
            </w:pPr>
            <w:r w:rsidRPr="007F5117">
              <w:rPr>
                <w:rFonts w:cs="Arial"/>
              </w:rPr>
              <w:t>capital</w:t>
            </w:r>
          </w:p>
        </w:tc>
        <w:tc>
          <w:tcPr>
            <w:tcW w:w="1620" w:type="dxa"/>
            <w:vAlign w:val="bottom"/>
          </w:tcPr>
          <w:p w14:paraId="2BC9DA8A" w14:textId="77777777" w:rsidR="00176056" w:rsidRPr="007F5117" w:rsidRDefault="00176056">
            <w:pPr>
              <w:pStyle w:val="TableTitle"/>
              <w:rPr>
                <w:rFonts w:cs="Arial"/>
              </w:rPr>
            </w:pPr>
            <w:r w:rsidRPr="007F5117">
              <w:rPr>
                <w:rFonts w:cs="Arial"/>
              </w:rPr>
              <w:t>Retained</w:t>
            </w:r>
          </w:p>
          <w:p w14:paraId="79D1AA62" w14:textId="77777777" w:rsidR="00176056" w:rsidRPr="007F5117" w:rsidRDefault="00176056">
            <w:pPr>
              <w:pStyle w:val="TableTitle"/>
              <w:rPr>
                <w:rFonts w:cs="Arial"/>
              </w:rPr>
            </w:pPr>
            <w:r w:rsidRPr="007F5117">
              <w:rPr>
                <w:rFonts w:cs="Arial"/>
              </w:rPr>
              <w:t>profits</w:t>
            </w:r>
          </w:p>
        </w:tc>
        <w:tc>
          <w:tcPr>
            <w:tcW w:w="1620" w:type="dxa"/>
            <w:vAlign w:val="bottom"/>
          </w:tcPr>
          <w:p w14:paraId="7B827206" w14:textId="77777777" w:rsidR="00176056" w:rsidRPr="007F5117" w:rsidRDefault="00176056">
            <w:pPr>
              <w:pStyle w:val="TableTitle"/>
              <w:rPr>
                <w:rFonts w:cs="Arial"/>
              </w:rPr>
            </w:pPr>
            <w:r w:rsidRPr="007F5117">
              <w:rPr>
                <w:rFonts w:cs="Arial"/>
              </w:rPr>
              <w:t>Total</w:t>
            </w:r>
          </w:p>
        </w:tc>
      </w:tr>
      <w:tr w:rsidR="00176056" w:rsidRPr="007F5117" w14:paraId="4180DF4A" w14:textId="77777777" w:rsidTr="00530A52">
        <w:tc>
          <w:tcPr>
            <w:tcW w:w="3866" w:type="dxa"/>
            <w:vAlign w:val="bottom"/>
          </w:tcPr>
          <w:p w14:paraId="56CFFB1A" w14:textId="77777777" w:rsidR="00176056" w:rsidRPr="007F5117" w:rsidRDefault="00176056">
            <w:pPr>
              <w:pStyle w:val="TableText"/>
              <w:rPr>
                <w:rFonts w:cs="Arial"/>
              </w:rPr>
            </w:pPr>
          </w:p>
        </w:tc>
        <w:tc>
          <w:tcPr>
            <w:tcW w:w="630" w:type="dxa"/>
            <w:vAlign w:val="bottom"/>
          </w:tcPr>
          <w:p w14:paraId="03E108E3" w14:textId="77777777" w:rsidR="00176056" w:rsidRPr="007F5117" w:rsidRDefault="00176056">
            <w:pPr>
              <w:pStyle w:val="TableTitle"/>
              <w:ind w:left="-108" w:right="-108"/>
              <w:jc w:val="center"/>
              <w:rPr>
                <w:rFonts w:cs="Arial"/>
                <w:i w:val="0"/>
              </w:rPr>
            </w:pPr>
          </w:p>
        </w:tc>
        <w:tc>
          <w:tcPr>
            <w:tcW w:w="1620" w:type="dxa"/>
            <w:vAlign w:val="bottom"/>
          </w:tcPr>
          <w:p w14:paraId="6B1EAA47" w14:textId="77777777" w:rsidR="00176056" w:rsidRPr="007F5117" w:rsidRDefault="00176056">
            <w:pPr>
              <w:pStyle w:val="TableTitle"/>
              <w:rPr>
                <w:rFonts w:cs="Arial"/>
                <w:i w:val="0"/>
              </w:rPr>
            </w:pPr>
            <w:r w:rsidRPr="007F5117">
              <w:rPr>
                <w:rFonts w:cs="Arial"/>
                <w:i w:val="0"/>
              </w:rPr>
              <w:t>$’000</w:t>
            </w:r>
          </w:p>
        </w:tc>
        <w:tc>
          <w:tcPr>
            <w:tcW w:w="1620" w:type="dxa"/>
            <w:vAlign w:val="bottom"/>
          </w:tcPr>
          <w:p w14:paraId="12776061" w14:textId="77777777" w:rsidR="00176056" w:rsidRPr="007F5117" w:rsidRDefault="00176056">
            <w:pPr>
              <w:pStyle w:val="TableTitle"/>
              <w:rPr>
                <w:rFonts w:cs="Arial"/>
                <w:i w:val="0"/>
              </w:rPr>
            </w:pPr>
            <w:r w:rsidRPr="007F5117">
              <w:rPr>
                <w:rFonts w:cs="Arial"/>
                <w:i w:val="0"/>
              </w:rPr>
              <w:t>$’000</w:t>
            </w:r>
          </w:p>
        </w:tc>
        <w:tc>
          <w:tcPr>
            <w:tcW w:w="1620" w:type="dxa"/>
            <w:vAlign w:val="bottom"/>
          </w:tcPr>
          <w:p w14:paraId="08B92303" w14:textId="77777777" w:rsidR="00176056" w:rsidRPr="007F5117" w:rsidRDefault="00176056">
            <w:pPr>
              <w:pStyle w:val="TableTitle"/>
              <w:rPr>
                <w:rFonts w:cs="Arial"/>
                <w:i w:val="0"/>
              </w:rPr>
            </w:pPr>
            <w:r w:rsidRPr="007F5117">
              <w:rPr>
                <w:rFonts w:cs="Arial"/>
                <w:i w:val="0"/>
              </w:rPr>
              <w:t>$’000</w:t>
            </w:r>
          </w:p>
        </w:tc>
      </w:tr>
      <w:tr w:rsidR="00176056" w:rsidRPr="007F5117" w14:paraId="6AE73459" w14:textId="77777777" w:rsidTr="00530A52">
        <w:tc>
          <w:tcPr>
            <w:tcW w:w="3866" w:type="dxa"/>
            <w:vAlign w:val="bottom"/>
          </w:tcPr>
          <w:p w14:paraId="0802F260" w14:textId="77777777" w:rsidR="00176056" w:rsidRPr="007F5117" w:rsidRDefault="00176056">
            <w:pPr>
              <w:pStyle w:val="TableText"/>
              <w:rPr>
                <w:rFonts w:cs="Arial"/>
              </w:rPr>
            </w:pPr>
          </w:p>
        </w:tc>
        <w:tc>
          <w:tcPr>
            <w:tcW w:w="630" w:type="dxa"/>
            <w:vAlign w:val="bottom"/>
          </w:tcPr>
          <w:p w14:paraId="74191434" w14:textId="77777777" w:rsidR="00176056" w:rsidRPr="007F5117" w:rsidRDefault="00176056">
            <w:pPr>
              <w:pStyle w:val="TableTitle"/>
              <w:ind w:left="-108" w:right="-108"/>
              <w:jc w:val="center"/>
              <w:rPr>
                <w:rFonts w:cs="Arial"/>
                <w:i w:val="0"/>
              </w:rPr>
            </w:pPr>
          </w:p>
        </w:tc>
        <w:tc>
          <w:tcPr>
            <w:tcW w:w="1620" w:type="dxa"/>
            <w:vAlign w:val="bottom"/>
          </w:tcPr>
          <w:p w14:paraId="01290C1A" w14:textId="77777777" w:rsidR="00176056" w:rsidRPr="007F5117" w:rsidRDefault="00176056" w:rsidP="00AC4623">
            <w:pPr>
              <w:pStyle w:val="TableText"/>
              <w:tabs>
                <w:tab w:val="decimal" w:pos="1332"/>
              </w:tabs>
              <w:ind w:left="204" w:right="-198" w:firstLine="0"/>
              <w:rPr>
                <w:rFonts w:cs="Arial"/>
              </w:rPr>
            </w:pPr>
          </w:p>
        </w:tc>
        <w:tc>
          <w:tcPr>
            <w:tcW w:w="1620" w:type="dxa"/>
            <w:vAlign w:val="bottom"/>
          </w:tcPr>
          <w:p w14:paraId="1EC1E2A4" w14:textId="77777777" w:rsidR="00176056" w:rsidRPr="007F5117" w:rsidRDefault="00176056">
            <w:pPr>
              <w:pStyle w:val="TableText"/>
              <w:tabs>
                <w:tab w:val="decimal" w:pos="1332"/>
              </w:tabs>
              <w:ind w:left="162" w:right="-198" w:firstLine="0"/>
              <w:rPr>
                <w:rFonts w:cs="Arial"/>
              </w:rPr>
            </w:pPr>
          </w:p>
        </w:tc>
        <w:tc>
          <w:tcPr>
            <w:tcW w:w="1620" w:type="dxa"/>
            <w:vAlign w:val="bottom"/>
          </w:tcPr>
          <w:p w14:paraId="0F2072F7" w14:textId="77777777" w:rsidR="00176056" w:rsidRPr="007F5117" w:rsidRDefault="00176056">
            <w:pPr>
              <w:pStyle w:val="TableText"/>
              <w:tabs>
                <w:tab w:val="decimal" w:pos="1332"/>
              </w:tabs>
              <w:ind w:left="162" w:right="-198" w:firstLine="0"/>
              <w:rPr>
                <w:rFonts w:cs="Arial"/>
              </w:rPr>
            </w:pPr>
          </w:p>
        </w:tc>
      </w:tr>
      <w:tr w:rsidR="00754E66" w:rsidRPr="007F5117" w14:paraId="3E6F89B8" w14:textId="77777777" w:rsidTr="00530A52">
        <w:tc>
          <w:tcPr>
            <w:tcW w:w="3866" w:type="dxa"/>
            <w:vAlign w:val="bottom"/>
          </w:tcPr>
          <w:p w14:paraId="42D02EE2" w14:textId="619AC95F" w:rsidR="00754E66" w:rsidRPr="007F5117" w:rsidRDefault="00754E66" w:rsidP="00754E66">
            <w:pPr>
              <w:pStyle w:val="TableText"/>
              <w:rPr>
                <w:rFonts w:cs="Arial"/>
              </w:rPr>
            </w:pPr>
            <w:r w:rsidRPr="007F5117">
              <w:rPr>
                <w:rFonts w:cs="Arial"/>
                <w:b/>
              </w:rPr>
              <w:t xml:space="preserve">Balance at 1 January </w:t>
            </w:r>
            <w:r w:rsidRPr="00C469D4">
              <w:rPr>
                <w:rFonts w:cs="Arial"/>
                <w:b/>
              </w:rPr>
              <w:t>20</w:t>
            </w:r>
            <w:r>
              <w:rPr>
                <w:rFonts w:cs="Arial"/>
                <w:b/>
              </w:rPr>
              <w:t>20</w:t>
            </w:r>
          </w:p>
        </w:tc>
        <w:tc>
          <w:tcPr>
            <w:tcW w:w="630" w:type="dxa"/>
            <w:vAlign w:val="bottom"/>
          </w:tcPr>
          <w:p w14:paraId="47A36F97" w14:textId="77777777" w:rsidR="00754E66" w:rsidRPr="007F5117" w:rsidRDefault="00754E66" w:rsidP="00754E66">
            <w:pPr>
              <w:pStyle w:val="TableTitle"/>
              <w:ind w:left="-108" w:right="-108"/>
              <w:jc w:val="center"/>
              <w:rPr>
                <w:rFonts w:cs="Arial"/>
                <w:i w:val="0"/>
              </w:rPr>
            </w:pPr>
          </w:p>
        </w:tc>
        <w:tc>
          <w:tcPr>
            <w:tcW w:w="1620" w:type="dxa"/>
            <w:vAlign w:val="bottom"/>
          </w:tcPr>
          <w:p w14:paraId="63FCC560" w14:textId="74D2BAD7" w:rsidR="00754E66" w:rsidRPr="007F5117" w:rsidRDefault="00754E66" w:rsidP="00754E66">
            <w:pPr>
              <w:pStyle w:val="TableText"/>
              <w:tabs>
                <w:tab w:val="decimal" w:pos="1332"/>
              </w:tabs>
              <w:ind w:left="162" w:right="-198" w:firstLine="0"/>
              <w:rPr>
                <w:rFonts w:cs="Arial"/>
              </w:rPr>
            </w:pPr>
            <w:r w:rsidRPr="007F5117">
              <w:rPr>
                <w:rFonts w:cs="Arial"/>
              </w:rPr>
              <w:t>-*</w:t>
            </w:r>
          </w:p>
        </w:tc>
        <w:tc>
          <w:tcPr>
            <w:tcW w:w="1620" w:type="dxa"/>
            <w:vAlign w:val="bottom"/>
          </w:tcPr>
          <w:p w14:paraId="732CE5B0" w14:textId="3FB97731" w:rsidR="00754E66" w:rsidRPr="007F5117" w:rsidRDefault="00754E66" w:rsidP="00754E66">
            <w:pPr>
              <w:pStyle w:val="TableText"/>
              <w:tabs>
                <w:tab w:val="decimal" w:pos="1332"/>
              </w:tabs>
              <w:ind w:left="162" w:right="-198" w:firstLine="0"/>
              <w:rPr>
                <w:rFonts w:cs="Arial"/>
              </w:rPr>
            </w:pPr>
            <w:r w:rsidRPr="007F5117">
              <w:rPr>
                <w:rFonts w:cs="Arial"/>
              </w:rPr>
              <w:t>23,583</w:t>
            </w:r>
          </w:p>
        </w:tc>
        <w:tc>
          <w:tcPr>
            <w:tcW w:w="1620" w:type="dxa"/>
            <w:vAlign w:val="bottom"/>
          </w:tcPr>
          <w:p w14:paraId="1C748DC5" w14:textId="312BEAE1" w:rsidR="00754E66" w:rsidRPr="007F5117" w:rsidRDefault="00754E66" w:rsidP="00754E66">
            <w:pPr>
              <w:pStyle w:val="TableText"/>
              <w:tabs>
                <w:tab w:val="decimal" w:pos="1332"/>
              </w:tabs>
              <w:ind w:left="162" w:right="-198" w:firstLine="0"/>
              <w:rPr>
                <w:rFonts w:cs="Arial"/>
              </w:rPr>
            </w:pPr>
            <w:r w:rsidRPr="007F5117">
              <w:rPr>
                <w:rFonts w:cs="Arial"/>
              </w:rPr>
              <w:t>23,583</w:t>
            </w:r>
          </w:p>
        </w:tc>
      </w:tr>
      <w:tr w:rsidR="00754E66" w:rsidRPr="007F5117" w14:paraId="42B24C47" w14:textId="77777777" w:rsidTr="00530A52">
        <w:tc>
          <w:tcPr>
            <w:tcW w:w="3866" w:type="dxa"/>
            <w:vAlign w:val="bottom"/>
          </w:tcPr>
          <w:p w14:paraId="580338CD" w14:textId="77777777" w:rsidR="00754E66" w:rsidRPr="007F5117" w:rsidRDefault="00754E66" w:rsidP="00754E66">
            <w:pPr>
              <w:pStyle w:val="TableText"/>
              <w:rPr>
                <w:rFonts w:cs="Arial"/>
              </w:rPr>
            </w:pPr>
          </w:p>
        </w:tc>
        <w:tc>
          <w:tcPr>
            <w:tcW w:w="630" w:type="dxa"/>
            <w:vAlign w:val="bottom"/>
          </w:tcPr>
          <w:p w14:paraId="0EA6EBF7" w14:textId="77777777" w:rsidR="00754E66" w:rsidRPr="007F5117" w:rsidRDefault="00754E66" w:rsidP="00754E66">
            <w:pPr>
              <w:pStyle w:val="TableTitle"/>
              <w:ind w:left="-108" w:right="-108"/>
              <w:jc w:val="center"/>
              <w:rPr>
                <w:rFonts w:cs="Arial"/>
                <w:i w:val="0"/>
              </w:rPr>
            </w:pPr>
          </w:p>
        </w:tc>
        <w:tc>
          <w:tcPr>
            <w:tcW w:w="1620" w:type="dxa"/>
            <w:vAlign w:val="bottom"/>
          </w:tcPr>
          <w:p w14:paraId="34B70DE4" w14:textId="77777777" w:rsidR="00754E66" w:rsidRPr="007F5117" w:rsidRDefault="00754E66" w:rsidP="00754E66">
            <w:pPr>
              <w:pStyle w:val="TableText"/>
              <w:tabs>
                <w:tab w:val="decimal" w:pos="1332"/>
              </w:tabs>
              <w:ind w:left="162" w:right="-198" w:firstLine="0"/>
              <w:rPr>
                <w:rFonts w:cs="Arial"/>
              </w:rPr>
            </w:pPr>
          </w:p>
        </w:tc>
        <w:tc>
          <w:tcPr>
            <w:tcW w:w="1620" w:type="dxa"/>
            <w:vAlign w:val="bottom"/>
          </w:tcPr>
          <w:p w14:paraId="6D9CAF47" w14:textId="77777777" w:rsidR="00754E66" w:rsidRPr="007F5117" w:rsidRDefault="00754E66" w:rsidP="00754E66">
            <w:pPr>
              <w:pStyle w:val="TableText"/>
              <w:tabs>
                <w:tab w:val="decimal" w:pos="1332"/>
              </w:tabs>
              <w:ind w:left="162" w:right="-198" w:firstLine="0"/>
              <w:rPr>
                <w:rFonts w:cs="Arial"/>
              </w:rPr>
            </w:pPr>
          </w:p>
        </w:tc>
        <w:tc>
          <w:tcPr>
            <w:tcW w:w="1620" w:type="dxa"/>
            <w:vAlign w:val="bottom"/>
          </w:tcPr>
          <w:p w14:paraId="2EFD33A0" w14:textId="77777777" w:rsidR="00754E66" w:rsidRPr="007F5117" w:rsidRDefault="00754E66" w:rsidP="00754E66">
            <w:pPr>
              <w:pStyle w:val="TableText"/>
              <w:tabs>
                <w:tab w:val="decimal" w:pos="1332"/>
              </w:tabs>
              <w:ind w:left="162" w:right="-198" w:firstLine="0"/>
              <w:rPr>
                <w:rFonts w:cs="Arial"/>
              </w:rPr>
            </w:pPr>
          </w:p>
        </w:tc>
      </w:tr>
      <w:tr w:rsidR="00754E66" w:rsidRPr="007F5117" w:rsidDel="00DA7DE5" w14:paraId="73969318" w14:textId="5E096305" w:rsidTr="00530A52">
        <w:trPr>
          <w:del w:id="13" w:author="Mak, Brian HL" w:date="2022-06-07T10:05:00Z"/>
        </w:trPr>
        <w:tc>
          <w:tcPr>
            <w:tcW w:w="3866" w:type="dxa"/>
            <w:vAlign w:val="bottom"/>
          </w:tcPr>
          <w:p w14:paraId="4D2520C0" w14:textId="4438DFE6" w:rsidR="00754E66" w:rsidRPr="007F5117" w:rsidDel="00DA7DE5" w:rsidRDefault="00754E66" w:rsidP="00754E66">
            <w:pPr>
              <w:pStyle w:val="TableText"/>
              <w:rPr>
                <w:del w:id="14" w:author="Mak, Brian HL" w:date="2022-06-07T10:05:00Z"/>
                <w:rFonts w:cs="Arial"/>
              </w:rPr>
            </w:pPr>
            <w:del w:id="15" w:author="Mak, Brian HL" w:date="2022-06-07T10:05:00Z">
              <w:r w:rsidRPr="007F5117" w:rsidDel="00DA7DE5">
                <w:rPr>
                  <w:rFonts w:cs="Arial"/>
                  <w:b/>
                </w:rPr>
                <w:delText xml:space="preserve">Change in equity for the year ended 31 December </w:delText>
              </w:r>
              <w:r w:rsidRPr="00C469D4" w:rsidDel="00DA7DE5">
                <w:rPr>
                  <w:rFonts w:cs="Arial"/>
                  <w:b/>
                </w:rPr>
                <w:delText>20</w:delText>
              </w:r>
              <w:r w:rsidRPr="007F5117" w:rsidDel="00DA7DE5">
                <w:rPr>
                  <w:rFonts w:cs="Arial"/>
                  <w:b/>
                </w:rPr>
                <w:delText>20:</w:delText>
              </w:r>
            </w:del>
          </w:p>
        </w:tc>
        <w:tc>
          <w:tcPr>
            <w:tcW w:w="630" w:type="dxa"/>
            <w:vAlign w:val="bottom"/>
          </w:tcPr>
          <w:p w14:paraId="2466413D" w14:textId="54F25AB0" w:rsidR="00754E66" w:rsidRPr="007F5117" w:rsidDel="00DA7DE5" w:rsidRDefault="00754E66" w:rsidP="00754E66">
            <w:pPr>
              <w:pStyle w:val="TableTitle"/>
              <w:ind w:left="-108" w:right="-108"/>
              <w:jc w:val="center"/>
              <w:rPr>
                <w:del w:id="16" w:author="Mak, Brian HL" w:date="2022-06-07T10:05:00Z"/>
                <w:rFonts w:cs="Arial"/>
                <w:i w:val="0"/>
              </w:rPr>
            </w:pPr>
          </w:p>
        </w:tc>
        <w:tc>
          <w:tcPr>
            <w:tcW w:w="1620" w:type="dxa"/>
            <w:vAlign w:val="bottom"/>
          </w:tcPr>
          <w:p w14:paraId="01E192B0" w14:textId="708DED7F" w:rsidR="00754E66" w:rsidRPr="007F5117" w:rsidDel="00DA7DE5" w:rsidRDefault="00754E66" w:rsidP="00754E66">
            <w:pPr>
              <w:pStyle w:val="TableText"/>
              <w:tabs>
                <w:tab w:val="decimal" w:pos="1332"/>
              </w:tabs>
              <w:ind w:left="162" w:right="-198" w:firstLine="0"/>
              <w:rPr>
                <w:del w:id="17" w:author="Mak, Brian HL" w:date="2022-06-07T10:05:00Z"/>
                <w:rFonts w:cs="Arial"/>
              </w:rPr>
            </w:pPr>
          </w:p>
        </w:tc>
        <w:tc>
          <w:tcPr>
            <w:tcW w:w="1620" w:type="dxa"/>
            <w:vAlign w:val="bottom"/>
          </w:tcPr>
          <w:p w14:paraId="45C50F07" w14:textId="0FDD1FFE" w:rsidR="00754E66" w:rsidRPr="007F5117" w:rsidDel="00DA7DE5" w:rsidRDefault="00754E66" w:rsidP="00754E66">
            <w:pPr>
              <w:pStyle w:val="TableText"/>
              <w:tabs>
                <w:tab w:val="decimal" w:pos="1332"/>
              </w:tabs>
              <w:ind w:left="162" w:right="-198" w:firstLine="0"/>
              <w:rPr>
                <w:del w:id="18" w:author="Mak, Brian HL" w:date="2022-06-07T10:05:00Z"/>
                <w:rFonts w:cs="Arial"/>
              </w:rPr>
            </w:pPr>
          </w:p>
        </w:tc>
        <w:tc>
          <w:tcPr>
            <w:tcW w:w="1620" w:type="dxa"/>
            <w:vAlign w:val="bottom"/>
          </w:tcPr>
          <w:p w14:paraId="33DE5603" w14:textId="31211AAE" w:rsidR="00754E66" w:rsidRPr="007F5117" w:rsidDel="00DA7DE5" w:rsidRDefault="00754E66" w:rsidP="00754E66">
            <w:pPr>
              <w:pStyle w:val="TableText"/>
              <w:tabs>
                <w:tab w:val="decimal" w:pos="1332"/>
              </w:tabs>
              <w:ind w:left="162" w:right="-198" w:firstLine="0"/>
              <w:rPr>
                <w:del w:id="19" w:author="Mak, Brian HL" w:date="2022-06-07T10:05:00Z"/>
                <w:rFonts w:cs="Arial"/>
              </w:rPr>
            </w:pPr>
          </w:p>
        </w:tc>
      </w:tr>
      <w:tr w:rsidR="00754E66" w:rsidRPr="007F5117" w:rsidDel="00DA7DE5" w14:paraId="7C175BEF" w14:textId="78C21923" w:rsidTr="00530A52">
        <w:trPr>
          <w:del w:id="20" w:author="Mak, Brian HL" w:date="2022-06-07T10:05:00Z"/>
        </w:trPr>
        <w:tc>
          <w:tcPr>
            <w:tcW w:w="3866" w:type="dxa"/>
            <w:vAlign w:val="bottom"/>
          </w:tcPr>
          <w:p w14:paraId="7295F009" w14:textId="41C2A661" w:rsidR="00754E66" w:rsidRPr="007F5117" w:rsidDel="00DA7DE5" w:rsidRDefault="00754E66" w:rsidP="00754E66">
            <w:pPr>
              <w:pStyle w:val="TableText"/>
              <w:rPr>
                <w:del w:id="21" w:author="Mak, Brian HL" w:date="2022-06-07T10:05:00Z"/>
                <w:rFonts w:cs="Arial"/>
              </w:rPr>
            </w:pPr>
          </w:p>
        </w:tc>
        <w:tc>
          <w:tcPr>
            <w:tcW w:w="630" w:type="dxa"/>
            <w:vAlign w:val="bottom"/>
          </w:tcPr>
          <w:p w14:paraId="7D266DE5" w14:textId="6375B905" w:rsidR="00754E66" w:rsidRPr="007F5117" w:rsidDel="00DA7DE5" w:rsidRDefault="00754E66" w:rsidP="00754E66">
            <w:pPr>
              <w:pStyle w:val="TableTitle"/>
              <w:ind w:left="-108" w:right="-108"/>
              <w:jc w:val="center"/>
              <w:rPr>
                <w:del w:id="22" w:author="Mak, Brian HL" w:date="2022-06-07T10:05:00Z"/>
                <w:rFonts w:cs="Arial"/>
                <w:i w:val="0"/>
              </w:rPr>
            </w:pPr>
          </w:p>
        </w:tc>
        <w:tc>
          <w:tcPr>
            <w:tcW w:w="1620" w:type="dxa"/>
            <w:vAlign w:val="bottom"/>
          </w:tcPr>
          <w:p w14:paraId="4652E84C" w14:textId="3647D03B" w:rsidR="00754E66" w:rsidRPr="007F5117" w:rsidDel="00DA7DE5" w:rsidRDefault="00754E66" w:rsidP="00754E66">
            <w:pPr>
              <w:pStyle w:val="TableText"/>
              <w:tabs>
                <w:tab w:val="decimal" w:pos="1332"/>
              </w:tabs>
              <w:ind w:left="162" w:right="-198" w:firstLine="0"/>
              <w:rPr>
                <w:del w:id="23" w:author="Mak, Brian HL" w:date="2022-06-07T10:05:00Z"/>
                <w:rFonts w:cs="Arial"/>
              </w:rPr>
            </w:pPr>
          </w:p>
        </w:tc>
        <w:tc>
          <w:tcPr>
            <w:tcW w:w="1620" w:type="dxa"/>
            <w:vAlign w:val="bottom"/>
          </w:tcPr>
          <w:p w14:paraId="75A67A0E" w14:textId="7C0C31FC" w:rsidR="00754E66" w:rsidRPr="007F5117" w:rsidDel="00DA7DE5" w:rsidRDefault="00754E66" w:rsidP="00754E66">
            <w:pPr>
              <w:pStyle w:val="TableText"/>
              <w:tabs>
                <w:tab w:val="decimal" w:pos="1332"/>
              </w:tabs>
              <w:ind w:left="162" w:right="-198" w:firstLine="0"/>
              <w:rPr>
                <w:del w:id="24" w:author="Mak, Brian HL" w:date="2022-06-07T10:05:00Z"/>
                <w:rFonts w:cs="Arial"/>
              </w:rPr>
            </w:pPr>
          </w:p>
        </w:tc>
        <w:tc>
          <w:tcPr>
            <w:tcW w:w="1620" w:type="dxa"/>
            <w:vAlign w:val="bottom"/>
          </w:tcPr>
          <w:p w14:paraId="0EA5721C" w14:textId="7AE6867B" w:rsidR="00754E66" w:rsidRPr="007F5117" w:rsidDel="00DA7DE5" w:rsidRDefault="00754E66" w:rsidP="00754E66">
            <w:pPr>
              <w:pStyle w:val="TableText"/>
              <w:tabs>
                <w:tab w:val="decimal" w:pos="1332"/>
              </w:tabs>
              <w:ind w:left="162" w:right="-198" w:firstLine="0"/>
              <w:rPr>
                <w:del w:id="25" w:author="Mak, Brian HL" w:date="2022-06-07T10:05:00Z"/>
                <w:rFonts w:cs="Arial"/>
              </w:rPr>
            </w:pPr>
          </w:p>
        </w:tc>
      </w:tr>
      <w:tr w:rsidR="00754E66" w:rsidRPr="007F5117" w14:paraId="4A9B7786" w14:textId="77777777" w:rsidTr="00530A52">
        <w:tc>
          <w:tcPr>
            <w:tcW w:w="3866" w:type="dxa"/>
            <w:vAlign w:val="bottom"/>
          </w:tcPr>
          <w:p w14:paraId="272ECFC5" w14:textId="6FA212C1" w:rsidR="00754E66" w:rsidRPr="007F5117" w:rsidRDefault="00754E66" w:rsidP="00754E66">
            <w:pPr>
              <w:pStyle w:val="TableText"/>
              <w:rPr>
                <w:rFonts w:cs="Arial"/>
              </w:rPr>
            </w:pPr>
            <w:r w:rsidRPr="007F5117">
              <w:rPr>
                <w:rFonts w:cs="Arial"/>
              </w:rPr>
              <w:t>Profit and total comprehensive income for the year</w:t>
            </w:r>
          </w:p>
        </w:tc>
        <w:tc>
          <w:tcPr>
            <w:tcW w:w="630" w:type="dxa"/>
            <w:vAlign w:val="bottom"/>
          </w:tcPr>
          <w:p w14:paraId="49E57A6E" w14:textId="77777777" w:rsidR="00754E66" w:rsidRPr="007F5117" w:rsidRDefault="00754E66" w:rsidP="00754E66">
            <w:pPr>
              <w:pStyle w:val="TableTitle"/>
              <w:ind w:left="-108" w:right="-108"/>
              <w:jc w:val="center"/>
              <w:rPr>
                <w:rFonts w:cs="Arial"/>
                <w:i w:val="0"/>
              </w:rPr>
            </w:pPr>
          </w:p>
        </w:tc>
        <w:tc>
          <w:tcPr>
            <w:tcW w:w="1620" w:type="dxa"/>
            <w:vAlign w:val="bottom"/>
          </w:tcPr>
          <w:p w14:paraId="03969AD7" w14:textId="7E63ADE1" w:rsidR="00754E66" w:rsidRPr="007F5117" w:rsidRDefault="00754E66" w:rsidP="00754E66">
            <w:pPr>
              <w:pStyle w:val="TableText"/>
              <w:tabs>
                <w:tab w:val="decimal" w:pos="1332"/>
              </w:tabs>
              <w:ind w:left="162" w:right="-198" w:firstLine="0"/>
              <w:rPr>
                <w:rFonts w:cs="Arial"/>
              </w:rPr>
            </w:pPr>
            <w:r>
              <w:rPr>
                <w:rFonts w:cs="Arial"/>
              </w:rPr>
              <w:t>-</w:t>
            </w:r>
          </w:p>
        </w:tc>
        <w:tc>
          <w:tcPr>
            <w:tcW w:w="1620" w:type="dxa"/>
            <w:vAlign w:val="bottom"/>
          </w:tcPr>
          <w:p w14:paraId="43BEEB85" w14:textId="4EE50F98" w:rsidR="00754E66" w:rsidRPr="007F5117" w:rsidRDefault="00754E66" w:rsidP="00754E66">
            <w:pPr>
              <w:pStyle w:val="TableText"/>
              <w:tabs>
                <w:tab w:val="decimal" w:pos="1332"/>
              </w:tabs>
              <w:ind w:left="162" w:right="-198" w:firstLine="0"/>
              <w:rPr>
                <w:rFonts w:cs="Arial"/>
              </w:rPr>
            </w:pPr>
            <w:r>
              <w:rPr>
                <w:rFonts w:cs="Arial"/>
              </w:rPr>
              <w:t>45</w:t>
            </w:r>
          </w:p>
        </w:tc>
        <w:tc>
          <w:tcPr>
            <w:tcW w:w="1620" w:type="dxa"/>
            <w:vAlign w:val="bottom"/>
          </w:tcPr>
          <w:p w14:paraId="0E5E16C0" w14:textId="7E2048A5" w:rsidR="00754E66" w:rsidRPr="007F5117" w:rsidRDefault="00754E66" w:rsidP="00754E66">
            <w:pPr>
              <w:pStyle w:val="TableText"/>
              <w:tabs>
                <w:tab w:val="decimal" w:pos="1332"/>
              </w:tabs>
              <w:ind w:left="162" w:right="-198" w:firstLine="0"/>
              <w:rPr>
                <w:rFonts w:cs="Arial"/>
              </w:rPr>
            </w:pPr>
            <w:r>
              <w:rPr>
                <w:rFonts w:cs="Arial"/>
              </w:rPr>
              <w:t>45</w:t>
            </w:r>
          </w:p>
        </w:tc>
      </w:tr>
      <w:tr w:rsidR="00754E66" w:rsidRPr="007F5117" w14:paraId="5D7DB4B2" w14:textId="77777777" w:rsidTr="00530A52">
        <w:tc>
          <w:tcPr>
            <w:tcW w:w="3866" w:type="dxa"/>
            <w:vAlign w:val="bottom"/>
          </w:tcPr>
          <w:p w14:paraId="49453D39" w14:textId="77777777" w:rsidR="00754E66" w:rsidRPr="007F5117" w:rsidRDefault="00754E66" w:rsidP="00754E66">
            <w:pPr>
              <w:pStyle w:val="TableText"/>
              <w:rPr>
                <w:rFonts w:cs="Arial"/>
              </w:rPr>
            </w:pPr>
          </w:p>
        </w:tc>
        <w:tc>
          <w:tcPr>
            <w:tcW w:w="630" w:type="dxa"/>
            <w:vAlign w:val="bottom"/>
          </w:tcPr>
          <w:p w14:paraId="004AA2FB" w14:textId="77777777" w:rsidR="00754E66" w:rsidRPr="007F5117" w:rsidRDefault="00754E66" w:rsidP="00754E66">
            <w:pPr>
              <w:pStyle w:val="TableTitle"/>
              <w:ind w:left="-108" w:right="-108"/>
              <w:jc w:val="center"/>
              <w:rPr>
                <w:rFonts w:cs="Arial"/>
                <w:i w:val="0"/>
              </w:rPr>
            </w:pPr>
          </w:p>
        </w:tc>
        <w:tc>
          <w:tcPr>
            <w:tcW w:w="1620" w:type="dxa"/>
          </w:tcPr>
          <w:p w14:paraId="4A5B208B" w14:textId="2717096D" w:rsidR="00754E66" w:rsidRPr="007F5117" w:rsidRDefault="00754E66" w:rsidP="00754E66">
            <w:pPr>
              <w:pStyle w:val="TableText"/>
              <w:tabs>
                <w:tab w:val="decimal" w:pos="1332"/>
                <w:tab w:val="right" w:pos="1602"/>
              </w:tabs>
              <w:spacing w:line="160" w:lineRule="exact"/>
              <w:ind w:left="162" w:right="-198" w:firstLine="0"/>
              <w:rPr>
                <w:rFonts w:cs="Arial"/>
                <w:sz w:val="24"/>
                <w:u w:val="single"/>
                <w:vertAlign w:val="superscript"/>
              </w:rPr>
            </w:pPr>
            <w:r w:rsidRPr="007F5117">
              <w:rPr>
                <w:rFonts w:cs="Arial"/>
                <w:sz w:val="24"/>
                <w:u w:val="single"/>
                <w:vertAlign w:val="superscript"/>
              </w:rPr>
              <w:tab/>
            </w:r>
          </w:p>
        </w:tc>
        <w:tc>
          <w:tcPr>
            <w:tcW w:w="1620" w:type="dxa"/>
          </w:tcPr>
          <w:p w14:paraId="24FC5887" w14:textId="329AE7CD" w:rsidR="00754E66" w:rsidRPr="007F5117" w:rsidRDefault="00754E66" w:rsidP="00754E66">
            <w:pPr>
              <w:pStyle w:val="TableText"/>
              <w:tabs>
                <w:tab w:val="decimal" w:pos="1332"/>
                <w:tab w:val="right" w:pos="1602"/>
              </w:tabs>
              <w:spacing w:line="160" w:lineRule="exact"/>
              <w:ind w:left="162" w:right="-198" w:firstLine="0"/>
              <w:rPr>
                <w:rFonts w:cs="Arial"/>
                <w:sz w:val="24"/>
                <w:u w:val="single"/>
                <w:vertAlign w:val="superscript"/>
              </w:rPr>
            </w:pPr>
            <w:r w:rsidRPr="007F5117">
              <w:rPr>
                <w:rFonts w:cs="Arial"/>
                <w:sz w:val="24"/>
                <w:u w:val="single"/>
                <w:vertAlign w:val="superscript"/>
              </w:rPr>
              <w:tab/>
            </w:r>
          </w:p>
        </w:tc>
        <w:tc>
          <w:tcPr>
            <w:tcW w:w="1620" w:type="dxa"/>
          </w:tcPr>
          <w:p w14:paraId="7FDD07B5" w14:textId="61C922FC" w:rsidR="00754E66" w:rsidRPr="007F5117" w:rsidRDefault="00754E66" w:rsidP="00754E66">
            <w:pPr>
              <w:pStyle w:val="TableText"/>
              <w:tabs>
                <w:tab w:val="decimal" w:pos="1332"/>
                <w:tab w:val="right" w:pos="1602"/>
              </w:tabs>
              <w:spacing w:line="160" w:lineRule="exact"/>
              <w:ind w:left="162" w:right="-198" w:firstLine="0"/>
              <w:rPr>
                <w:rFonts w:cs="Arial"/>
                <w:sz w:val="24"/>
                <w:u w:val="single"/>
                <w:vertAlign w:val="superscript"/>
              </w:rPr>
            </w:pPr>
            <w:r w:rsidRPr="007F5117">
              <w:rPr>
                <w:rFonts w:cs="Arial"/>
                <w:sz w:val="24"/>
                <w:u w:val="single"/>
                <w:vertAlign w:val="superscript"/>
              </w:rPr>
              <w:tab/>
            </w:r>
          </w:p>
        </w:tc>
      </w:tr>
      <w:tr w:rsidR="00754E66" w:rsidRPr="007F5117" w14:paraId="3E38A128" w14:textId="77777777" w:rsidTr="00530A52">
        <w:tc>
          <w:tcPr>
            <w:tcW w:w="3866" w:type="dxa"/>
            <w:vAlign w:val="bottom"/>
          </w:tcPr>
          <w:p w14:paraId="3A89F9F0" w14:textId="21BF4A75" w:rsidR="00754E66" w:rsidRPr="007F5117" w:rsidRDefault="00754E66" w:rsidP="00754E66">
            <w:pPr>
              <w:pStyle w:val="TableText"/>
              <w:rPr>
                <w:rFonts w:cs="Arial"/>
              </w:rPr>
            </w:pPr>
            <w:r w:rsidRPr="007F5117">
              <w:rPr>
                <w:rFonts w:cs="Arial"/>
                <w:b/>
              </w:rPr>
              <w:t xml:space="preserve">Balance at 31 December </w:t>
            </w:r>
            <w:r w:rsidRPr="00C469D4">
              <w:rPr>
                <w:rFonts w:cs="Arial"/>
                <w:b/>
              </w:rPr>
              <w:t>20</w:t>
            </w:r>
            <w:r>
              <w:rPr>
                <w:rFonts w:cs="Arial"/>
                <w:b/>
              </w:rPr>
              <w:t>20</w:t>
            </w:r>
            <w:r w:rsidRPr="007F5117">
              <w:rPr>
                <w:rFonts w:cs="Arial"/>
                <w:b/>
              </w:rPr>
              <w:t xml:space="preserve"> and 1 January </w:t>
            </w:r>
            <w:r w:rsidRPr="00C469D4">
              <w:rPr>
                <w:rFonts w:cs="Arial"/>
                <w:b/>
              </w:rPr>
              <w:t>20</w:t>
            </w:r>
            <w:r w:rsidRPr="007F5117">
              <w:rPr>
                <w:rFonts w:cs="Arial"/>
                <w:b/>
              </w:rPr>
              <w:t>2</w:t>
            </w:r>
            <w:r>
              <w:rPr>
                <w:rFonts w:cs="Arial"/>
                <w:b/>
              </w:rPr>
              <w:t>1</w:t>
            </w:r>
          </w:p>
        </w:tc>
        <w:tc>
          <w:tcPr>
            <w:tcW w:w="630" w:type="dxa"/>
            <w:vAlign w:val="bottom"/>
          </w:tcPr>
          <w:p w14:paraId="5A464DE5" w14:textId="77777777" w:rsidR="00754E66" w:rsidRPr="007F5117" w:rsidRDefault="00754E66" w:rsidP="00754E66">
            <w:pPr>
              <w:pStyle w:val="TableTitle"/>
              <w:ind w:left="-108" w:right="-108"/>
              <w:jc w:val="center"/>
              <w:rPr>
                <w:rFonts w:cs="Arial"/>
                <w:i w:val="0"/>
              </w:rPr>
            </w:pPr>
          </w:p>
        </w:tc>
        <w:tc>
          <w:tcPr>
            <w:tcW w:w="1620" w:type="dxa"/>
            <w:vAlign w:val="bottom"/>
          </w:tcPr>
          <w:p w14:paraId="56271EA2" w14:textId="24C0CC65" w:rsidR="00754E66" w:rsidRPr="007F5117" w:rsidRDefault="00754E66" w:rsidP="00754E66">
            <w:pPr>
              <w:pStyle w:val="TableText"/>
              <w:tabs>
                <w:tab w:val="decimal" w:pos="1332"/>
              </w:tabs>
              <w:ind w:left="162" w:right="-198" w:firstLine="0"/>
              <w:rPr>
                <w:rFonts w:cs="Arial"/>
              </w:rPr>
            </w:pPr>
            <w:r w:rsidRPr="00023C27">
              <w:rPr>
                <w:rFonts w:cs="Arial"/>
              </w:rPr>
              <w:t>-*</w:t>
            </w:r>
          </w:p>
        </w:tc>
        <w:tc>
          <w:tcPr>
            <w:tcW w:w="1620" w:type="dxa"/>
            <w:vAlign w:val="bottom"/>
          </w:tcPr>
          <w:p w14:paraId="35CF21E4" w14:textId="7EE70B26" w:rsidR="00754E66" w:rsidRPr="007F5117" w:rsidRDefault="00754E66" w:rsidP="00754E66">
            <w:pPr>
              <w:pStyle w:val="TableText"/>
              <w:tabs>
                <w:tab w:val="decimal" w:pos="1332"/>
              </w:tabs>
              <w:ind w:left="162" w:right="-198" w:firstLine="0"/>
              <w:rPr>
                <w:rFonts w:cs="Arial"/>
              </w:rPr>
            </w:pPr>
            <w:r>
              <w:rPr>
                <w:rFonts w:cs="Arial"/>
              </w:rPr>
              <w:t>23,628</w:t>
            </w:r>
          </w:p>
        </w:tc>
        <w:tc>
          <w:tcPr>
            <w:tcW w:w="1620" w:type="dxa"/>
            <w:vAlign w:val="bottom"/>
          </w:tcPr>
          <w:p w14:paraId="6653F706" w14:textId="20A8440C" w:rsidR="00754E66" w:rsidRPr="007F5117" w:rsidRDefault="00754E66" w:rsidP="00754E66">
            <w:pPr>
              <w:pStyle w:val="TableText"/>
              <w:tabs>
                <w:tab w:val="decimal" w:pos="1332"/>
              </w:tabs>
              <w:ind w:left="162" w:right="-198" w:firstLine="0"/>
              <w:rPr>
                <w:rFonts w:cs="Arial"/>
              </w:rPr>
            </w:pPr>
            <w:r>
              <w:rPr>
                <w:rFonts w:cs="Arial"/>
              </w:rPr>
              <w:t>23,628</w:t>
            </w:r>
          </w:p>
        </w:tc>
      </w:tr>
      <w:tr w:rsidR="00754E66" w:rsidRPr="007F5117" w14:paraId="41262A5A" w14:textId="77777777" w:rsidTr="00530A52">
        <w:tc>
          <w:tcPr>
            <w:tcW w:w="3866" w:type="dxa"/>
            <w:vAlign w:val="bottom"/>
          </w:tcPr>
          <w:p w14:paraId="1D8B5EAA" w14:textId="77777777" w:rsidR="00754E66" w:rsidRPr="007F5117" w:rsidRDefault="00754E66" w:rsidP="00754E66">
            <w:pPr>
              <w:pStyle w:val="TableText"/>
              <w:rPr>
                <w:rFonts w:cs="Arial"/>
              </w:rPr>
            </w:pPr>
          </w:p>
        </w:tc>
        <w:tc>
          <w:tcPr>
            <w:tcW w:w="630" w:type="dxa"/>
            <w:vAlign w:val="bottom"/>
          </w:tcPr>
          <w:p w14:paraId="06BB5F27" w14:textId="77777777" w:rsidR="00754E66" w:rsidRPr="007F5117" w:rsidRDefault="00754E66" w:rsidP="00754E66">
            <w:pPr>
              <w:pStyle w:val="TableTitle"/>
              <w:ind w:left="-108" w:right="-108"/>
              <w:jc w:val="center"/>
              <w:rPr>
                <w:rFonts w:cs="Arial"/>
                <w:i w:val="0"/>
              </w:rPr>
            </w:pPr>
          </w:p>
        </w:tc>
        <w:tc>
          <w:tcPr>
            <w:tcW w:w="1620" w:type="dxa"/>
            <w:vAlign w:val="bottom"/>
          </w:tcPr>
          <w:p w14:paraId="5D3E01E8" w14:textId="77777777" w:rsidR="00754E66" w:rsidRPr="007F5117" w:rsidRDefault="00754E66" w:rsidP="00754E66">
            <w:pPr>
              <w:pStyle w:val="TableText"/>
              <w:tabs>
                <w:tab w:val="decimal" w:pos="1332"/>
              </w:tabs>
              <w:ind w:left="162" w:right="-198" w:firstLine="0"/>
              <w:rPr>
                <w:rFonts w:cs="Arial"/>
              </w:rPr>
            </w:pPr>
          </w:p>
        </w:tc>
        <w:tc>
          <w:tcPr>
            <w:tcW w:w="1620" w:type="dxa"/>
            <w:vAlign w:val="bottom"/>
          </w:tcPr>
          <w:p w14:paraId="2EDBF79A" w14:textId="77777777" w:rsidR="00754E66" w:rsidRPr="007F5117" w:rsidRDefault="00754E66" w:rsidP="00754E66">
            <w:pPr>
              <w:pStyle w:val="TableText"/>
              <w:tabs>
                <w:tab w:val="decimal" w:pos="1332"/>
              </w:tabs>
              <w:ind w:left="162" w:right="-198" w:firstLine="0"/>
              <w:rPr>
                <w:rFonts w:cs="Arial"/>
              </w:rPr>
            </w:pPr>
          </w:p>
        </w:tc>
        <w:tc>
          <w:tcPr>
            <w:tcW w:w="1620" w:type="dxa"/>
            <w:vAlign w:val="bottom"/>
          </w:tcPr>
          <w:p w14:paraId="47B68C03" w14:textId="77777777" w:rsidR="00754E66" w:rsidRPr="007F5117" w:rsidRDefault="00754E66" w:rsidP="00754E66">
            <w:pPr>
              <w:pStyle w:val="TableText"/>
              <w:tabs>
                <w:tab w:val="decimal" w:pos="1332"/>
              </w:tabs>
              <w:ind w:left="162" w:right="-198" w:firstLine="0"/>
              <w:rPr>
                <w:rFonts w:cs="Arial"/>
              </w:rPr>
            </w:pPr>
          </w:p>
        </w:tc>
      </w:tr>
      <w:tr w:rsidR="00754E66" w:rsidRPr="007F5117" w:rsidDel="00DA7DE5" w14:paraId="17FEAA6D" w14:textId="67697792" w:rsidTr="00530A52">
        <w:trPr>
          <w:del w:id="26" w:author="Mak, Brian HL" w:date="2022-06-07T10:05:00Z"/>
        </w:trPr>
        <w:tc>
          <w:tcPr>
            <w:tcW w:w="3866" w:type="dxa"/>
            <w:vAlign w:val="bottom"/>
          </w:tcPr>
          <w:p w14:paraId="7033A1AC" w14:textId="58560AE4" w:rsidR="00754E66" w:rsidRPr="007F5117" w:rsidDel="00DA7DE5" w:rsidRDefault="00754E66" w:rsidP="00754E66">
            <w:pPr>
              <w:pStyle w:val="TableText"/>
              <w:rPr>
                <w:del w:id="27" w:author="Mak, Brian HL" w:date="2022-06-07T10:05:00Z"/>
                <w:rFonts w:cs="Arial"/>
              </w:rPr>
            </w:pPr>
            <w:del w:id="28" w:author="Mak, Brian HL" w:date="2022-06-07T10:05:00Z">
              <w:r w:rsidRPr="007F5117" w:rsidDel="00DA7DE5">
                <w:rPr>
                  <w:rFonts w:cs="Arial"/>
                  <w:b/>
                </w:rPr>
                <w:delText xml:space="preserve">Change in equity for the year ended 31 December </w:delText>
              </w:r>
              <w:r w:rsidRPr="00C469D4" w:rsidDel="00DA7DE5">
                <w:rPr>
                  <w:rFonts w:cs="Arial"/>
                  <w:b/>
                </w:rPr>
                <w:delText>20</w:delText>
              </w:r>
              <w:r w:rsidRPr="007F5117" w:rsidDel="00DA7DE5">
                <w:rPr>
                  <w:rFonts w:cs="Arial"/>
                  <w:b/>
                </w:rPr>
                <w:delText>2</w:delText>
              </w:r>
              <w:r w:rsidDel="00DA7DE5">
                <w:rPr>
                  <w:rFonts w:cs="Arial"/>
                  <w:b/>
                </w:rPr>
                <w:delText>1</w:delText>
              </w:r>
              <w:r w:rsidRPr="007F5117" w:rsidDel="00DA7DE5">
                <w:rPr>
                  <w:rFonts w:cs="Arial"/>
                  <w:b/>
                </w:rPr>
                <w:delText>:</w:delText>
              </w:r>
            </w:del>
          </w:p>
        </w:tc>
        <w:tc>
          <w:tcPr>
            <w:tcW w:w="630" w:type="dxa"/>
            <w:vAlign w:val="bottom"/>
          </w:tcPr>
          <w:p w14:paraId="07CE41AB" w14:textId="77ECBC3E" w:rsidR="00754E66" w:rsidRPr="007F5117" w:rsidDel="00DA7DE5" w:rsidRDefault="00754E66" w:rsidP="00754E66">
            <w:pPr>
              <w:pStyle w:val="TableTitle"/>
              <w:ind w:left="-108" w:right="-108"/>
              <w:jc w:val="center"/>
              <w:rPr>
                <w:del w:id="29" w:author="Mak, Brian HL" w:date="2022-06-07T10:05:00Z"/>
                <w:rFonts w:cs="Arial"/>
                <w:i w:val="0"/>
              </w:rPr>
            </w:pPr>
          </w:p>
        </w:tc>
        <w:tc>
          <w:tcPr>
            <w:tcW w:w="1620" w:type="dxa"/>
            <w:vAlign w:val="bottom"/>
          </w:tcPr>
          <w:p w14:paraId="0EB9EC1B" w14:textId="4FFE9A8C" w:rsidR="00754E66" w:rsidRPr="007F5117" w:rsidDel="00DA7DE5" w:rsidRDefault="00754E66" w:rsidP="00754E66">
            <w:pPr>
              <w:pStyle w:val="TableText"/>
              <w:tabs>
                <w:tab w:val="decimal" w:pos="1332"/>
              </w:tabs>
              <w:ind w:left="162" w:right="-198" w:firstLine="0"/>
              <w:rPr>
                <w:del w:id="30" w:author="Mak, Brian HL" w:date="2022-06-07T10:05:00Z"/>
                <w:rFonts w:cs="Arial"/>
              </w:rPr>
            </w:pPr>
          </w:p>
        </w:tc>
        <w:tc>
          <w:tcPr>
            <w:tcW w:w="1620" w:type="dxa"/>
            <w:vAlign w:val="bottom"/>
          </w:tcPr>
          <w:p w14:paraId="0DA37704" w14:textId="757BC8A5" w:rsidR="00754E66" w:rsidRPr="007F5117" w:rsidDel="00DA7DE5" w:rsidRDefault="00754E66" w:rsidP="00754E66">
            <w:pPr>
              <w:pStyle w:val="TableText"/>
              <w:tabs>
                <w:tab w:val="decimal" w:pos="1332"/>
              </w:tabs>
              <w:ind w:left="162" w:right="-198" w:firstLine="0"/>
              <w:rPr>
                <w:del w:id="31" w:author="Mak, Brian HL" w:date="2022-06-07T10:05:00Z"/>
                <w:rFonts w:cs="Arial"/>
              </w:rPr>
            </w:pPr>
          </w:p>
        </w:tc>
        <w:tc>
          <w:tcPr>
            <w:tcW w:w="1620" w:type="dxa"/>
            <w:vAlign w:val="bottom"/>
          </w:tcPr>
          <w:p w14:paraId="53199890" w14:textId="28CD4F57" w:rsidR="00754E66" w:rsidRPr="007F5117" w:rsidDel="00DA7DE5" w:rsidRDefault="00754E66" w:rsidP="00754E66">
            <w:pPr>
              <w:pStyle w:val="TableText"/>
              <w:tabs>
                <w:tab w:val="decimal" w:pos="1332"/>
              </w:tabs>
              <w:ind w:left="162" w:right="-198" w:firstLine="0"/>
              <w:rPr>
                <w:del w:id="32" w:author="Mak, Brian HL" w:date="2022-06-07T10:05:00Z"/>
                <w:rFonts w:cs="Arial"/>
              </w:rPr>
            </w:pPr>
          </w:p>
        </w:tc>
      </w:tr>
      <w:tr w:rsidR="00754E66" w:rsidRPr="007F5117" w:rsidDel="00DA7DE5" w14:paraId="26D924C0" w14:textId="447D7161" w:rsidTr="00530A52">
        <w:trPr>
          <w:del w:id="33" w:author="Mak, Brian HL" w:date="2022-06-07T10:05:00Z"/>
        </w:trPr>
        <w:tc>
          <w:tcPr>
            <w:tcW w:w="3866" w:type="dxa"/>
            <w:vAlign w:val="bottom"/>
          </w:tcPr>
          <w:p w14:paraId="1FDCD078" w14:textId="18CC6671" w:rsidR="00754E66" w:rsidRPr="007F5117" w:rsidDel="00DA7DE5" w:rsidRDefault="00754E66" w:rsidP="00754E66">
            <w:pPr>
              <w:pStyle w:val="TableText"/>
              <w:rPr>
                <w:del w:id="34" w:author="Mak, Brian HL" w:date="2022-06-07T10:05:00Z"/>
                <w:rFonts w:cs="Arial"/>
              </w:rPr>
            </w:pPr>
          </w:p>
        </w:tc>
        <w:tc>
          <w:tcPr>
            <w:tcW w:w="630" w:type="dxa"/>
            <w:vAlign w:val="bottom"/>
          </w:tcPr>
          <w:p w14:paraId="75366043" w14:textId="7482BD69" w:rsidR="00754E66" w:rsidRPr="007F5117" w:rsidDel="00DA7DE5" w:rsidRDefault="00754E66" w:rsidP="00754E66">
            <w:pPr>
              <w:pStyle w:val="TableTitle"/>
              <w:ind w:left="-108" w:right="-108"/>
              <w:jc w:val="center"/>
              <w:rPr>
                <w:del w:id="35" w:author="Mak, Brian HL" w:date="2022-06-07T10:05:00Z"/>
                <w:rFonts w:cs="Arial"/>
                <w:i w:val="0"/>
              </w:rPr>
            </w:pPr>
          </w:p>
        </w:tc>
        <w:tc>
          <w:tcPr>
            <w:tcW w:w="1620" w:type="dxa"/>
            <w:vAlign w:val="bottom"/>
          </w:tcPr>
          <w:p w14:paraId="4217CDEB" w14:textId="56A96678" w:rsidR="00754E66" w:rsidRPr="007F5117" w:rsidDel="00DA7DE5" w:rsidRDefault="00754E66" w:rsidP="00754E66">
            <w:pPr>
              <w:pStyle w:val="TableText"/>
              <w:tabs>
                <w:tab w:val="decimal" w:pos="1332"/>
              </w:tabs>
              <w:ind w:left="162" w:right="-198" w:firstLine="0"/>
              <w:rPr>
                <w:del w:id="36" w:author="Mak, Brian HL" w:date="2022-06-07T10:05:00Z"/>
                <w:rFonts w:cs="Arial"/>
              </w:rPr>
            </w:pPr>
          </w:p>
        </w:tc>
        <w:tc>
          <w:tcPr>
            <w:tcW w:w="1620" w:type="dxa"/>
            <w:vAlign w:val="bottom"/>
          </w:tcPr>
          <w:p w14:paraId="264399A6" w14:textId="3BCCF711" w:rsidR="00754E66" w:rsidRPr="007F5117" w:rsidDel="00DA7DE5" w:rsidRDefault="00754E66" w:rsidP="00754E66">
            <w:pPr>
              <w:pStyle w:val="TableText"/>
              <w:tabs>
                <w:tab w:val="decimal" w:pos="1332"/>
              </w:tabs>
              <w:ind w:left="162" w:right="-198" w:firstLine="0"/>
              <w:rPr>
                <w:del w:id="37" w:author="Mak, Brian HL" w:date="2022-06-07T10:05:00Z"/>
                <w:rFonts w:cs="Arial"/>
              </w:rPr>
            </w:pPr>
          </w:p>
        </w:tc>
        <w:tc>
          <w:tcPr>
            <w:tcW w:w="1620" w:type="dxa"/>
            <w:vAlign w:val="bottom"/>
          </w:tcPr>
          <w:p w14:paraId="0A6A30A7" w14:textId="412F091D" w:rsidR="00754E66" w:rsidRPr="007F5117" w:rsidDel="00DA7DE5" w:rsidRDefault="00754E66" w:rsidP="00754E66">
            <w:pPr>
              <w:pStyle w:val="TableText"/>
              <w:tabs>
                <w:tab w:val="decimal" w:pos="1332"/>
              </w:tabs>
              <w:ind w:left="162" w:right="-198" w:firstLine="0"/>
              <w:rPr>
                <w:del w:id="38" w:author="Mak, Brian HL" w:date="2022-06-07T10:05:00Z"/>
                <w:rFonts w:cs="Arial"/>
              </w:rPr>
            </w:pPr>
          </w:p>
        </w:tc>
      </w:tr>
      <w:tr w:rsidR="009D777E" w:rsidRPr="007F5117" w14:paraId="2FF57AF1" w14:textId="77777777" w:rsidTr="00530A52">
        <w:tc>
          <w:tcPr>
            <w:tcW w:w="3866" w:type="dxa"/>
            <w:vAlign w:val="bottom"/>
          </w:tcPr>
          <w:p w14:paraId="7363A86C" w14:textId="77777777" w:rsidR="009D777E" w:rsidRPr="007F5117" w:rsidRDefault="009D777E" w:rsidP="009D777E">
            <w:pPr>
              <w:pStyle w:val="TableText"/>
              <w:rPr>
                <w:rFonts w:cs="Arial"/>
              </w:rPr>
            </w:pPr>
            <w:r w:rsidRPr="007F5117">
              <w:rPr>
                <w:rFonts w:cs="Arial"/>
              </w:rPr>
              <w:t>Profit and total comprehensive income for the year</w:t>
            </w:r>
          </w:p>
        </w:tc>
        <w:tc>
          <w:tcPr>
            <w:tcW w:w="630" w:type="dxa"/>
            <w:vAlign w:val="bottom"/>
          </w:tcPr>
          <w:p w14:paraId="51412CCC" w14:textId="77777777" w:rsidR="009D777E" w:rsidRPr="007F5117" w:rsidRDefault="009D777E" w:rsidP="009D777E">
            <w:pPr>
              <w:pStyle w:val="TableTitle"/>
              <w:ind w:left="-108" w:right="-108"/>
              <w:jc w:val="center"/>
              <w:rPr>
                <w:rFonts w:cs="Arial"/>
                <w:i w:val="0"/>
              </w:rPr>
            </w:pPr>
          </w:p>
        </w:tc>
        <w:tc>
          <w:tcPr>
            <w:tcW w:w="1620" w:type="dxa"/>
            <w:vAlign w:val="bottom"/>
          </w:tcPr>
          <w:p w14:paraId="4C6067CC" w14:textId="27597C2C" w:rsidR="009D777E" w:rsidRPr="007F5117" w:rsidRDefault="009D777E" w:rsidP="009D777E">
            <w:pPr>
              <w:pStyle w:val="TableText"/>
              <w:tabs>
                <w:tab w:val="decimal" w:pos="1332"/>
              </w:tabs>
              <w:ind w:left="162" w:right="-198" w:firstLine="0"/>
              <w:rPr>
                <w:rFonts w:cs="Arial"/>
              </w:rPr>
            </w:pPr>
            <w:r>
              <w:rPr>
                <w:rFonts w:cs="Arial"/>
              </w:rPr>
              <w:t>-</w:t>
            </w:r>
          </w:p>
        </w:tc>
        <w:tc>
          <w:tcPr>
            <w:tcW w:w="1620" w:type="dxa"/>
            <w:vAlign w:val="bottom"/>
          </w:tcPr>
          <w:p w14:paraId="297AE736" w14:textId="4B2CFC95" w:rsidR="009D777E" w:rsidRPr="007F5117" w:rsidRDefault="009D777E" w:rsidP="009D777E">
            <w:pPr>
              <w:pStyle w:val="TableText"/>
              <w:tabs>
                <w:tab w:val="decimal" w:pos="1332"/>
              </w:tabs>
              <w:ind w:left="162" w:right="-198" w:firstLine="0"/>
              <w:rPr>
                <w:rFonts w:cs="Arial"/>
              </w:rPr>
            </w:pPr>
            <w:r>
              <w:rPr>
                <w:rFonts w:cs="Arial"/>
              </w:rPr>
              <w:t>5,389</w:t>
            </w:r>
          </w:p>
        </w:tc>
        <w:tc>
          <w:tcPr>
            <w:tcW w:w="1620" w:type="dxa"/>
            <w:vAlign w:val="bottom"/>
          </w:tcPr>
          <w:p w14:paraId="6B04BDE2" w14:textId="7523D198" w:rsidR="009D777E" w:rsidRPr="007F5117" w:rsidRDefault="009D777E" w:rsidP="009D777E">
            <w:pPr>
              <w:pStyle w:val="TableText"/>
              <w:tabs>
                <w:tab w:val="decimal" w:pos="1332"/>
              </w:tabs>
              <w:ind w:left="162" w:right="-198" w:firstLine="0"/>
              <w:rPr>
                <w:rFonts w:cs="Arial"/>
              </w:rPr>
            </w:pPr>
            <w:r>
              <w:rPr>
                <w:rFonts w:cs="Arial"/>
              </w:rPr>
              <w:t>5,389</w:t>
            </w:r>
          </w:p>
        </w:tc>
      </w:tr>
      <w:tr w:rsidR="009D777E" w:rsidRPr="007F5117" w14:paraId="0F47F71A" w14:textId="77777777" w:rsidTr="00530A52">
        <w:tc>
          <w:tcPr>
            <w:tcW w:w="3866" w:type="dxa"/>
            <w:vAlign w:val="bottom"/>
          </w:tcPr>
          <w:p w14:paraId="777A427E" w14:textId="77777777" w:rsidR="009D777E" w:rsidRPr="007F5117" w:rsidRDefault="009D777E" w:rsidP="009D777E">
            <w:pPr>
              <w:pStyle w:val="TableText"/>
              <w:rPr>
                <w:rFonts w:cs="Arial"/>
              </w:rPr>
            </w:pPr>
          </w:p>
        </w:tc>
        <w:tc>
          <w:tcPr>
            <w:tcW w:w="630" w:type="dxa"/>
            <w:vAlign w:val="bottom"/>
          </w:tcPr>
          <w:p w14:paraId="2855DEE6" w14:textId="77777777" w:rsidR="009D777E" w:rsidRPr="007F5117" w:rsidRDefault="009D777E" w:rsidP="009D777E">
            <w:pPr>
              <w:pStyle w:val="TableTitle"/>
              <w:ind w:left="-108" w:right="-108"/>
              <w:jc w:val="center"/>
              <w:rPr>
                <w:rFonts w:cs="Arial"/>
                <w:i w:val="0"/>
              </w:rPr>
            </w:pPr>
          </w:p>
        </w:tc>
        <w:tc>
          <w:tcPr>
            <w:tcW w:w="1620" w:type="dxa"/>
          </w:tcPr>
          <w:p w14:paraId="0154F29A" w14:textId="77777777" w:rsidR="009D777E" w:rsidRPr="007F5117" w:rsidRDefault="009D777E" w:rsidP="009D777E">
            <w:pPr>
              <w:pStyle w:val="TableText"/>
              <w:tabs>
                <w:tab w:val="decimal" w:pos="1332"/>
                <w:tab w:val="right" w:pos="1602"/>
              </w:tabs>
              <w:spacing w:line="160" w:lineRule="exact"/>
              <w:ind w:left="162" w:right="-198" w:firstLine="0"/>
              <w:rPr>
                <w:rFonts w:cs="Arial"/>
                <w:sz w:val="24"/>
                <w:u w:val="single"/>
                <w:vertAlign w:val="superscript"/>
              </w:rPr>
            </w:pPr>
            <w:r w:rsidRPr="007F5117">
              <w:rPr>
                <w:rFonts w:cs="Arial"/>
                <w:sz w:val="24"/>
                <w:u w:val="single"/>
                <w:vertAlign w:val="superscript"/>
              </w:rPr>
              <w:tab/>
            </w:r>
          </w:p>
        </w:tc>
        <w:tc>
          <w:tcPr>
            <w:tcW w:w="1620" w:type="dxa"/>
          </w:tcPr>
          <w:p w14:paraId="32EBB7A4" w14:textId="77777777" w:rsidR="009D777E" w:rsidRPr="007F5117" w:rsidRDefault="009D777E" w:rsidP="009D777E">
            <w:pPr>
              <w:pStyle w:val="TableText"/>
              <w:tabs>
                <w:tab w:val="decimal" w:pos="1332"/>
                <w:tab w:val="right" w:pos="1602"/>
              </w:tabs>
              <w:spacing w:line="160" w:lineRule="exact"/>
              <w:ind w:left="162" w:right="-198" w:firstLine="0"/>
              <w:rPr>
                <w:rFonts w:cs="Arial"/>
                <w:sz w:val="24"/>
                <w:u w:val="single"/>
                <w:vertAlign w:val="superscript"/>
              </w:rPr>
            </w:pPr>
            <w:r w:rsidRPr="007F5117">
              <w:rPr>
                <w:rFonts w:cs="Arial"/>
                <w:sz w:val="24"/>
                <w:u w:val="single"/>
                <w:vertAlign w:val="superscript"/>
              </w:rPr>
              <w:tab/>
            </w:r>
          </w:p>
        </w:tc>
        <w:tc>
          <w:tcPr>
            <w:tcW w:w="1620" w:type="dxa"/>
          </w:tcPr>
          <w:p w14:paraId="17F0E32D" w14:textId="77777777" w:rsidR="009D777E" w:rsidRPr="007F5117" w:rsidRDefault="009D777E" w:rsidP="009D777E">
            <w:pPr>
              <w:pStyle w:val="TableText"/>
              <w:tabs>
                <w:tab w:val="decimal" w:pos="1332"/>
                <w:tab w:val="right" w:pos="1602"/>
              </w:tabs>
              <w:spacing w:line="160" w:lineRule="exact"/>
              <w:ind w:left="162" w:right="-198" w:firstLine="0"/>
              <w:rPr>
                <w:rFonts w:cs="Arial"/>
                <w:sz w:val="24"/>
                <w:u w:val="single"/>
                <w:vertAlign w:val="superscript"/>
              </w:rPr>
            </w:pPr>
            <w:r w:rsidRPr="007F5117">
              <w:rPr>
                <w:rFonts w:cs="Arial"/>
                <w:sz w:val="24"/>
                <w:u w:val="single"/>
                <w:vertAlign w:val="superscript"/>
              </w:rPr>
              <w:tab/>
            </w:r>
          </w:p>
        </w:tc>
      </w:tr>
      <w:tr w:rsidR="009D777E" w:rsidRPr="007F5117" w14:paraId="05EE0A2D" w14:textId="77777777" w:rsidTr="00530A52">
        <w:tc>
          <w:tcPr>
            <w:tcW w:w="3866" w:type="dxa"/>
            <w:vAlign w:val="bottom"/>
          </w:tcPr>
          <w:p w14:paraId="56DF4FB0" w14:textId="5140AE6C" w:rsidR="009D777E" w:rsidRPr="007F5117" w:rsidRDefault="009D777E" w:rsidP="009D777E">
            <w:pPr>
              <w:pStyle w:val="TableText"/>
              <w:rPr>
                <w:rFonts w:cs="Arial"/>
              </w:rPr>
            </w:pPr>
            <w:r w:rsidRPr="007F5117">
              <w:rPr>
                <w:rFonts w:cs="Arial"/>
                <w:b/>
              </w:rPr>
              <w:t xml:space="preserve">Balance at 31 December </w:t>
            </w:r>
            <w:r w:rsidRPr="00C469D4">
              <w:rPr>
                <w:rFonts w:cs="Arial"/>
                <w:b/>
              </w:rPr>
              <w:t>20</w:t>
            </w:r>
            <w:r w:rsidRPr="007F5117">
              <w:rPr>
                <w:rFonts w:cs="Arial"/>
                <w:b/>
              </w:rPr>
              <w:t>2</w:t>
            </w:r>
            <w:r>
              <w:rPr>
                <w:rFonts w:cs="Arial"/>
                <w:b/>
              </w:rPr>
              <w:t>1</w:t>
            </w:r>
          </w:p>
        </w:tc>
        <w:tc>
          <w:tcPr>
            <w:tcW w:w="630" w:type="dxa"/>
            <w:vAlign w:val="bottom"/>
          </w:tcPr>
          <w:p w14:paraId="5000EDB6" w14:textId="77777777" w:rsidR="009D777E" w:rsidRPr="007F5117" w:rsidRDefault="009D777E" w:rsidP="009D777E">
            <w:pPr>
              <w:pStyle w:val="TableTitle"/>
              <w:ind w:left="-108" w:right="-108"/>
              <w:jc w:val="center"/>
              <w:rPr>
                <w:rFonts w:cs="Arial"/>
                <w:i w:val="0"/>
              </w:rPr>
            </w:pPr>
          </w:p>
        </w:tc>
        <w:tc>
          <w:tcPr>
            <w:tcW w:w="1620" w:type="dxa"/>
            <w:vAlign w:val="bottom"/>
          </w:tcPr>
          <w:p w14:paraId="4EAC4E4F" w14:textId="0A25FF72" w:rsidR="009D777E" w:rsidRPr="007F5117" w:rsidRDefault="009D777E" w:rsidP="009D777E">
            <w:pPr>
              <w:pStyle w:val="TableText"/>
              <w:tabs>
                <w:tab w:val="decimal" w:pos="1332"/>
              </w:tabs>
              <w:ind w:left="162" w:right="-198" w:firstLine="0"/>
              <w:rPr>
                <w:rFonts w:cs="Arial"/>
              </w:rPr>
            </w:pPr>
            <w:r w:rsidRPr="00023C27">
              <w:rPr>
                <w:rFonts w:cs="Arial"/>
              </w:rPr>
              <w:t>-*</w:t>
            </w:r>
          </w:p>
        </w:tc>
        <w:tc>
          <w:tcPr>
            <w:tcW w:w="1620" w:type="dxa"/>
            <w:vAlign w:val="bottom"/>
          </w:tcPr>
          <w:p w14:paraId="43451BD1" w14:textId="1ABC6AFA" w:rsidR="009D777E" w:rsidRPr="007F5117" w:rsidRDefault="009D777E" w:rsidP="009D777E">
            <w:pPr>
              <w:pStyle w:val="TableText"/>
              <w:tabs>
                <w:tab w:val="decimal" w:pos="1332"/>
              </w:tabs>
              <w:ind w:left="162" w:right="-198" w:firstLine="0"/>
              <w:rPr>
                <w:rFonts w:cs="Arial"/>
              </w:rPr>
            </w:pPr>
            <w:r>
              <w:rPr>
                <w:rFonts w:cs="Arial"/>
              </w:rPr>
              <w:t>29,017</w:t>
            </w:r>
          </w:p>
        </w:tc>
        <w:tc>
          <w:tcPr>
            <w:tcW w:w="1620" w:type="dxa"/>
            <w:vAlign w:val="bottom"/>
          </w:tcPr>
          <w:p w14:paraId="4D490913" w14:textId="1D0E3ACF" w:rsidR="009D777E" w:rsidRPr="007F5117" w:rsidRDefault="009D777E" w:rsidP="009D777E">
            <w:pPr>
              <w:pStyle w:val="TableText"/>
              <w:tabs>
                <w:tab w:val="decimal" w:pos="1332"/>
              </w:tabs>
              <w:ind w:left="162" w:right="-198" w:firstLine="0"/>
              <w:rPr>
                <w:rFonts w:cs="Arial"/>
              </w:rPr>
            </w:pPr>
            <w:r>
              <w:rPr>
                <w:rFonts w:cs="Arial"/>
              </w:rPr>
              <w:t>29,017</w:t>
            </w:r>
          </w:p>
        </w:tc>
      </w:tr>
      <w:tr w:rsidR="009D777E" w:rsidRPr="007F5117" w14:paraId="7D013FCB" w14:textId="77777777" w:rsidTr="00530A52">
        <w:tc>
          <w:tcPr>
            <w:tcW w:w="3866" w:type="dxa"/>
            <w:vAlign w:val="bottom"/>
          </w:tcPr>
          <w:p w14:paraId="180925E2" w14:textId="77777777" w:rsidR="009D777E" w:rsidRPr="007F5117" w:rsidRDefault="009D777E" w:rsidP="009D777E">
            <w:pPr>
              <w:pStyle w:val="TableText"/>
              <w:rPr>
                <w:rFonts w:cs="Arial"/>
              </w:rPr>
            </w:pPr>
          </w:p>
        </w:tc>
        <w:tc>
          <w:tcPr>
            <w:tcW w:w="630" w:type="dxa"/>
            <w:vAlign w:val="bottom"/>
          </w:tcPr>
          <w:p w14:paraId="31FF1828" w14:textId="77777777" w:rsidR="009D777E" w:rsidRPr="007F5117" w:rsidRDefault="009D777E" w:rsidP="009D777E">
            <w:pPr>
              <w:pStyle w:val="TableTitle"/>
              <w:ind w:left="-108" w:right="-108"/>
              <w:jc w:val="center"/>
              <w:rPr>
                <w:rFonts w:cs="Arial"/>
                <w:i w:val="0"/>
              </w:rPr>
            </w:pPr>
          </w:p>
        </w:tc>
        <w:tc>
          <w:tcPr>
            <w:tcW w:w="1620" w:type="dxa"/>
          </w:tcPr>
          <w:p w14:paraId="224E9432" w14:textId="32D3D8AF" w:rsidR="009D777E" w:rsidRPr="007F5117" w:rsidRDefault="009D777E" w:rsidP="009D777E">
            <w:pPr>
              <w:pStyle w:val="TableText"/>
              <w:tabs>
                <w:tab w:val="decimal" w:pos="1332"/>
                <w:tab w:val="right" w:pos="1602"/>
              </w:tabs>
              <w:spacing w:line="160" w:lineRule="exact"/>
              <w:ind w:left="162" w:right="-198" w:firstLine="0"/>
              <w:rPr>
                <w:rFonts w:cs="Arial"/>
                <w:sz w:val="24"/>
                <w:u w:val="double"/>
                <w:vertAlign w:val="superscript"/>
              </w:rPr>
            </w:pPr>
            <w:r w:rsidRPr="007F5117">
              <w:rPr>
                <w:rFonts w:cs="Arial"/>
                <w:sz w:val="24"/>
                <w:u w:val="double"/>
                <w:vertAlign w:val="superscript"/>
              </w:rPr>
              <w:tab/>
            </w:r>
          </w:p>
        </w:tc>
        <w:tc>
          <w:tcPr>
            <w:tcW w:w="1620" w:type="dxa"/>
          </w:tcPr>
          <w:p w14:paraId="3B97F797" w14:textId="042C79BC" w:rsidR="009D777E" w:rsidRPr="007F5117" w:rsidRDefault="009D777E" w:rsidP="009D777E">
            <w:pPr>
              <w:pStyle w:val="TableText"/>
              <w:tabs>
                <w:tab w:val="decimal" w:pos="1332"/>
                <w:tab w:val="right" w:pos="1602"/>
              </w:tabs>
              <w:spacing w:line="160" w:lineRule="exact"/>
              <w:ind w:left="162" w:right="-198" w:firstLine="0"/>
              <w:rPr>
                <w:rFonts w:cs="Arial"/>
                <w:sz w:val="24"/>
                <w:u w:val="double"/>
                <w:vertAlign w:val="superscript"/>
              </w:rPr>
            </w:pPr>
            <w:r w:rsidRPr="007F5117">
              <w:rPr>
                <w:rFonts w:cs="Arial"/>
                <w:sz w:val="24"/>
                <w:u w:val="double"/>
                <w:vertAlign w:val="superscript"/>
              </w:rPr>
              <w:tab/>
            </w:r>
          </w:p>
        </w:tc>
        <w:tc>
          <w:tcPr>
            <w:tcW w:w="1620" w:type="dxa"/>
          </w:tcPr>
          <w:p w14:paraId="500222E3" w14:textId="3946D1B4" w:rsidR="009D777E" w:rsidRPr="007F5117" w:rsidRDefault="009D777E" w:rsidP="009D777E">
            <w:pPr>
              <w:pStyle w:val="TableText"/>
              <w:tabs>
                <w:tab w:val="decimal" w:pos="1332"/>
                <w:tab w:val="right" w:pos="1602"/>
              </w:tabs>
              <w:spacing w:line="160" w:lineRule="exact"/>
              <w:ind w:left="162" w:right="-198" w:firstLine="0"/>
              <w:rPr>
                <w:rFonts w:cs="Arial"/>
                <w:sz w:val="24"/>
                <w:u w:val="double"/>
                <w:vertAlign w:val="superscript"/>
              </w:rPr>
            </w:pPr>
            <w:r w:rsidRPr="007F5117">
              <w:rPr>
                <w:rFonts w:cs="Arial"/>
                <w:sz w:val="24"/>
                <w:u w:val="double"/>
                <w:vertAlign w:val="superscript"/>
              </w:rPr>
              <w:tab/>
            </w:r>
          </w:p>
        </w:tc>
      </w:tr>
    </w:tbl>
    <w:p w14:paraId="33F94D14" w14:textId="77777777" w:rsidR="00ED53F0" w:rsidRPr="007F5117" w:rsidRDefault="00ED53F0">
      <w:pPr>
        <w:pStyle w:val="BodyText"/>
        <w:spacing w:before="0"/>
        <w:ind w:left="284" w:hanging="284"/>
        <w:rPr>
          <w:lang w:val="en-GB"/>
        </w:rPr>
      </w:pPr>
    </w:p>
    <w:p w14:paraId="7E0EB554" w14:textId="77777777" w:rsidR="00176056" w:rsidRPr="007F5117" w:rsidRDefault="00176056">
      <w:pPr>
        <w:pStyle w:val="BodyText"/>
        <w:spacing w:before="0"/>
        <w:ind w:left="284" w:hanging="284"/>
        <w:rPr>
          <w:lang w:val="en-GB"/>
        </w:rPr>
      </w:pPr>
      <w:r w:rsidRPr="007F5117">
        <w:rPr>
          <w:lang w:val="en-GB"/>
        </w:rPr>
        <w:t>*</w:t>
      </w:r>
      <w:r w:rsidRPr="007F5117">
        <w:rPr>
          <w:lang w:val="en-GB"/>
        </w:rPr>
        <w:tab/>
        <w:t>The amount is $1.</w:t>
      </w:r>
    </w:p>
    <w:p w14:paraId="154F5925" w14:textId="77777777" w:rsidR="00176056" w:rsidRPr="007F5117" w:rsidRDefault="00176056">
      <w:pPr>
        <w:pStyle w:val="BodyText"/>
        <w:spacing w:before="0"/>
        <w:rPr>
          <w:lang w:val="en-GB"/>
        </w:rPr>
      </w:pPr>
    </w:p>
    <w:p w14:paraId="201B9D36" w14:textId="77777777" w:rsidR="00176056" w:rsidRPr="007F5117" w:rsidRDefault="00176056">
      <w:pPr>
        <w:pStyle w:val="BodyText"/>
        <w:spacing w:before="0"/>
        <w:rPr>
          <w:lang w:val="en-GB"/>
        </w:rPr>
      </w:pPr>
    </w:p>
    <w:p w14:paraId="5E6AE001" w14:textId="77777777" w:rsidR="00176056" w:rsidRPr="007F5117" w:rsidRDefault="00176056">
      <w:pPr>
        <w:pStyle w:val="BodyText"/>
        <w:spacing w:before="0"/>
        <w:rPr>
          <w:lang w:val="en-GB"/>
        </w:rPr>
      </w:pPr>
    </w:p>
    <w:p w14:paraId="452079D4" w14:textId="77777777" w:rsidR="00176056" w:rsidRPr="007F5117" w:rsidRDefault="00176056">
      <w:pPr>
        <w:pStyle w:val="BodyText"/>
        <w:spacing w:before="0"/>
        <w:rPr>
          <w:lang w:val="en-GB"/>
        </w:rPr>
      </w:pPr>
    </w:p>
    <w:p w14:paraId="09EE9056" w14:textId="77777777" w:rsidR="00730A11" w:rsidRPr="007F5117" w:rsidRDefault="00730A11">
      <w:pPr>
        <w:pStyle w:val="BodyText"/>
        <w:spacing w:before="0"/>
        <w:rPr>
          <w:lang w:val="en-GB"/>
        </w:rPr>
      </w:pPr>
    </w:p>
    <w:p w14:paraId="2023F050" w14:textId="77777777" w:rsidR="00176056" w:rsidRPr="007F5117" w:rsidRDefault="00176056">
      <w:pPr>
        <w:pStyle w:val="BodyText"/>
        <w:spacing w:before="0"/>
        <w:rPr>
          <w:lang w:val="en-GB"/>
        </w:rPr>
      </w:pPr>
    </w:p>
    <w:p w14:paraId="1DC6E1F7" w14:textId="77777777" w:rsidR="00ED53F0" w:rsidRPr="007F5117" w:rsidRDefault="00ED53F0">
      <w:pPr>
        <w:pStyle w:val="BodyText"/>
        <w:spacing w:before="0"/>
      </w:pPr>
    </w:p>
    <w:p w14:paraId="71D77D58" w14:textId="77777777" w:rsidR="00ED53F0" w:rsidRPr="007F5117" w:rsidRDefault="00ED53F0">
      <w:pPr>
        <w:pStyle w:val="BodyText"/>
        <w:spacing w:before="0"/>
        <w:rPr>
          <w:lang w:val="en-GB"/>
        </w:rPr>
      </w:pPr>
    </w:p>
    <w:p w14:paraId="72F09725" w14:textId="77777777" w:rsidR="00ED53F0" w:rsidRPr="007F5117" w:rsidRDefault="00ED53F0">
      <w:pPr>
        <w:pStyle w:val="BodyText"/>
        <w:spacing w:before="0"/>
        <w:rPr>
          <w:lang w:val="en-GB"/>
        </w:rPr>
      </w:pPr>
    </w:p>
    <w:p w14:paraId="12E36227" w14:textId="77777777" w:rsidR="00ED53F0" w:rsidRPr="007F5117" w:rsidRDefault="00ED53F0">
      <w:pPr>
        <w:pStyle w:val="BodyText"/>
        <w:spacing w:before="0"/>
        <w:rPr>
          <w:lang w:val="en-GB"/>
        </w:rPr>
      </w:pPr>
    </w:p>
    <w:p w14:paraId="38392173" w14:textId="77777777" w:rsidR="00ED53F0" w:rsidRPr="007F5117" w:rsidRDefault="00ED53F0">
      <w:pPr>
        <w:pStyle w:val="BodyText"/>
        <w:spacing w:before="0"/>
        <w:rPr>
          <w:lang w:val="en-GB"/>
        </w:rPr>
      </w:pPr>
    </w:p>
    <w:p w14:paraId="02C503DC" w14:textId="77777777" w:rsidR="00ED53F0" w:rsidRPr="007F5117" w:rsidRDefault="00ED53F0">
      <w:pPr>
        <w:pStyle w:val="BodyText"/>
        <w:spacing w:before="0"/>
        <w:rPr>
          <w:lang w:val="en-GB"/>
        </w:rPr>
      </w:pPr>
    </w:p>
    <w:p w14:paraId="5B31C28C" w14:textId="77777777" w:rsidR="00ED53F0" w:rsidRPr="007F5117" w:rsidRDefault="00ED53F0">
      <w:pPr>
        <w:pStyle w:val="BodyText"/>
        <w:spacing w:before="0"/>
        <w:rPr>
          <w:lang w:val="en-GB"/>
        </w:rPr>
      </w:pPr>
    </w:p>
    <w:p w14:paraId="1F015479" w14:textId="77777777" w:rsidR="00ED53F0" w:rsidRPr="007F5117" w:rsidRDefault="00ED53F0">
      <w:pPr>
        <w:pStyle w:val="BodyText"/>
        <w:spacing w:before="0"/>
        <w:rPr>
          <w:lang w:val="en-GB"/>
        </w:rPr>
      </w:pPr>
    </w:p>
    <w:p w14:paraId="111267BF" w14:textId="77777777" w:rsidR="00ED53F0" w:rsidRPr="007F5117" w:rsidRDefault="00ED53F0">
      <w:pPr>
        <w:pStyle w:val="BodyText"/>
        <w:spacing w:before="0"/>
        <w:rPr>
          <w:lang w:val="en-GB"/>
        </w:rPr>
      </w:pPr>
    </w:p>
    <w:p w14:paraId="0A22D04C" w14:textId="77777777" w:rsidR="00ED53F0" w:rsidRPr="007F5117" w:rsidRDefault="00ED53F0">
      <w:pPr>
        <w:pStyle w:val="BodyText"/>
        <w:spacing w:before="0"/>
        <w:rPr>
          <w:lang w:val="en-GB"/>
        </w:rPr>
      </w:pPr>
    </w:p>
    <w:p w14:paraId="749DB924" w14:textId="77777777" w:rsidR="00ED53F0" w:rsidRPr="007F5117" w:rsidRDefault="00ED53F0">
      <w:pPr>
        <w:pStyle w:val="BodyText"/>
        <w:spacing w:before="0"/>
        <w:rPr>
          <w:lang w:val="en-GB"/>
        </w:rPr>
      </w:pPr>
    </w:p>
    <w:p w14:paraId="61D4897F" w14:textId="77777777" w:rsidR="00ED53F0" w:rsidRPr="007F5117" w:rsidRDefault="00ED53F0">
      <w:pPr>
        <w:pStyle w:val="BodyText"/>
        <w:spacing w:before="0"/>
        <w:rPr>
          <w:lang w:val="en-GB"/>
        </w:rPr>
      </w:pPr>
    </w:p>
    <w:p w14:paraId="31ABAAE0" w14:textId="77777777" w:rsidR="00825303" w:rsidRPr="007F5117" w:rsidRDefault="00825303">
      <w:pPr>
        <w:pStyle w:val="BodyText"/>
        <w:spacing w:before="0"/>
        <w:rPr>
          <w:lang w:val="en-GB"/>
        </w:rPr>
      </w:pPr>
    </w:p>
    <w:p w14:paraId="21C70FC5" w14:textId="77777777" w:rsidR="00A343C4" w:rsidRPr="007F5117" w:rsidRDefault="00A343C4">
      <w:pPr>
        <w:pStyle w:val="BodyText"/>
        <w:spacing w:before="0"/>
        <w:rPr>
          <w:lang w:val="en-GB"/>
        </w:rPr>
      </w:pPr>
    </w:p>
    <w:p w14:paraId="6C891906" w14:textId="3D51B65A" w:rsidR="00176056" w:rsidRPr="007F5117" w:rsidRDefault="00CF5F1E">
      <w:pPr>
        <w:pStyle w:val="BodyText"/>
        <w:spacing w:before="0"/>
        <w:rPr>
          <w:lang w:val="en-GB"/>
        </w:rPr>
      </w:pPr>
      <w:r>
        <w:rPr>
          <w:lang w:val="en-GB"/>
        </w:rPr>
        <w:t>The notes on pages 13 to 3</w:t>
      </w:r>
      <w:r w:rsidR="00A73295">
        <w:rPr>
          <w:lang w:val="en-GB"/>
        </w:rPr>
        <w:t>3</w:t>
      </w:r>
      <w:r>
        <w:rPr>
          <w:lang w:val="en-GB"/>
        </w:rPr>
        <w:t xml:space="preserve"> form part of these financial statements.</w:t>
      </w:r>
    </w:p>
    <w:p w14:paraId="6291F5FC" w14:textId="261040F5" w:rsidR="00176056" w:rsidRPr="007F5117" w:rsidRDefault="00176056">
      <w:pPr>
        <w:pStyle w:val="Heading1"/>
        <w:spacing w:before="0"/>
        <w:rPr>
          <w:rFonts w:cs="Arial"/>
        </w:rPr>
      </w:pPr>
      <w:r w:rsidRPr="007F5117">
        <w:rPr>
          <w:rFonts w:cs="Arial"/>
          <w:lang w:eastAsia="zh-TW"/>
        </w:rPr>
        <w:t>Cash flow statement</w:t>
      </w:r>
      <w:r w:rsidRPr="007F5117">
        <w:rPr>
          <w:rFonts w:cs="Arial"/>
        </w:rPr>
        <w:br/>
        <w:t xml:space="preserve">for the year ended 31 December </w:t>
      </w:r>
      <w:r w:rsidR="00D40DD4" w:rsidRPr="00C469D4">
        <w:rPr>
          <w:rFonts w:cs="Arial"/>
        </w:rPr>
        <w:t>20</w:t>
      </w:r>
      <w:r w:rsidR="00A47D22" w:rsidRPr="007F5117">
        <w:rPr>
          <w:rFonts w:cs="Arial"/>
        </w:rPr>
        <w:t>2</w:t>
      </w:r>
      <w:r w:rsidR="00754E66">
        <w:rPr>
          <w:rFonts w:cs="Arial"/>
        </w:rPr>
        <w:t>1</w:t>
      </w:r>
    </w:p>
    <w:p w14:paraId="1496B9AA" w14:textId="77777777" w:rsidR="00176056" w:rsidRPr="007F5117" w:rsidRDefault="00176056">
      <w:pPr>
        <w:pStyle w:val="AppendixHead1"/>
        <w:rPr>
          <w:rFonts w:cs="Arial"/>
        </w:rPr>
      </w:pPr>
      <w:r w:rsidRPr="007F5117">
        <w:rPr>
          <w:rFonts w:cs="Arial"/>
        </w:rPr>
        <w:t>(Expressed in Hong Kong dollars)</w:t>
      </w:r>
    </w:p>
    <w:p w14:paraId="755D5E8F" w14:textId="77777777" w:rsidR="00406F44" w:rsidRPr="007F5117" w:rsidRDefault="00406F44">
      <w:pPr>
        <w:pStyle w:val="BodyText"/>
        <w:spacing w:before="0"/>
        <w:rPr>
          <w:lang w:val="en-GB"/>
        </w:rPr>
      </w:pPr>
    </w:p>
    <w:p w14:paraId="1A018FCF" w14:textId="77777777" w:rsidR="00A76096" w:rsidRPr="007F5117" w:rsidRDefault="00A76096">
      <w:pPr>
        <w:pStyle w:val="BodyText"/>
        <w:spacing w:before="0"/>
        <w:rPr>
          <w:lang w:val="en-GB"/>
        </w:rPr>
      </w:pPr>
    </w:p>
    <w:tbl>
      <w:tblPr>
        <w:tblW w:w="9354" w:type="dxa"/>
        <w:tblLayout w:type="fixed"/>
        <w:tblLook w:val="01E0" w:firstRow="1" w:lastRow="1" w:firstColumn="1" w:lastColumn="1" w:noHBand="0" w:noVBand="0"/>
      </w:tblPr>
      <w:tblGrid>
        <w:gridCol w:w="4944"/>
        <w:gridCol w:w="630"/>
        <w:gridCol w:w="1890"/>
        <w:gridCol w:w="1890"/>
      </w:tblGrid>
      <w:tr w:rsidR="00406F44" w:rsidRPr="007F5117" w14:paraId="52966FE8" w14:textId="77777777" w:rsidTr="00406F44">
        <w:tc>
          <w:tcPr>
            <w:tcW w:w="4944" w:type="dxa"/>
            <w:vAlign w:val="bottom"/>
          </w:tcPr>
          <w:p w14:paraId="48F6B56A" w14:textId="77777777" w:rsidR="00406F44" w:rsidRPr="007F5117" w:rsidRDefault="00406F44">
            <w:pPr>
              <w:pStyle w:val="TableText"/>
              <w:rPr>
                <w:rFonts w:cs="Arial"/>
                <w:szCs w:val="22"/>
              </w:rPr>
            </w:pPr>
          </w:p>
        </w:tc>
        <w:tc>
          <w:tcPr>
            <w:tcW w:w="630" w:type="dxa"/>
            <w:vAlign w:val="bottom"/>
          </w:tcPr>
          <w:p w14:paraId="3B9A8CB5" w14:textId="77777777" w:rsidR="00406F44" w:rsidRPr="007F5117" w:rsidRDefault="00406F44">
            <w:pPr>
              <w:pStyle w:val="TableTitle"/>
              <w:ind w:left="-108" w:right="-108"/>
              <w:jc w:val="center"/>
              <w:rPr>
                <w:rFonts w:cs="Arial"/>
                <w:szCs w:val="22"/>
              </w:rPr>
            </w:pPr>
          </w:p>
        </w:tc>
        <w:tc>
          <w:tcPr>
            <w:tcW w:w="1890" w:type="dxa"/>
            <w:vAlign w:val="bottom"/>
          </w:tcPr>
          <w:p w14:paraId="3314D67E" w14:textId="77777777" w:rsidR="00406F44" w:rsidRPr="007F5117" w:rsidRDefault="00406F44">
            <w:pPr>
              <w:pStyle w:val="TableTitle"/>
            </w:pPr>
          </w:p>
        </w:tc>
        <w:tc>
          <w:tcPr>
            <w:tcW w:w="1890" w:type="dxa"/>
            <w:vAlign w:val="bottom"/>
          </w:tcPr>
          <w:p w14:paraId="41757857" w14:textId="77777777" w:rsidR="00406F44" w:rsidRPr="007F5117" w:rsidRDefault="00406F44">
            <w:pPr>
              <w:pStyle w:val="TableTitle"/>
              <w:rPr>
                <w:rFonts w:cs="Arial"/>
              </w:rPr>
            </w:pPr>
          </w:p>
        </w:tc>
      </w:tr>
      <w:tr w:rsidR="00754E66" w:rsidRPr="007F5117" w14:paraId="0F921FD9" w14:textId="77777777" w:rsidTr="00406F44">
        <w:tc>
          <w:tcPr>
            <w:tcW w:w="4944" w:type="dxa"/>
            <w:vAlign w:val="bottom"/>
          </w:tcPr>
          <w:p w14:paraId="704FEA00" w14:textId="77777777" w:rsidR="00754E66" w:rsidRPr="007F5117" w:rsidRDefault="00754E66" w:rsidP="00754E66">
            <w:pPr>
              <w:pStyle w:val="TableText"/>
              <w:rPr>
                <w:rFonts w:cs="Arial"/>
                <w:szCs w:val="22"/>
              </w:rPr>
            </w:pPr>
          </w:p>
        </w:tc>
        <w:tc>
          <w:tcPr>
            <w:tcW w:w="630" w:type="dxa"/>
            <w:vAlign w:val="bottom"/>
            <w:hideMark/>
          </w:tcPr>
          <w:p w14:paraId="44D0F038" w14:textId="77777777" w:rsidR="00754E66" w:rsidRPr="007F5117" w:rsidRDefault="00754E66" w:rsidP="00754E66">
            <w:pPr>
              <w:pStyle w:val="TableTitle"/>
              <w:ind w:left="-108" w:right="-108"/>
              <w:jc w:val="center"/>
              <w:rPr>
                <w:rFonts w:cs="Arial"/>
                <w:szCs w:val="22"/>
              </w:rPr>
            </w:pPr>
            <w:r w:rsidRPr="007F5117">
              <w:rPr>
                <w:rFonts w:cs="Arial"/>
                <w:szCs w:val="22"/>
              </w:rPr>
              <w:t>Note</w:t>
            </w:r>
          </w:p>
        </w:tc>
        <w:tc>
          <w:tcPr>
            <w:tcW w:w="1890" w:type="dxa"/>
            <w:vAlign w:val="bottom"/>
            <w:hideMark/>
          </w:tcPr>
          <w:p w14:paraId="1E9C75AE" w14:textId="1C2F8867" w:rsidR="00754E66" w:rsidRPr="007F5117" w:rsidRDefault="00754E66" w:rsidP="00754E66">
            <w:pPr>
              <w:pStyle w:val="TableTitle"/>
            </w:pPr>
            <w:r w:rsidRPr="00C469D4">
              <w:t>20</w:t>
            </w:r>
            <w:r w:rsidRPr="007F5117">
              <w:t>2</w:t>
            </w:r>
            <w:r>
              <w:t>1</w:t>
            </w:r>
          </w:p>
        </w:tc>
        <w:tc>
          <w:tcPr>
            <w:tcW w:w="1890" w:type="dxa"/>
            <w:vAlign w:val="bottom"/>
            <w:hideMark/>
          </w:tcPr>
          <w:p w14:paraId="735B45D0" w14:textId="1E6B27D6" w:rsidR="00754E66" w:rsidRPr="007F5117" w:rsidRDefault="00754E66" w:rsidP="00754E66">
            <w:pPr>
              <w:pStyle w:val="TableTitle"/>
            </w:pPr>
            <w:r w:rsidRPr="00C469D4">
              <w:t>20</w:t>
            </w:r>
            <w:r w:rsidRPr="007F5117">
              <w:t>20</w:t>
            </w:r>
          </w:p>
        </w:tc>
      </w:tr>
      <w:tr w:rsidR="00754E66" w:rsidRPr="007F5117" w14:paraId="1A061BF1" w14:textId="77777777" w:rsidTr="00406F44">
        <w:tc>
          <w:tcPr>
            <w:tcW w:w="4944" w:type="dxa"/>
            <w:vAlign w:val="bottom"/>
          </w:tcPr>
          <w:p w14:paraId="73DC6EDE" w14:textId="77777777" w:rsidR="00754E66" w:rsidRPr="007F5117" w:rsidRDefault="00754E66" w:rsidP="00754E66">
            <w:pPr>
              <w:pStyle w:val="TableText"/>
              <w:rPr>
                <w:rFonts w:cs="Arial"/>
                <w:szCs w:val="22"/>
              </w:rPr>
            </w:pPr>
          </w:p>
        </w:tc>
        <w:tc>
          <w:tcPr>
            <w:tcW w:w="630" w:type="dxa"/>
            <w:vAlign w:val="bottom"/>
          </w:tcPr>
          <w:p w14:paraId="6A962CD6" w14:textId="77777777" w:rsidR="00754E66" w:rsidRPr="007F5117" w:rsidRDefault="00754E66" w:rsidP="00754E66">
            <w:pPr>
              <w:pStyle w:val="TableTitle"/>
              <w:jc w:val="center"/>
              <w:rPr>
                <w:rFonts w:cs="Arial"/>
                <w:i w:val="0"/>
                <w:szCs w:val="22"/>
              </w:rPr>
            </w:pPr>
          </w:p>
        </w:tc>
        <w:tc>
          <w:tcPr>
            <w:tcW w:w="1890" w:type="dxa"/>
            <w:vAlign w:val="bottom"/>
            <w:hideMark/>
          </w:tcPr>
          <w:p w14:paraId="1E43070E" w14:textId="77777777" w:rsidR="00754E66" w:rsidRPr="007F5117" w:rsidRDefault="00754E66" w:rsidP="00754E66">
            <w:pPr>
              <w:pStyle w:val="TableTitle"/>
              <w:rPr>
                <w:i w:val="0"/>
              </w:rPr>
            </w:pPr>
            <w:r w:rsidRPr="007F5117">
              <w:rPr>
                <w:i w:val="0"/>
              </w:rPr>
              <w:t>$’000</w:t>
            </w:r>
          </w:p>
        </w:tc>
        <w:tc>
          <w:tcPr>
            <w:tcW w:w="1890" w:type="dxa"/>
            <w:vAlign w:val="bottom"/>
            <w:hideMark/>
          </w:tcPr>
          <w:p w14:paraId="0C725A7D" w14:textId="38C52C06" w:rsidR="00754E66" w:rsidRPr="007F5117" w:rsidRDefault="00754E66" w:rsidP="00754E66">
            <w:pPr>
              <w:pStyle w:val="TableTitle"/>
              <w:rPr>
                <w:i w:val="0"/>
              </w:rPr>
            </w:pPr>
            <w:r w:rsidRPr="007F5117">
              <w:rPr>
                <w:i w:val="0"/>
              </w:rPr>
              <w:t>$’000</w:t>
            </w:r>
          </w:p>
        </w:tc>
      </w:tr>
      <w:tr w:rsidR="00754E66" w:rsidRPr="007F5117" w14:paraId="36624539" w14:textId="77777777" w:rsidTr="00406F44">
        <w:tc>
          <w:tcPr>
            <w:tcW w:w="4944" w:type="dxa"/>
            <w:vAlign w:val="bottom"/>
          </w:tcPr>
          <w:p w14:paraId="776ABEAB" w14:textId="77777777" w:rsidR="00754E66" w:rsidRPr="007F5117" w:rsidRDefault="00754E66" w:rsidP="00754E66">
            <w:pPr>
              <w:pStyle w:val="TableText"/>
              <w:rPr>
                <w:rFonts w:cs="Arial"/>
                <w:b/>
                <w:szCs w:val="22"/>
              </w:rPr>
            </w:pPr>
            <w:r w:rsidRPr="007F5117">
              <w:rPr>
                <w:rFonts w:cs="Arial"/>
                <w:b/>
                <w:szCs w:val="22"/>
              </w:rPr>
              <w:t>Operating activities</w:t>
            </w:r>
          </w:p>
        </w:tc>
        <w:tc>
          <w:tcPr>
            <w:tcW w:w="630" w:type="dxa"/>
            <w:vAlign w:val="bottom"/>
          </w:tcPr>
          <w:p w14:paraId="5521A952" w14:textId="77777777" w:rsidR="00754E66" w:rsidRPr="007F5117" w:rsidRDefault="00754E66" w:rsidP="00754E66">
            <w:pPr>
              <w:pStyle w:val="TableTitle"/>
              <w:jc w:val="center"/>
              <w:rPr>
                <w:rFonts w:cs="Arial"/>
                <w:szCs w:val="22"/>
              </w:rPr>
            </w:pPr>
          </w:p>
        </w:tc>
        <w:tc>
          <w:tcPr>
            <w:tcW w:w="1890" w:type="dxa"/>
            <w:vAlign w:val="bottom"/>
          </w:tcPr>
          <w:p w14:paraId="07698ABB" w14:textId="77777777" w:rsidR="00754E66" w:rsidRPr="007F5117" w:rsidRDefault="00754E66" w:rsidP="00754E66">
            <w:pPr>
              <w:pStyle w:val="TableText"/>
              <w:tabs>
                <w:tab w:val="decimal" w:pos="1602"/>
              </w:tabs>
              <w:ind w:left="162" w:right="-198" w:firstLine="0"/>
            </w:pPr>
          </w:p>
        </w:tc>
        <w:tc>
          <w:tcPr>
            <w:tcW w:w="1890" w:type="dxa"/>
            <w:vAlign w:val="bottom"/>
          </w:tcPr>
          <w:p w14:paraId="76FBD689" w14:textId="77777777" w:rsidR="00754E66" w:rsidRPr="007F5117" w:rsidRDefault="00754E66" w:rsidP="00754E66">
            <w:pPr>
              <w:pStyle w:val="TableText"/>
              <w:tabs>
                <w:tab w:val="decimal" w:pos="1602"/>
              </w:tabs>
              <w:ind w:left="162" w:right="-198" w:firstLine="0"/>
            </w:pPr>
          </w:p>
        </w:tc>
      </w:tr>
      <w:tr w:rsidR="00754E66" w:rsidRPr="007F5117" w14:paraId="5C99D2D4" w14:textId="77777777" w:rsidTr="00406F44">
        <w:tc>
          <w:tcPr>
            <w:tcW w:w="4944" w:type="dxa"/>
            <w:vAlign w:val="bottom"/>
          </w:tcPr>
          <w:p w14:paraId="7306747F" w14:textId="77777777" w:rsidR="00754E66" w:rsidRPr="007F5117" w:rsidRDefault="00754E66" w:rsidP="00754E66">
            <w:pPr>
              <w:pStyle w:val="TableText"/>
              <w:rPr>
                <w:rFonts w:cs="Arial"/>
                <w:szCs w:val="22"/>
              </w:rPr>
            </w:pPr>
          </w:p>
        </w:tc>
        <w:tc>
          <w:tcPr>
            <w:tcW w:w="630" w:type="dxa"/>
            <w:vAlign w:val="bottom"/>
          </w:tcPr>
          <w:p w14:paraId="59B00F57" w14:textId="77777777" w:rsidR="00754E66" w:rsidRPr="007F5117" w:rsidRDefault="00754E66" w:rsidP="00754E66">
            <w:pPr>
              <w:pStyle w:val="TableTitle"/>
              <w:jc w:val="center"/>
              <w:rPr>
                <w:rFonts w:cs="Arial"/>
                <w:szCs w:val="22"/>
              </w:rPr>
            </w:pPr>
          </w:p>
        </w:tc>
        <w:tc>
          <w:tcPr>
            <w:tcW w:w="1890" w:type="dxa"/>
            <w:vAlign w:val="bottom"/>
          </w:tcPr>
          <w:p w14:paraId="52496953" w14:textId="77777777" w:rsidR="00754E66" w:rsidRPr="007F5117" w:rsidRDefault="00754E66" w:rsidP="00754E66">
            <w:pPr>
              <w:pStyle w:val="TableText"/>
              <w:tabs>
                <w:tab w:val="decimal" w:pos="1602"/>
              </w:tabs>
              <w:ind w:left="162" w:right="-198" w:firstLine="0"/>
              <w:rPr>
                <w:sz w:val="14"/>
              </w:rPr>
            </w:pPr>
          </w:p>
        </w:tc>
        <w:tc>
          <w:tcPr>
            <w:tcW w:w="1890" w:type="dxa"/>
            <w:vAlign w:val="bottom"/>
          </w:tcPr>
          <w:p w14:paraId="655A847E" w14:textId="77777777" w:rsidR="00754E66" w:rsidRPr="007F5117" w:rsidRDefault="00754E66" w:rsidP="00754E66">
            <w:pPr>
              <w:pStyle w:val="TableText"/>
              <w:tabs>
                <w:tab w:val="decimal" w:pos="1602"/>
              </w:tabs>
              <w:ind w:left="162" w:right="-198" w:firstLine="0"/>
              <w:rPr>
                <w:sz w:val="14"/>
              </w:rPr>
            </w:pPr>
          </w:p>
        </w:tc>
      </w:tr>
      <w:tr w:rsidR="00754E66" w:rsidRPr="007F5117" w14:paraId="1A0FAB62" w14:textId="77777777" w:rsidTr="00406F44">
        <w:tc>
          <w:tcPr>
            <w:tcW w:w="4944" w:type="dxa"/>
            <w:vAlign w:val="bottom"/>
          </w:tcPr>
          <w:p w14:paraId="1439EEED" w14:textId="38240EFD" w:rsidR="00754E66" w:rsidRPr="007F5117" w:rsidRDefault="00754E66" w:rsidP="00754E66">
            <w:pPr>
              <w:pStyle w:val="TableText"/>
              <w:rPr>
                <w:rFonts w:cs="Arial"/>
                <w:szCs w:val="22"/>
              </w:rPr>
            </w:pPr>
            <w:r>
              <w:rPr>
                <w:rFonts w:cs="Arial"/>
                <w:szCs w:val="22"/>
              </w:rPr>
              <w:t>P</w:t>
            </w:r>
            <w:r w:rsidRPr="007F5117">
              <w:rPr>
                <w:rFonts w:cs="Arial"/>
                <w:szCs w:val="22"/>
              </w:rPr>
              <w:t>rofit</w:t>
            </w:r>
            <w:r>
              <w:rPr>
                <w:rFonts w:cs="Arial"/>
                <w:szCs w:val="22"/>
              </w:rPr>
              <w:t>/(loss)</w:t>
            </w:r>
            <w:r w:rsidRPr="007F5117">
              <w:rPr>
                <w:rFonts w:cs="Arial"/>
                <w:szCs w:val="22"/>
              </w:rPr>
              <w:t xml:space="preserve"> before taxation</w:t>
            </w:r>
          </w:p>
        </w:tc>
        <w:tc>
          <w:tcPr>
            <w:tcW w:w="630" w:type="dxa"/>
            <w:vAlign w:val="bottom"/>
          </w:tcPr>
          <w:p w14:paraId="0D8FC0C2" w14:textId="77777777" w:rsidR="00754E66" w:rsidRPr="007F5117" w:rsidRDefault="00754E66" w:rsidP="00754E66">
            <w:pPr>
              <w:pStyle w:val="TableTitle"/>
              <w:jc w:val="center"/>
              <w:rPr>
                <w:rFonts w:cs="Arial"/>
                <w:szCs w:val="22"/>
              </w:rPr>
            </w:pPr>
          </w:p>
        </w:tc>
        <w:tc>
          <w:tcPr>
            <w:tcW w:w="1890" w:type="dxa"/>
            <w:vAlign w:val="bottom"/>
          </w:tcPr>
          <w:p w14:paraId="5EE290F7" w14:textId="3487B40B" w:rsidR="00754E66" w:rsidRPr="007F5117" w:rsidRDefault="009D777E" w:rsidP="00754E66">
            <w:pPr>
              <w:pStyle w:val="TableText"/>
              <w:tabs>
                <w:tab w:val="decimal" w:pos="1602"/>
              </w:tabs>
              <w:ind w:left="162" w:right="-198" w:firstLine="0"/>
            </w:pPr>
            <w:r>
              <w:t>6,173</w:t>
            </w:r>
          </w:p>
        </w:tc>
        <w:tc>
          <w:tcPr>
            <w:tcW w:w="1890" w:type="dxa"/>
            <w:vAlign w:val="bottom"/>
          </w:tcPr>
          <w:p w14:paraId="34E0404D" w14:textId="6E5FA573" w:rsidR="00754E66" w:rsidRPr="007F5117" w:rsidRDefault="00754E66" w:rsidP="00754E66">
            <w:pPr>
              <w:pStyle w:val="TableText"/>
              <w:tabs>
                <w:tab w:val="decimal" w:pos="1602"/>
              </w:tabs>
              <w:ind w:left="162" w:right="-198" w:firstLine="0"/>
            </w:pPr>
            <w:r>
              <w:t>(600)</w:t>
            </w:r>
          </w:p>
        </w:tc>
      </w:tr>
      <w:tr w:rsidR="00754E66" w:rsidRPr="007F5117" w14:paraId="31DBC21E" w14:textId="77777777" w:rsidTr="00406F44">
        <w:tc>
          <w:tcPr>
            <w:tcW w:w="4944" w:type="dxa"/>
            <w:vAlign w:val="bottom"/>
          </w:tcPr>
          <w:p w14:paraId="662E872C" w14:textId="77777777" w:rsidR="00754E66" w:rsidRPr="007F5117" w:rsidRDefault="00754E66" w:rsidP="00754E66">
            <w:pPr>
              <w:pStyle w:val="TableText"/>
              <w:rPr>
                <w:rFonts w:cs="Arial"/>
                <w:szCs w:val="22"/>
              </w:rPr>
            </w:pPr>
          </w:p>
        </w:tc>
        <w:tc>
          <w:tcPr>
            <w:tcW w:w="630" w:type="dxa"/>
            <w:vAlign w:val="bottom"/>
          </w:tcPr>
          <w:p w14:paraId="22048225" w14:textId="77777777" w:rsidR="00754E66" w:rsidRPr="007F5117" w:rsidRDefault="00754E66" w:rsidP="00754E66">
            <w:pPr>
              <w:pStyle w:val="TableTitle"/>
              <w:jc w:val="center"/>
              <w:rPr>
                <w:rFonts w:cs="Arial"/>
                <w:szCs w:val="22"/>
              </w:rPr>
            </w:pPr>
          </w:p>
        </w:tc>
        <w:tc>
          <w:tcPr>
            <w:tcW w:w="1890" w:type="dxa"/>
            <w:vAlign w:val="bottom"/>
          </w:tcPr>
          <w:p w14:paraId="22019325" w14:textId="77777777" w:rsidR="00754E66" w:rsidRPr="007F5117" w:rsidRDefault="00754E66" w:rsidP="00754E66">
            <w:pPr>
              <w:pStyle w:val="TableText"/>
              <w:tabs>
                <w:tab w:val="decimal" w:pos="1602"/>
              </w:tabs>
              <w:ind w:left="162" w:right="-198" w:firstLine="0"/>
              <w:rPr>
                <w:sz w:val="14"/>
              </w:rPr>
            </w:pPr>
          </w:p>
        </w:tc>
        <w:tc>
          <w:tcPr>
            <w:tcW w:w="1890" w:type="dxa"/>
            <w:vAlign w:val="bottom"/>
          </w:tcPr>
          <w:p w14:paraId="3176B3C8" w14:textId="77777777" w:rsidR="00754E66" w:rsidRPr="007F5117" w:rsidRDefault="00754E66" w:rsidP="00754E66">
            <w:pPr>
              <w:pStyle w:val="TableText"/>
              <w:tabs>
                <w:tab w:val="decimal" w:pos="1602"/>
              </w:tabs>
              <w:ind w:left="162" w:right="-198" w:firstLine="0"/>
              <w:rPr>
                <w:sz w:val="14"/>
              </w:rPr>
            </w:pPr>
          </w:p>
        </w:tc>
      </w:tr>
      <w:tr w:rsidR="00754E66" w:rsidRPr="007F5117" w14:paraId="504E08C5" w14:textId="77777777" w:rsidTr="00406F44">
        <w:tc>
          <w:tcPr>
            <w:tcW w:w="4944" w:type="dxa"/>
            <w:vAlign w:val="bottom"/>
          </w:tcPr>
          <w:p w14:paraId="56B2D728" w14:textId="061512E9" w:rsidR="00754E66" w:rsidRPr="007F5117" w:rsidRDefault="00754E66" w:rsidP="00754E66">
            <w:pPr>
              <w:pStyle w:val="TableText"/>
              <w:rPr>
                <w:rFonts w:cs="Arial"/>
                <w:szCs w:val="22"/>
              </w:rPr>
            </w:pPr>
            <w:r w:rsidRPr="007F5117">
              <w:rPr>
                <w:rFonts w:cs="Arial"/>
                <w:szCs w:val="22"/>
              </w:rPr>
              <w:t>Adjustment</w:t>
            </w:r>
            <w:r>
              <w:rPr>
                <w:rFonts w:cs="Arial"/>
                <w:szCs w:val="22"/>
              </w:rPr>
              <w:t>s</w:t>
            </w:r>
            <w:r w:rsidRPr="007F5117">
              <w:rPr>
                <w:rFonts w:cs="Arial"/>
                <w:szCs w:val="22"/>
              </w:rPr>
              <w:t xml:space="preserve"> for:</w:t>
            </w:r>
          </w:p>
        </w:tc>
        <w:tc>
          <w:tcPr>
            <w:tcW w:w="630" w:type="dxa"/>
            <w:vAlign w:val="bottom"/>
          </w:tcPr>
          <w:p w14:paraId="25F506B4" w14:textId="77777777" w:rsidR="00754E66" w:rsidRPr="007F5117" w:rsidRDefault="00754E66" w:rsidP="00754E66">
            <w:pPr>
              <w:pStyle w:val="TableTitle"/>
              <w:jc w:val="center"/>
              <w:rPr>
                <w:rFonts w:cs="Arial"/>
                <w:szCs w:val="22"/>
              </w:rPr>
            </w:pPr>
          </w:p>
        </w:tc>
        <w:tc>
          <w:tcPr>
            <w:tcW w:w="1890" w:type="dxa"/>
            <w:vAlign w:val="bottom"/>
          </w:tcPr>
          <w:p w14:paraId="440EF3D1" w14:textId="266D3352" w:rsidR="00754E66" w:rsidRPr="007F5117" w:rsidRDefault="00754E66" w:rsidP="00754E66">
            <w:pPr>
              <w:pStyle w:val="TableText"/>
              <w:tabs>
                <w:tab w:val="decimal" w:pos="1602"/>
              </w:tabs>
              <w:ind w:left="215" w:right="-198" w:firstLine="0"/>
            </w:pPr>
          </w:p>
        </w:tc>
        <w:tc>
          <w:tcPr>
            <w:tcW w:w="1890" w:type="dxa"/>
            <w:vAlign w:val="bottom"/>
          </w:tcPr>
          <w:p w14:paraId="0CAC7D42" w14:textId="41EFB485" w:rsidR="00754E66" w:rsidRPr="007F5117" w:rsidRDefault="00754E66" w:rsidP="00754E66">
            <w:pPr>
              <w:pStyle w:val="TableText"/>
              <w:tabs>
                <w:tab w:val="decimal" w:pos="1602"/>
              </w:tabs>
              <w:ind w:left="162" w:right="-198" w:firstLine="0"/>
            </w:pPr>
          </w:p>
        </w:tc>
      </w:tr>
      <w:tr w:rsidR="000707BF" w:rsidRPr="007F5117" w14:paraId="2D0DF30C" w14:textId="77777777" w:rsidTr="00C5678E">
        <w:tc>
          <w:tcPr>
            <w:tcW w:w="4944" w:type="dxa"/>
            <w:vAlign w:val="bottom"/>
          </w:tcPr>
          <w:p w14:paraId="1ABBC621" w14:textId="6CC16B13" w:rsidR="000707BF" w:rsidRPr="007F5117" w:rsidRDefault="000707BF" w:rsidP="00C5678E">
            <w:pPr>
              <w:pStyle w:val="TableText"/>
              <w:ind w:left="284"/>
              <w:rPr>
                <w:rFonts w:cs="Arial"/>
                <w:szCs w:val="22"/>
              </w:rPr>
            </w:pPr>
            <w:r>
              <w:rPr>
                <w:rFonts w:cs="Arial"/>
                <w:szCs w:val="22"/>
              </w:rPr>
              <w:t>Finance cost</w:t>
            </w:r>
            <w:ins w:id="39" w:author="Mak, Brian HL" w:date="2022-06-07T10:06:00Z">
              <w:r w:rsidR="00DA7DE5">
                <w:rPr>
                  <w:rFonts w:cs="Arial"/>
                  <w:szCs w:val="22"/>
                </w:rPr>
                <w:t>s</w:t>
              </w:r>
            </w:ins>
          </w:p>
        </w:tc>
        <w:tc>
          <w:tcPr>
            <w:tcW w:w="630" w:type="dxa"/>
            <w:vAlign w:val="bottom"/>
          </w:tcPr>
          <w:p w14:paraId="30ACAA65" w14:textId="0C1719FB" w:rsidR="000707BF" w:rsidRPr="007F5117" w:rsidRDefault="000707BF" w:rsidP="00C5678E">
            <w:pPr>
              <w:pStyle w:val="TableTitle"/>
              <w:ind w:left="-108" w:right="-108"/>
              <w:jc w:val="center"/>
              <w:rPr>
                <w:rFonts w:cs="Arial"/>
                <w:i w:val="0"/>
                <w:szCs w:val="22"/>
              </w:rPr>
            </w:pPr>
            <w:r w:rsidRPr="007F5117">
              <w:rPr>
                <w:rFonts w:cs="Arial"/>
                <w:i w:val="0"/>
                <w:szCs w:val="22"/>
              </w:rPr>
              <w:t>5(</w:t>
            </w:r>
            <w:r>
              <w:rPr>
                <w:rFonts w:cs="Arial"/>
                <w:i w:val="0"/>
                <w:szCs w:val="22"/>
              </w:rPr>
              <w:t>a</w:t>
            </w:r>
            <w:r w:rsidRPr="007F5117">
              <w:rPr>
                <w:rFonts w:cs="Arial"/>
                <w:i w:val="0"/>
                <w:szCs w:val="22"/>
              </w:rPr>
              <w:t>)</w:t>
            </w:r>
          </w:p>
        </w:tc>
        <w:tc>
          <w:tcPr>
            <w:tcW w:w="1890" w:type="dxa"/>
            <w:vAlign w:val="bottom"/>
          </w:tcPr>
          <w:p w14:paraId="6B11A654" w14:textId="23A8A791" w:rsidR="000707BF" w:rsidRPr="007F5117" w:rsidRDefault="000707BF" w:rsidP="00C5678E">
            <w:pPr>
              <w:pStyle w:val="TableText"/>
              <w:tabs>
                <w:tab w:val="decimal" w:pos="1602"/>
              </w:tabs>
              <w:ind w:left="162" w:right="-198" w:firstLine="0"/>
            </w:pPr>
            <w:r>
              <w:t>12</w:t>
            </w:r>
          </w:p>
        </w:tc>
        <w:tc>
          <w:tcPr>
            <w:tcW w:w="1890" w:type="dxa"/>
            <w:vAlign w:val="bottom"/>
          </w:tcPr>
          <w:p w14:paraId="1F26C2DA" w14:textId="31987C92" w:rsidR="000707BF" w:rsidRPr="007F5117" w:rsidRDefault="000707BF" w:rsidP="00C5678E">
            <w:pPr>
              <w:pStyle w:val="TableText"/>
              <w:tabs>
                <w:tab w:val="decimal" w:pos="1602"/>
              </w:tabs>
              <w:ind w:left="162" w:right="-198" w:firstLine="0"/>
            </w:pPr>
            <w:r>
              <w:t>-</w:t>
            </w:r>
          </w:p>
        </w:tc>
      </w:tr>
      <w:tr w:rsidR="00754E66" w:rsidRPr="007F5117" w14:paraId="25169303" w14:textId="77777777" w:rsidTr="00406F44">
        <w:tc>
          <w:tcPr>
            <w:tcW w:w="4944" w:type="dxa"/>
            <w:vAlign w:val="bottom"/>
          </w:tcPr>
          <w:p w14:paraId="5CB34575" w14:textId="77777777" w:rsidR="00754E66" w:rsidRPr="007F5117" w:rsidRDefault="00754E66" w:rsidP="00754E66">
            <w:pPr>
              <w:pStyle w:val="TableText"/>
              <w:ind w:left="284"/>
              <w:rPr>
                <w:rFonts w:cs="Arial"/>
                <w:szCs w:val="22"/>
              </w:rPr>
            </w:pPr>
            <w:r w:rsidRPr="007F5117">
              <w:rPr>
                <w:rFonts w:cs="Arial"/>
                <w:szCs w:val="22"/>
              </w:rPr>
              <w:t>Depreciation of property, plant and equipment</w:t>
            </w:r>
          </w:p>
        </w:tc>
        <w:tc>
          <w:tcPr>
            <w:tcW w:w="630" w:type="dxa"/>
            <w:vAlign w:val="bottom"/>
          </w:tcPr>
          <w:p w14:paraId="647C75D0" w14:textId="79AB06CA" w:rsidR="00754E66" w:rsidRPr="007F5117" w:rsidRDefault="00754E66" w:rsidP="00754E66">
            <w:pPr>
              <w:pStyle w:val="TableTitle"/>
              <w:ind w:left="-108" w:right="-108"/>
              <w:jc w:val="center"/>
              <w:rPr>
                <w:rFonts w:cs="Arial"/>
                <w:i w:val="0"/>
                <w:szCs w:val="22"/>
              </w:rPr>
            </w:pPr>
            <w:r w:rsidRPr="007F5117">
              <w:rPr>
                <w:rFonts w:cs="Arial"/>
                <w:i w:val="0"/>
                <w:szCs w:val="22"/>
              </w:rPr>
              <w:t>5(</w:t>
            </w:r>
            <w:r w:rsidR="000707BF">
              <w:rPr>
                <w:rFonts w:cs="Arial"/>
                <w:i w:val="0"/>
                <w:szCs w:val="22"/>
              </w:rPr>
              <w:t>c</w:t>
            </w:r>
            <w:r w:rsidRPr="007F5117">
              <w:rPr>
                <w:rFonts w:cs="Arial"/>
                <w:i w:val="0"/>
                <w:szCs w:val="22"/>
              </w:rPr>
              <w:t>)</w:t>
            </w:r>
          </w:p>
        </w:tc>
        <w:tc>
          <w:tcPr>
            <w:tcW w:w="1890" w:type="dxa"/>
            <w:vAlign w:val="bottom"/>
          </w:tcPr>
          <w:p w14:paraId="15C0A460" w14:textId="0274473B" w:rsidR="00754E66" w:rsidRPr="007F5117" w:rsidRDefault="000707BF" w:rsidP="00754E66">
            <w:pPr>
              <w:pStyle w:val="TableText"/>
              <w:tabs>
                <w:tab w:val="decimal" w:pos="1602"/>
              </w:tabs>
              <w:ind w:left="162" w:right="-198" w:firstLine="0"/>
            </w:pPr>
            <w:r>
              <w:t>5,954</w:t>
            </w:r>
          </w:p>
        </w:tc>
        <w:tc>
          <w:tcPr>
            <w:tcW w:w="1890" w:type="dxa"/>
            <w:vAlign w:val="bottom"/>
          </w:tcPr>
          <w:p w14:paraId="1A6EBB5D" w14:textId="4E27E0FD" w:rsidR="00754E66" w:rsidRPr="007F5117" w:rsidRDefault="00754E66" w:rsidP="00754E66">
            <w:pPr>
              <w:pStyle w:val="TableText"/>
              <w:tabs>
                <w:tab w:val="decimal" w:pos="1602"/>
              </w:tabs>
              <w:ind w:left="162" w:right="-198" w:firstLine="0"/>
            </w:pPr>
            <w:r>
              <w:t>5,670</w:t>
            </w:r>
          </w:p>
        </w:tc>
      </w:tr>
      <w:tr w:rsidR="000707BF" w:rsidRPr="007F5117" w14:paraId="5FF96F40" w14:textId="77777777" w:rsidTr="00406F44">
        <w:tc>
          <w:tcPr>
            <w:tcW w:w="4944" w:type="dxa"/>
            <w:vAlign w:val="bottom"/>
          </w:tcPr>
          <w:p w14:paraId="6CB9AA8C" w14:textId="2DD74DBA" w:rsidR="000707BF" w:rsidRPr="007F5117" w:rsidRDefault="000707BF" w:rsidP="00754E66">
            <w:pPr>
              <w:pStyle w:val="TableText"/>
              <w:ind w:left="284"/>
              <w:rPr>
                <w:rFonts w:cs="Arial"/>
                <w:szCs w:val="22"/>
              </w:rPr>
            </w:pPr>
            <w:r>
              <w:rPr>
                <w:rFonts w:cs="Arial"/>
                <w:szCs w:val="22"/>
              </w:rPr>
              <w:t>Depreciation of right-of-use assets</w:t>
            </w:r>
          </w:p>
        </w:tc>
        <w:tc>
          <w:tcPr>
            <w:tcW w:w="630" w:type="dxa"/>
            <w:vAlign w:val="bottom"/>
          </w:tcPr>
          <w:p w14:paraId="29D0A05E" w14:textId="006A93E5" w:rsidR="000707BF" w:rsidRPr="007F5117" w:rsidRDefault="000707BF" w:rsidP="00754E66">
            <w:pPr>
              <w:pStyle w:val="TableTitle"/>
              <w:ind w:left="-108" w:right="-108"/>
              <w:jc w:val="center"/>
              <w:rPr>
                <w:rFonts w:cs="Arial"/>
                <w:i w:val="0"/>
                <w:szCs w:val="22"/>
              </w:rPr>
            </w:pPr>
            <w:r w:rsidRPr="007F5117">
              <w:rPr>
                <w:rFonts w:cs="Arial"/>
                <w:i w:val="0"/>
                <w:szCs w:val="22"/>
              </w:rPr>
              <w:t>5(</w:t>
            </w:r>
            <w:r>
              <w:rPr>
                <w:rFonts w:cs="Arial"/>
                <w:i w:val="0"/>
                <w:szCs w:val="22"/>
              </w:rPr>
              <w:t>c</w:t>
            </w:r>
            <w:r w:rsidRPr="007F5117">
              <w:rPr>
                <w:rFonts w:cs="Arial"/>
                <w:i w:val="0"/>
                <w:szCs w:val="22"/>
              </w:rPr>
              <w:t>)</w:t>
            </w:r>
          </w:p>
        </w:tc>
        <w:tc>
          <w:tcPr>
            <w:tcW w:w="1890" w:type="dxa"/>
            <w:vAlign w:val="bottom"/>
          </w:tcPr>
          <w:p w14:paraId="43A4F204" w14:textId="363C445B" w:rsidR="000707BF" w:rsidRPr="007F5117" w:rsidRDefault="000707BF" w:rsidP="00754E66">
            <w:pPr>
              <w:pStyle w:val="TableText"/>
              <w:tabs>
                <w:tab w:val="decimal" w:pos="1602"/>
              </w:tabs>
              <w:ind w:left="162" w:right="-198" w:firstLine="0"/>
            </w:pPr>
            <w:r>
              <w:t>242</w:t>
            </w:r>
          </w:p>
        </w:tc>
        <w:tc>
          <w:tcPr>
            <w:tcW w:w="1890" w:type="dxa"/>
            <w:vAlign w:val="bottom"/>
          </w:tcPr>
          <w:p w14:paraId="29E56250" w14:textId="008D188A" w:rsidR="000707BF" w:rsidRDefault="00DA7DE5" w:rsidP="00754E66">
            <w:pPr>
              <w:pStyle w:val="TableText"/>
              <w:tabs>
                <w:tab w:val="decimal" w:pos="1602"/>
              </w:tabs>
              <w:ind w:left="162" w:right="-198" w:firstLine="0"/>
            </w:pPr>
            <w:ins w:id="40" w:author="Mak, Brian HL" w:date="2022-06-07T10:07:00Z">
              <w:r>
                <w:t>-</w:t>
              </w:r>
            </w:ins>
          </w:p>
        </w:tc>
      </w:tr>
      <w:tr w:rsidR="00754E66" w:rsidRPr="007F5117" w14:paraId="6133CAFA" w14:textId="77777777" w:rsidTr="00406F44">
        <w:tc>
          <w:tcPr>
            <w:tcW w:w="4944" w:type="dxa"/>
            <w:vAlign w:val="bottom"/>
          </w:tcPr>
          <w:p w14:paraId="6C4745B2" w14:textId="0ADB5E80" w:rsidR="00754E66" w:rsidRPr="007F5117" w:rsidRDefault="00754E66" w:rsidP="00754E66">
            <w:pPr>
              <w:pStyle w:val="TableText"/>
              <w:ind w:left="284"/>
              <w:rPr>
                <w:rFonts w:cs="Arial"/>
                <w:szCs w:val="22"/>
              </w:rPr>
            </w:pPr>
            <w:r>
              <w:rPr>
                <w:rFonts w:cs="Arial"/>
                <w:szCs w:val="22"/>
              </w:rPr>
              <w:t>Impairment loss of trade receivables</w:t>
            </w:r>
          </w:p>
        </w:tc>
        <w:tc>
          <w:tcPr>
            <w:tcW w:w="630" w:type="dxa"/>
            <w:vAlign w:val="bottom"/>
          </w:tcPr>
          <w:p w14:paraId="0549BDDF" w14:textId="27A197C4" w:rsidR="00754E66" w:rsidRPr="007F5117" w:rsidRDefault="00754E66" w:rsidP="00754E66">
            <w:pPr>
              <w:pStyle w:val="TableTitle"/>
              <w:ind w:left="-108" w:right="-108"/>
              <w:jc w:val="center"/>
              <w:rPr>
                <w:rFonts w:cs="Arial"/>
                <w:i w:val="0"/>
                <w:szCs w:val="22"/>
              </w:rPr>
            </w:pPr>
            <w:r>
              <w:rPr>
                <w:rFonts w:cs="Arial"/>
                <w:i w:val="0"/>
                <w:szCs w:val="22"/>
              </w:rPr>
              <w:t>5(</w:t>
            </w:r>
            <w:r w:rsidR="000707BF">
              <w:rPr>
                <w:rFonts w:cs="Arial"/>
                <w:i w:val="0"/>
                <w:szCs w:val="22"/>
              </w:rPr>
              <w:t>c</w:t>
            </w:r>
            <w:r>
              <w:rPr>
                <w:rFonts w:cs="Arial"/>
                <w:i w:val="0"/>
                <w:szCs w:val="22"/>
              </w:rPr>
              <w:t>)</w:t>
            </w:r>
          </w:p>
        </w:tc>
        <w:tc>
          <w:tcPr>
            <w:tcW w:w="1890" w:type="dxa"/>
            <w:vAlign w:val="bottom"/>
          </w:tcPr>
          <w:p w14:paraId="7905BF64" w14:textId="2F49156C" w:rsidR="00754E66" w:rsidRDefault="000707BF" w:rsidP="00754E66">
            <w:pPr>
              <w:pStyle w:val="TableText"/>
              <w:tabs>
                <w:tab w:val="decimal" w:pos="1602"/>
              </w:tabs>
              <w:ind w:left="162" w:right="-198" w:firstLine="0"/>
            </w:pPr>
            <w:r>
              <w:t>21</w:t>
            </w:r>
          </w:p>
        </w:tc>
        <w:tc>
          <w:tcPr>
            <w:tcW w:w="1890" w:type="dxa"/>
            <w:vAlign w:val="bottom"/>
          </w:tcPr>
          <w:p w14:paraId="6C8C660C" w14:textId="73A5A9A2" w:rsidR="00754E66" w:rsidRPr="007F5117" w:rsidRDefault="00754E66" w:rsidP="00754E66">
            <w:pPr>
              <w:pStyle w:val="TableText"/>
              <w:tabs>
                <w:tab w:val="decimal" w:pos="1602"/>
              </w:tabs>
              <w:ind w:left="162" w:right="-198" w:firstLine="0"/>
            </w:pPr>
            <w:r>
              <w:t>1,773</w:t>
            </w:r>
          </w:p>
        </w:tc>
      </w:tr>
      <w:tr w:rsidR="00DA7DE5" w:rsidRPr="007F5117" w14:paraId="37864AC6" w14:textId="77777777" w:rsidTr="00F12390">
        <w:trPr>
          <w:ins w:id="41" w:author="Mak, Brian HL" w:date="2022-06-07T10:06:00Z"/>
        </w:trPr>
        <w:tc>
          <w:tcPr>
            <w:tcW w:w="4944" w:type="dxa"/>
            <w:vAlign w:val="bottom"/>
          </w:tcPr>
          <w:p w14:paraId="137818DC" w14:textId="78A92CD7" w:rsidR="00DA7DE5" w:rsidRPr="007F5117" w:rsidRDefault="00DA7DE5" w:rsidP="00F12390">
            <w:pPr>
              <w:pStyle w:val="TableText"/>
              <w:ind w:left="284"/>
              <w:rPr>
                <w:ins w:id="42" w:author="Mak, Brian HL" w:date="2022-06-07T10:06:00Z"/>
                <w:rFonts w:cs="Arial"/>
                <w:szCs w:val="22"/>
              </w:rPr>
            </w:pPr>
            <w:ins w:id="43" w:author="Mak, Brian HL" w:date="2022-06-07T10:06:00Z">
              <w:r>
                <w:rPr>
                  <w:rFonts w:cs="Arial"/>
                  <w:szCs w:val="22"/>
                </w:rPr>
                <w:t>Share-based compensation expenses</w:t>
              </w:r>
            </w:ins>
          </w:p>
        </w:tc>
        <w:tc>
          <w:tcPr>
            <w:tcW w:w="630" w:type="dxa"/>
            <w:vAlign w:val="bottom"/>
          </w:tcPr>
          <w:p w14:paraId="015E650D" w14:textId="77777777" w:rsidR="00DA7DE5" w:rsidRPr="007F5117" w:rsidRDefault="00DA7DE5" w:rsidP="00F12390">
            <w:pPr>
              <w:pStyle w:val="TableTitle"/>
              <w:ind w:left="-108" w:right="-108"/>
              <w:jc w:val="center"/>
              <w:rPr>
                <w:ins w:id="44" w:author="Mak, Brian HL" w:date="2022-06-07T10:06:00Z"/>
                <w:rFonts w:cs="Arial"/>
                <w:i w:val="0"/>
                <w:szCs w:val="22"/>
              </w:rPr>
            </w:pPr>
            <w:ins w:id="45" w:author="Mak, Brian HL" w:date="2022-06-07T10:06:00Z">
              <w:r>
                <w:rPr>
                  <w:rFonts w:cs="Arial"/>
                  <w:i w:val="0"/>
                  <w:szCs w:val="22"/>
                </w:rPr>
                <w:t>5(c)</w:t>
              </w:r>
            </w:ins>
          </w:p>
        </w:tc>
        <w:tc>
          <w:tcPr>
            <w:tcW w:w="1890" w:type="dxa"/>
            <w:vAlign w:val="bottom"/>
          </w:tcPr>
          <w:p w14:paraId="1D575A63" w14:textId="7EBF70C5" w:rsidR="00DA7DE5" w:rsidRDefault="00DA7DE5" w:rsidP="00F12390">
            <w:pPr>
              <w:pStyle w:val="TableText"/>
              <w:tabs>
                <w:tab w:val="decimal" w:pos="1602"/>
              </w:tabs>
              <w:ind w:left="162" w:right="-198" w:firstLine="0"/>
              <w:rPr>
                <w:ins w:id="46" w:author="Mak, Brian HL" w:date="2022-06-07T10:06:00Z"/>
              </w:rPr>
            </w:pPr>
            <w:ins w:id="47" w:author="Mak, Brian HL" w:date="2022-06-07T10:06:00Z">
              <w:r>
                <w:t>50</w:t>
              </w:r>
            </w:ins>
          </w:p>
        </w:tc>
        <w:tc>
          <w:tcPr>
            <w:tcW w:w="1890" w:type="dxa"/>
            <w:vAlign w:val="bottom"/>
          </w:tcPr>
          <w:p w14:paraId="3B333BB4" w14:textId="21BE4066" w:rsidR="00DA7DE5" w:rsidRPr="007F5117" w:rsidRDefault="00DA7DE5" w:rsidP="00F12390">
            <w:pPr>
              <w:pStyle w:val="TableText"/>
              <w:tabs>
                <w:tab w:val="decimal" w:pos="1602"/>
              </w:tabs>
              <w:ind w:left="162" w:right="-198" w:firstLine="0"/>
              <w:rPr>
                <w:ins w:id="48" w:author="Mak, Brian HL" w:date="2022-06-07T10:06:00Z"/>
              </w:rPr>
            </w:pPr>
            <w:ins w:id="49" w:author="Mak, Brian HL" w:date="2022-06-07T10:06:00Z">
              <w:r>
                <w:t>71</w:t>
              </w:r>
            </w:ins>
          </w:p>
        </w:tc>
      </w:tr>
      <w:tr w:rsidR="00754E66" w:rsidRPr="007F5117" w14:paraId="19812FF3" w14:textId="77777777" w:rsidTr="00406F44">
        <w:tc>
          <w:tcPr>
            <w:tcW w:w="4944" w:type="dxa"/>
            <w:vAlign w:val="bottom"/>
          </w:tcPr>
          <w:p w14:paraId="54C8929C" w14:textId="77777777" w:rsidR="00754E66" w:rsidRPr="007F5117" w:rsidRDefault="00754E66" w:rsidP="00754E66">
            <w:pPr>
              <w:pStyle w:val="TableText"/>
              <w:rPr>
                <w:szCs w:val="22"/>
              </w:rPr>
            </w:pPr>
          </w:p>
        </w:tc>
        <w:tc>
          <w:tcPr>
            <w:tcW w:w="630" w:type="dxa"/>
            <w:vAlign w:val="bottom"/>
          </w:tcPr>
          <w:p w14:paraId="2DAD5273" w14:textId="77777777" w:rsidR="00754E66" w:rsidRPr="007F5117" w:rsidRDefault="00754E66" w:rsidP="00754E66">
            <w:pPr>
              <w:pStyle w:val="TableTitle"/>
              <w:ind w:left="-108" w:right="-108"/>
              <w:jc w:val="center"/>
              <w:rPr>
                <w:i w:val="0"/>
                <w:szCs w:val="22"/>
              </w:rPr>
            </w:pPr>
          </w:p>
        </w:tc>
        <w:tc>
          <w:tcPr>
            <w:tcW w:w="1890" w:type="dxa"/>
            <w:hideMark/>
          </w:tcPr>
          <w:p w14:paraId="6D40CF34"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6A59FE64" w14:textId="6FDB7362"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04419C1E" w14:textId="77777777" w:rsidTr="00406F44">
        <w:tc>
          <w:tcPr>
            <w:tcW w:w="4944" w:type="dxa"/>
            <w:vAlign w:val="bottom"/>
          </w:tcPr>
          <w:p w14:paraId="0C194D28" w14:textId="77777777" w:rsidR="00754E66" w:rsidRPr="007F5117" w:rsidRDefault="00754E66" w:rsidP="00754E66">
            <w:pPr>
              <w:pStyle w:val="TableText"/>
              <w:rPr>
                <w:rFonts w:cs="Arial"/>
                <w:b/>
                <w:szCs w:val="22"/>
              </w:rPr>
            </w:pPr>
          </w:p>
        </w:tc>
        <w:tc>
          <w:tcPr>
            <w:tcW w:w="630" w:type="dxa"/>
            <w:vAlign w:val="bottom"/>
          </w:tcPr>
          <w:p w14:paraId="41B19CC5" w14:textId="77777777" w:rsidR="00754E66" w:rsidRPr="007F5117" w:rsidRDefault="00754E66" w:rsidP="00754E66">
            <w:pPr>
              <w:pStyle w:val="TableTitle"/>
              <w:jc w:val="center"/>
              <w:rPr>
                <w:rFonts w:cs="Arial"/>
                <w:szCs w:val="22"/>
              </w:rPr>
            </w:pPr>
          </w:p>
        </w:tc>
        <w:tc>
          <w:tcPr>
            <w:tcW w:w="1890" w:type="dxa"/>
            <w:vAlign w:val="bottom"/>
          </w:tcPr>
          <w:p w14:paraId="55D815F8" w14:textId="7D298E05" w:rsidR="00754E66" w:rsidRPr="007F5117" w:rsidRDefault="00A73295" w:rsidP="00754E66">
            <w:pPr>
              <w:pStyle w:val="TableText"/>
              <w:tabs>
                <w:tab w:val="decimal" w:pos="1602"/>
              </w:tabs>
              <w:ind w:left="162" w:right="-198" w:firstLine="0"/>
            </w:pPr>
            <w:del w:id="50" w:author="Mak, Brian HL" w:date="2022-06-07T10:06:00Z">
              <w:r w:rsidDel="00DA7DE5">
                <w:delText>12,402</w:delText>
              </w:r>
            </w:del>
            <w:ins w:id="51" w:author="Mak, Brian HL" w:date="2022-06-07T10:06:00Z">
              <w:r w:rsidR="00DA7DE5">
                <w:t>12,452</w:t>
              </w:r>
            </w:ins>
          </w:p>
        </w:tc>
        <w:tc>
          <w:tcPr>
            <w:tcW w:w="1890" w:type="dxa"/>
            <w:vAlign w:val="bottom"/>
          </w:tcPr>
          <w:p w14:paraId="5DCFB437" w14:textId="47A36F5D" w:rsidR="00754E66" w:rsidRPr="007F5117" w:rsidRDefault="00754E66" w:rsidP="00754E66">
            <w:pPr>
              <w:pStyle w:val="TableText"/>
              <w:tabs>
                <w:tab w:val="decimal" w:pos="1602"/>
              </w:tabs>
              <w:ind w:left="162" w:right="-198" w:firstLine="0"/>
            </w:pPr>
            <w:del w:id="52" w:author="Mak, Brian HL" w:date="2022-06-07T10:06:00Z">
              <w:r w:rsidDel="00DA7DE5">
                <w:delText>6,843</w:delText>
              </w:r>
            </w:del>
            <w:ins w:id="53" w:author="Mak, Brian HL" w:date="2022-06-07T10:06:00Z">
              <w:r w:rsidR="00DA7DE5">
                <w:t>6,914</w:t>
              </w:r>
            </w:ins>
          </w:p>
        </w:tc>
      </w:tr>
      <w:tr w:rsidR="00754E66" w:rsidRPr="007F5117" w14:paraId="43D07318" w14:textId="77777777" w:rsidTr="00406F44">
        <w:tc>
          <w:tcPr>
            <w:tcW w:w="4944" w:type="dxa"/>
            <w:vAlign w:val="bottom"/>
          </w:tcPr>
          <w:p w14:paraId="640EE138" w14:textId="77777777" w:rsidR="00754E66" w:rsidRPr="007F5117" w:rsidRDefault="00754E66" w:rsidP="00754E66">
            <w:pPr>
              <w:pStyle w:val="TableText"/>
              <w:rPr>
                <w:rFonts w:cs="Arial"/>
                <w:szCs w:val="22"/>
              </w:rPr>
            </w:pPr>
            <w:r w:rsidRPr="007F5117">
              <w:rPr>
                <w:rFonts w:cs="Arial"/>
                <w:szCs w:val="22"/>
              </w:rPr>
              <w:t>Changes in working capital:</w:t>
            </w:r>
          </w:p>
        </w:tc>
        <w:tc>
          <w:tcPr>
            <w:tcW w:w="630" w:type="dxa"/>
            <w:vAlign w:val="bottom"/>
          </w:tcPr>
          <w:p w14:paraId="29E315A2" w14:textId="77777777" w:rsidR="00754E66" w:rsidRPr="007F5117" w:rsidRDefault="00754E66" w:rsidP="00754E66">
            <w:pPr>
              <w:pStyle w:val="TableTitle"/>
              <w:jc w:val="center"/>
              <w:rPr>
                <w:rFonts w:cs="Arial"/>
                <w:szCs w:val="22"/>
              </w:rPr>
            </w:pPr>
          </w:p>
        </w:tc>
        <w:tc>
          <w:tcPr>
            <w:tcW w:w="1890" w:type="dxa"/>
            <w:vAlign w:val="bottom"/>
          </w:tcPr>
          <w:p w14:paraId="07C1BE19" w14:textId="77777777" w:rsidR="00754E66" w:rsidRPr="007F5117" w:rsidRDefault="00754E66" w:rsidP="00754E66">
            <w:pPr>
              <w:pStyle w:val="TableText"/>
              <w:tabs>
                <w:tab w:val="decimal" w:pos="1602"/>
              </w:tabs>
              <w:ind w:left="162" w:right="-198" w:firstLine="0"/>
              <w:rPr>
                <w:szCs w:val="22"/>
              </w:rPr>
            </w:pPr>
          </w:p>
        </w:tc>
        <w:tc>
          <w:tcPr>
            <w:tcW w:w="1890" w:type="dxa"/>
            <w:vAlign w:val="bottom"/>
          </w:tcPr>
          <w:p w14:paraId="2EA67B2F" w14:textId="77777777" w:rsidR="00754E66" w:rsidRPr="007F5117" w:rsidRDefault="00754E66" w:rsidP="00754E66">
            <w:pPr>
              <w:pStyle w:val="TableText"/>
              <w:tabs>
                <w:tab w:val="decimal" w:pos="1602"/>
              </w:tabs>
              <w:ind w:left="162" w:right="-198" w:firstLine="0"/>
              <w:rPr>
                <w:szCs w:val="22"/>
              </w:rPr>
            </w:pPr>
          </w:p>
        </w:tc>
      </w:tr>
      <w:tr w:rsidR="00754E66" w:rsidRPr="007F5117" w14:paraId="662A439D" w14:textId="77777777" w:rsidTr="00406F44">
        <w:tc>
          <w:tcPr>
            <w:tcW w:w="4944" w:type="dxa"/>
            <w:vAlign w:val="bottom"/>
          </w:tcPr>
          <w:p w14:paraId="2EDC4253" w14:textId="31621754" w:rsidR="00754E66" w:rsidRPr="007F5117" w:rsidRDefault="00A73295" w:rsidP="00754E66">
            <w:pPr>
              <w:pStyle w:val="TableText"/>
              <w:ind w:left="284"/>
              <w:rPr>
                <w:rFonts w:cs="Arial"/>
                <w:szCs w:val="22"/>
              </w:rPr>
            </w:pPr>
            <w:r>
              <w:rPr>
                <w:rFonts w:cs="Arial"/>
                <w:szCs w:val="22"/>
              </w:rPr>
              <w:t>(Increase)/d</w:t>
            </w:r>
            <w:r w:rsidR="00754E66" w:rsidRPr="007F5117">
              <w:rPr>
                <w:rFonts w:cs="Arial"/>
                <w:szCs w:val="22"/>
              </w:rPr>
              <w:t>ecrease in inventories</w:t>
            </w:r>
          </w:p>
        </w:tc>
        <w:tc>
          <w:tcPr>
            <w:tcW w:w="630" w:type="dxa"/>
            <w:vAlign w:val="bottom"/>
          </w:tcPr>
          <w:p w14:paraId="52E9457D" w14:textId="77777777" w:rsidR="00754E66" w:rsidRPr="007F5117" w:rsidRDefault="00754E66" w:rsidP="00754E66">
            <w:pPr>
              <w:pStyle w:val="TableTitle"/>
              <w:jc w:val="center"/>
              <w:rPr>
                <w:rFonts w:cs="Arial"/>
                <w:szCs w:val="22"/>
              </w:rPr>
            </w:pPr>
          </w:p>
        </w:tc>
        <w:tc>
          <w:tcPr>
            <w:tcW w:w="1890" w:type="dxa"/>
            <w:vAlign w:val="bottom"/>
          </w:tcPr>
          <w:p w14:paraId="5A1BB65C" w14:textId="5E1E1FFE" w:rsidR="00754E66" w:rsidRPr="007F5117" w:rsidRDefault="00A73295" w:rsidP="00754E66">
            <w:pPr>
              <w:pStyle w:val="TableText"/>
              <w:tabs>
                <w:tab w:val="decimal" w:pos="1602"/>
              </w:tabs>
              <w:ind w:left="162" w:right="-198" w:firstLine="0"/>
            </w:pPr>
            <w:r>
              <w:t>(1,831)</w:t>
            </w:r>
          </w:p>
        </w:tc>
        <w:tc>
          <w:tcPr>
            <w:tcW w:w="1890" w:type="dxa"/>
            <w:vAlign w:val="bottom"/>
          </w:tcPr>
          <w:p w14:paraId="742FBB1D" w14:textId="7045C417" w:rsidR="00754E66" w:rsidRPr="007F5117" w:rsidRDefault="00754E66" w:rsidP="00754E66">
            <w:pPr>
              <w:pStyle w:val="TableText"/>
              <w:tabs>
                <w:tab w:val="decimal" w:pos="1602"/>
              </w:tabs>
              <w:ind w:left="162" w:right="-198" w:firstLine="0"/>
            </w:pPr>
            <w:r>
              <w:t>36</w:t>
            </w:r>
          </w:p>
        </w:tc>
      </w:tr>
      <w:tr w:rsidR="00A73295" w:rsidRPr="007F5117" w14:paraId="7C3A7606" w14:textId="77777777" w:rsidTr="00406F44">
        <w:tc>
          <w:tcPr>
            <w:tcW w:w="4944" w:type="dxa"/>
            <w:vAlign w:val="bottom"/>
          </w:tcPr>
          <w:p w14:paraId="4A02D793" w14:textId="442E113E" w:rsidR="00A73295" w:rsidRDefault="00A73295" w:rsidP="00754E66">
            <w:pPr>
              <w:pStyle w:val="TableText"/>
              <w:ind w:left="284"/>
              <w:rPr>
                <w:rFonts w:cs="Arial"/>
                <w:szCs w:val="22"/>
              </w:rPr>
            </w:pPr>
            <w:r>
              <w:rPr>
                <w:rFonts w:cs="Arial"/>
                <w:szCs w:val="22"/>
              </w:rPr>
              <w:t>Increase in rental deposit</w:t>
            </w:r>
          </w:p>
        </w:tc>
        <w:tc>
          <w:tcPr>
            <w:tcW w:w="630" w:type="dxa"/>
            <w:vAlign w:val="bottom"/>
          </w:tcPr>
          <w:p w14:paraId="6A150CF3" w14:textId="77777777" w:rsidR="00A73295" w:rsidRPr="007F5117" w:rsidRDefault="00A73295" w:rsidP="00754E66">
            <w:pPr>
              <w:pStyle w:val="TableTitle"/>
              <w:jc w:val="center"/>
              <w:rPr>
                <w:rFonts w:cs="Arial"/>
                <w:szCs w:val="22"/>
              </w:rPr>
            </w:pPr>
          </w:p>
        </w:tc>
        <w:tc>
          <w:tcPr>
            <w:tcW w:w="1890" w:type="dxa"/>
            <w:vAlign w:val="bottom"/>
          </w:tcPr>
          <w:p w14:paraId="449EAB5B" w14:textId="1A27C430" w:rsidR="00A73295" w:rsidRDefault="00A73295" w:rsidP="00754E66">
            <w:pPr>
              <w:pStyle w:val="TableText"/>
              <w:tabs>
                <w:tab w:val="decimal" w:pos="1602"/>
              </w:tabs>
              <w:ind w:left="162" w:right="-198" w:firstLine="0"/>
            </w:pPr>
            <w:r>
              <w:t>(198)</w:t>
            </w:r>
          </w:p>
        </w:tc>
        <w:tc>
          <w:tcPr>
            <w:tcW w:w="1890" w:type="dxa"/>
            <w:vAlign w:val="bottom"/>
          </w:tcPr>
          <w:p w14:paraId="16209D2D" w14:textId="029E2488" w:rsidR="00A73295" w:rsidRDefault="00A73295" w:rsidP="00754E66">
            <w:pPr>
              <w:pStyle w:val="TableText"/>
              <w:tabs>
                <w:tab w:val="decimal" w:pos="1602"/>
              </w:tabs>
              <w:ind w:left="162" w:right="-198" w:firstLine="0"/>
            </w:pPr>
            <w:r>
              <w:t>-</w:t>
            </w:r>
          </w:p>
        </w:tc>
      </w:tr>
      <w:tr w:rsidR="00754E66" w:rsidRPr="007F5117" w14:paraId="0D399EE8" w14:textId="77777777" w:rsidTr="00406F44">
        <w:tc>
          <w:tcPr>
            <w:tcW w:w="4944" w:type="dxa"/>
            <w:vAlign w:val="bottom"/>
          </w:tcPr>
          <w:p w14:paraId="7E70D671" w14:textId="50A574E6" w:rsidR="00754E66" w:rsidRPr="007F5117" w:rsidRDefault="00754E66" w:rsidP="00754E66">
            <w:pPr>
              <w:pStyle w:val="TableText"/>
              <w:ind w:left="284"/>
              <w:rPr>
                <w:rFonts w:cs="Arial"/>
                <w:szCs w:val="22"/>
              </w:rPr>
            </w:pPr>
            <w:r>
              <w:rPr>
                <w:rFonts w:cs="Arial"/>
                <w:szCs w:val="22"/>
              </w:rPr>
              <w:t xml:space="preserve">Increase </w:t>
            </w:r>
            <w:r w:rsidRPr="007F5117">
              <w:rPr>
                <w:rFonts w:cs="Arial"/>
                <w:szCs w:val="22"/>
              </w:rPr>
              <w:t>in trade and other receivables</w:t>
            </w:r>
          </w:p>
        </w:tc>
        <w:tc>
          <w:tcPr>
            <w:tcW w:w="630" w:type="dxa"/>
            <w:vAlign w:val="bottom"/>
          </w:tcPr>
          <w:p w14:paraId="49DFA948" w14:textId="77777777" w:rsidR="00754E66" w:rsidRPr="007F5117" w:rsidRDefault="00754E66" w:rsidP="00754E66">
            <w:pPr>
              <w:pStyle w:val="TableTitle"/>
              <w:jc w:val="center"/>
              <w:rPr>
                <w:rFonts w:cs="Arial"/>
                <w:i w:val="0"/>
                <w:szCs w:val="22"/>
              </w:rPr>
            </w:pPr>
          </w:p>
        </w:tc>
        <w:tc>
          <w:tcPr>
            <w:tcW w:w="1890" w:type="dxa"/>
            <w:vAlign w:val="bottom"/>
          </w:tcPr>
          <w:p w14:paraId="246E0F4B" w14:textId="32160044" w:rsidR="00754E66" w:rsidRPr="007F5117" w:rsidRDefault="00A73295" w:rsidP="00754E66">
            <w:pPr>
              <w:pStyle w:val="TableText"/>
              <w:tabs>
                <w:tab w:val="decimal" w:pos="1602"/>
              </w:tabs>
              <w:ind w:left="162" w:right="-198" w:firstLine="0"/>
            </w:pPr>
            <w:r>
              <w:t>(11,656)</w:t>
            </w:r>
          </w:p>
        </w:tc>
        <w:tc>
          <w:tcPr>
            <w:tcW w:w="1890" w:type="dxa"/>
            <w:vAlign w:val="bottom"/>
          </w:tcPr>
          <w:p w14:paraId="2D4D6572" w14:textId="4537D10F" w:rsidR="00754E66" w:rsidRPr="007F5117" w:rsidRDefault="00754E66" w:rsidP="00754E66">
            <w:pPr>
              <w:pStyle w:val="TableText"/>
              <w:tabs>
                <w:tab w:val="decimal" w:pos="1602"/>
              </w:tabs>
              <w:ind w:left="162" w:right="-198" w:firstLine="0"/>
            </w:pPr>
            <w:r>
              <w:t>(513)</w:t>
            </w:r>
          </w:p>
        </w:tc>
      </w:tr>
      <w:tr w:rsidR="00754E66" w:rsidRPr="007F5117" w14:paraId="236F2ECF" w14:textId="77777777" w:rsidTr="00406F44">
        <w:tc>
          <w:tcPr>
            <w:tcW w:w="4944" w:type="dxa"/>
            <w:vAlign w:val="bottom"/>
          </w:tcPr>
          <w:p w14:paraId="32444C04" w14:textId="3CB34141" w:rsidR="00754E66" w:rsidRPr="007F5117" w:rsidRDefault="00754E66" w:rsidP="00754E66">
            <w:pPr>
              <w:pStyle w:val="TableText"/>
              <w:ind w:left="284"/>
              <w:rPr>
                <w:rFonts w:cs="Arial"/>
                <w:szCs w:val="22"/>
              </w:rPr>
            </w:pPr>
            <w:r>
              <w:rPr>
                <w:rFonts w:cs="Arial"/>
                <w:szCs w:val="22"/>
              </w:rPr>
              <w:t>(I</w:t>
            </w:r>
            <w:r w:rsidRPr="007F5117">
              <w:rPr>
                <w:rFonts w:cs="Arial"/>
                <w:szCs w:val="22"/>
              </w:rPr>
              <w:t>ncrease</w:t>
            </w:r>
            <w:r>
              <w:rPr>
                <w:rFonts w:cs="Arial"/>
                <w:szCs w:val="22"/>
              </w:rPr>
              <w:t>)/decrease</w:t>
            </w:r>
            <w:r w:rsidRPr="007F5117">
              <w:rPr>
                <w:rFonts w:cs="Arial"/>
                <w:szCs w:val="22"/>
              </w:rPr>
              <w:t xml:space="preserve"> in amounts due from fellow subsidiaries</w:t>
            </w:r>
          </w:p>
        </w:tc>
        <w:tc>
          <w:tcPr>
            <w:tcW w:w="630" w:type="dxa"/>
            <w:vAlign w:val="bottom"/>
          </w:tcPr>
          <w:p w14:paraId="0125107F" w14:textId="77777777" w:rsidR="00754E66" w:rsidRPr="007F5117" w:rsidRDefault="00754E66" w:rsidP="00754E66">
            <w:pPr>
              <w:pStyle w:val="TableTitle"/>
              <w:jc w:val="center"/>
              <w:rPr>
                <w:rFonts w:cs="Arial"/>
                <w:i w:val="0"/>
                <w:szCs w:val="22"/>
              </w:rPr>
            </w:pPr>
          </w:p>
        </w:tc>
        <w:tc>
          <w:tcPr>
            <w:tcW w:w="1890" w:type="dxa"/>
            <w:vAlign w:val="bottom"/>
          </w:tcPr>
          <w:p w14:paraId="05F67FDA" w14:textId="55527A59" w:rsidR="00754E66" w:rsidRPr="007F5117" w:rsidRDefault="00A73295" w:rsidP="00754E66">
            <w:pPr>
              <w:pStyle w:val="TableText"/>
              <w:tabs>
                <w:tab w:val="decimal" w:pos="1602"/>
              </w:tabs>
              <w:ind w:left="162" w:right="-198" w:firstLine="0"/>
            </w:pPr>
            <w:r>
              <w:t>(13,764)</w:t>
            </w:r>
          </w:p>
        </w:tc>
        <w:tc>
          <w:tcPr>
            <w:tcW w:w="1890" w:type="dxa"/>
            <w:vAlign w:val="bottom"/>
          </w:tcPr>
          <w:p w14:paraId="5C938C03" w14:textId="52373731" w:rsidR="00754E66" w:rsidRPr="007F5117" w:rsidRDefault="00754E66" w:rsidP="00754E66">
            <w:pPr>
              <w:pStyle w:val="TableText"/>
              <w:tabs>
                <w:tab w:val="decimal" w:pos="1602"/>
              </w:tabs>
              <w:ind w:left="162" w:right="-198" w:firstLine="0"/>
            </w:pPr>
            <w:r>
              <w:t>10,448</w:t>
            </w:r>
          </w:p>
        </w:tc>
      </w:tr>
      <w:tr w:rsidR="00754E66" w:rsidRPr="007F5117" w14:paraId="5DFF049E" w14:textId="77777777" w:rsidTr="00406F44">
        <w:tc>
          <w:tcPr>
            <w:tcW w:w="4944" w:type="dxa"/>
            <w:vAlign w:val="bottom"/>
          </w:tcPr>
          <w:p w14:paraId="7B637C02" w14:textId="0C61E407" w:rsidR="00754E66" w:rsidRPr="007F5117" w:rsidRDefault="00A73295" w:rsidP="00754E66">
            <w:pPr>
              <w:pStyle w:val="TableText"/>
              <w:ind w:left="284"/>
              <w:rPr>
                <w:rFonts w:cs="Arial"/>
                <w:szCs w:val="22"/>
              </w:rPr>
            </w:pPr>
            <w:r>
              <w:rPr>
                <w:rFonts w:cs="Arial"/>
                <w:szCs w:val="22"/>
              </w:rPr>
              <w:t>D</w:t>
            </w:r>
            <w:r w:rsidR="00754E66">
              <w:rPr>
                <w:rFonts w:cs="Arial"/>
                <w:szCs w:val="22"/>
              </w:rPr>
              <w:t>ecrease</w:t>
            </w:r>
            <w:r w:rsidR="00754E66" w:rsidRPr="007F5117">
              <w:rPr>
                <w:rFonts w:cs="Arial"/>
                <w:szCs w:val="22"/>
              </w:rPr>
              <w:t xml:space="preserve"> in financial assets at fair value through profit or loss</w:t>
            </w:r>
          </w:p>
        </w:tc>
        <w:tc>
          <w:tcPr>
            <w:tcW w:w="630" w:type="dxa"/>
            <w:vAlign w:val="bottom"/>
          </w:tcPr>
          <w:p w14:paraId="32995D80" w14:textId="77777777" w:rsidR="00754E66" w:rsidRPr="007F5117" w:rsidRDefault="00754E66" w:rsidP="00754E66">
            <w:pPr>
              <w:pStyle w:val="TableTitle"/>
              <w:jc w:val="center"/>
              <w:rPr>
                <w:rFonts w:cs="Arial"/>
                <w:i w:val="0"/>
                <w:szCs w:val="22"/>
              </w:rPr>
            </w:pPr>
          </w:p>
        </w:tc>
        <w:tc>
          <w:tcPr>
            <w:tcW w:w="1890" w:type="dxa"/>
            <w:vAlign w:val="bottom"/>
          </w:tcPr>
          <w:p w14:paraId="40A4CC3F" w14:textId="6FE620CB" w:rsidR="00754E66" w:rsidRPr="007F5117" w:rsidRDefault="00A73295" w:rsidP="00754E66">
            <w:pPr>
              <w:pStyle w:val="TableText"/>
              <w:tabs>
                <w:tab w:val="decimal" w:pos="1602"/>
              </w:tabs>
              <w:ind w:left="162" w:right="-198" w:firstLine="0"/>
            </w:pPr>
            <w:r>
              <w:t>24</w:t>
            </w:r>
          </w:p>
        </w:tc>
        <w:tc>
          <w:tcPr>
            <w:tcW w:w="1890" w:type="dxa"/>
            <w:vAlign w:val="bottom"/>
          </w:tcPr>
          <w:p w14:paraId="0D3C5113" w14:textId="4CE1284A" w:rsidR="00754E66" w:rsidRPr="007F5117" w:rsidRDefault="00754E66" w:rsidP="00754E66">
            <w:pPr>
              <w:pStyle w:val="TableText"/>
              <w:tabs>
                <w:tab w:val="decimal" w:pos="1602"/>
              </w:tabs>
              <w:ind w:left="162" w:right="-198" w:firstLine="0"/>
            </w:pPr>
            <w:r>
              <w:t>12</w:t>
            </w:r>
          </w:p>
        </w:tc>
      </w:tr>
      <w:tr w:rsidR="00754E66" w:rsidRPr="007F5117" w14:paraId="2E6B0384" w14:textId="77777777" w:rsidTr="00406F44">
        <w:tc>
          <w:tcPr>
            <w:tcW w:w="4944" w:type="dxa"/>
            <w:vAlign w:val="bottom"/>
          </w:tcPr>
          <w:p w14:paraId="1B60FC84" w14:textId="17148EDC" w:rsidR="00754E66" w:rsidRPr="007F5117" w:rsidRDefault="00754E66" w:rsidP="00754E66">
            <w:pPr>
              <w:pStyle w:val="TableText"/>
              <w:ind w:left="284"/>
              <w:rPr>
                <w:rFonts w:cs="Arial"/>
                <w:szCs w:val="22"/>
              </w:rPr>
            </w:pPr>
            <w:r>
              <w:rPr>
                <w:rFonts w:cs="Arial"/>
                <w:szCs w:val="22"/>
              </w:rPr>
              <w:t>I</w:t>
            </w:r>
            <w:r w:rsidRPr="007F5117">
              <w:rPr>
                <w:rFonts w:cs="Arial"/>
                <w:szCs w:val="22"/>
              </w:rPr>
              <w:t>ncrease</w:t>
            </w:r>
            <w:r>
              <w:rPr>
                <w:rFonts w:cs="Arial"/>
                <w:szCs w:val="22"/>
              </w:rPr>
              <w:t>/(decrease)</w:t>
            </w:r>
            <w:r w:rsidRPr="007F5117">
              <w:rPr>
                <w:rFonts w:cs="Arial"/>
                <w:szCs w:val="22"/>
              </w:rPr>
              <w:t xml:space="preserve"> in amount due to the ultimate holding company</w:t>
            </w:r>
          </w:p>
        </w:tc>
        <w:tc>
          <w:tcPr>
            <w:tcW w:w="630" w:type="dxa"/>
            <w:vAlign w:val="bottom"/>
          </w:tcPr>
          <w:p w14:paraId="72C402A1" w14:textId="77777777" w:rsidR="00754E66" w:rsidRPr="007F5117" w:rsidRDefault="00754E66" w:rsidP="00754E66">
            <w:pPr>
              <w:pStyle w:val="TableTitle"/>
              <w:jc w:val="center"/>
              <w:rPr>
                <w:rFonts w:cs="Arial"/>
                <w:i w:val="0"/>
                <w:szCs w:val="22"/>
              </w:rPr>
            </w:pPr>
          </w:p>
        </w:tc>
        <w:tc>
          <w:tcPr>
            <w:tcW w:w="1890" w:type="dxa"/>
            <w:vAlign w:val="bottom"/>
          </w:tcPr>
          <w:p w14:paraId="64A5E0E8" w14:textId="69FA5E21" w:rsidR="00754E66" w:rsidRPr="007F5117" w:rsidRDefault="00A73295" w:rsidP="00754E66">
            <w:pPr>
              <w:pStyle w:val="TableText"/>
              <w:tabs>
                <w:tab w:val="decimal" w:pos="1602"/>
              </w:tabs>
              <w:ind w:left="162" w:right="-198" w:firstLine="0"/>
            </w:pPr>
            <w:r>
              <w:t>8,445</w:t>
            </w:r>
          </w:p>
        </w:tc>
        <w:tc>
          <w:tcPr>
            <w:tcW w:w="1890" w:type="dxa"/>
            <w:vAlign w:val="bottom"/>
          </w:tcPr>
          <w:p w14:paraId="4AB21F63" w14:textId="7143B1EF" w:rsidR="00754E66" w:rsidRPr="007F5117" w:rsidRDefault="00754E66" w:rsidP="00754E66">
            <w:pPr>
              <w:pStyle w:val="TableText"/>
              <w:tabs>
                <w:tab w:val="decimal" w:pos="1602"/>
              </w:tabs>
              <w:ind w:left="162" w:right="-198" w:firstLine="0"/>
            </w:pPr>
            <w:r>
              <w:t>(2,880)</w:t>
            </w:r>
          </w:p>
        </w:tc>
      </w:tr>
      <w:tr w:rsidR="00754E66" w:rsidRPr="007F5117" w14:paraId="47C92DCC" w14:textId="77777777" w:rsidTr="00406F44">
        <w:tc>
          <w:tcPr>
            <w:tcW w:w="4944" w:type="dxa"/>
            <w:vAlign w:val="bottom"/>
          </w:tcPr>
          <w:p w14:paraId="5A729DAB" w14:textId="2BFAC2E6" w:rsidR="00754E66" w:rsidRPr="007F5117" w:rsidRDefault="00A73295" w:rsidP="00754E66">
            <w:pPr>
              <w:pStyle w:val="TableText"/>
              <w:ind w:left="284"/>
              <w:rPr>
                <w:rFonts w:cs="Arial"/>
                <w:szCs w:val="22"/>
              </w:rPr>
            </w:pPr>
            <w:r>
              <w:rPr>
                <w:rFonts w:cs="Arial"/>
                <w:szCs w:val="22"/>
              </w:rPr>
              <w:t>I</w:t>
            </w:r>
            <w:r w:rsidR="00754E66" w:rsidRPr="007F5117">
              <w:rPr>
                <w:rFonts w:cs="Arial"/>
                <w:szCs w:val="22"/>
              </w:rPr>
              <w:t>ncrease in amounts due to fellow subsidiaries</w:t>
            </w:r>
          </w:p>
        </w:tc>
        <w:tc>
          <w:tcPr>
            <w:tcW w:w="630" w:type="dxa"/>
            <w:vAlign w:val="bottom"/>
          </w:tcPr>
          <w:p w14:paraId="7A17843B" w14:textId="77777777" w:rsidR="00754E66" w:rsidRPr="007F5117" w:rsidRDefault="00754E66" w:rsidP="00754E66">
            <w:pPr>
              <w:pStyle w:val="TableTitle"/>
              <w:jc w:val="center"/>
              <w:rPr>
                <w:rFonts w:cs="Arial"/>
                <w:szCs w:val="22"/>
              </w:rPr>
            </w:pPr>
          </w:p>
        </w:tc>
        <w:tc>
          <w:tcPr>
            <w:tcW w:w="1890" w:type="dxa"/>
            <w:vAlign w:val="bottom"/>
          </w:tcPr>
          <w:p w14:paraId="7338C6D6" w14:textId="7FEAE8AC" w:rsidR="00754E66" w:rsidRPr="007F5117" w:rsidRDefault="00A73295" w:rsidP="00754E66">
            <w:pPr>
              <w:pStyle w:val="TableText"/>
              <w:tabs>
                <w:tab w:val="decimal" w:pos="1602"/>
              </w:tabs>
              <w:ind w:left="162" w:right="-198" w:firstLine="0"/>
            </w:pPr>
            <w:r>
              <w:t>10,783</w:t>
            </w:r>
          </w:p>
        </w:tc>
        <w:tc>
          <w:tcPr>
            <w:tcW w:w="1890" w:type="dxa"/>
            <w:vAlign w:val="bottom"/>
          </w:tcPr>
          <w:p w14:paraId="6431063D" w14:textId="312A09B9" w:rsidR="00754E66" w:rsidRPr="007F5117" w:rsidRDefault="00754E66" w:rsidP="00754E66">
            <w:pPr>
              <w:pStyle w:val="TableText"/>
              <w:tabs>
                <w:tab w:val="decimal" w:pos="1602"/>
              </w:tabs>
              <w:ind w:left="162" w:right="-198" w:firstLine="0"/>
            </w:pPr>
            <w:r>
              <w:t>12,484</w:t>
            </w:r>
          </w:p>
        </w:tc>
      </w:tr>
      <w:tr w:rsidR="00754E66" w:rsidRPr="007F5117" w14:paraId="407FF6D6" w14:textId="77777777" w:rsidTr="00406F44">
        <w:tc>
          <w:tcPr>
            <w:tcW w:w="4944" w:type="dxa"/>
            <w:vAlign w:val="bottom"/>
          </w:tcPr>
          <w:p w14:paraId="0BEECA92" w14:textId="4686D6A1" w:rsidR="00754E66" w:rsidRPr="007F5117" w:rsidRDefault="00754E66" w:rsidP="00754E66">
            <w:pPr>
              <w:pStyle w:val="TableText"/>
              <w:ind w:left="284"/>
              <w:rPr>
                <w:rFonts w:cs="Arial"/>
                <w:szCs w:val="22"/>
              </w:rPr>
            </w:pPr>
            <w:r>
              <w:rPr>
                <w:rFonts w:cs="Arial"/>
                <w:szCs w:val="22"/>
              </w:rPr>
              <w:t>I</w:t>
            </w:r>
            <w:r w:rsidRPr="007F5117">
              <w:rPr>
                <w:rFonts w:cs="Arial"/>
                <w:szCs w:val="22"/>
              </w:rPr>
              <w:t>ncrease</w:t>
            </w:r>
            <w:r>
              <w:rPr>
                <w:rFonts w:cs="Arial"/>
                <w:szCs w:val="22"/>
              </w:rPr>
              <w:t>/(decrease)</w:t>
            </w:r>
            <w:r w:rsidRPr="007F5117">
              <w:rPr>
                <w:rFonts w:cs="Arial"/>
                <w:szCs w:val="22"/>
              </w:rPr>
              <w:t xml:space="preserve"> in trade and other payables</w:t>
            </w:r>
          </w:p>
        </w:tc>
        <w:tc>
          <w:tcPr>
            <w:tcW w:w="630" w:type="dxa"/>
            <w:vAlign w:val="bottom"/>
          </w:tcPr>
          <w:p w14:paraId="62DE063F" w14:textId="77777777" w:rsidR="00754E66" w:rsidRPr="007F5117" w:rsidRDefault="00754E66" w:rsidP="00754E66">
            <w:pPr>
              <w:pStyle w:val="TableTitle"/>
              <w:jc w:val="center"/>
              <w:rPr>
                <w:rFonts w:cs="Arial"/>
                <w:szCs w:val="22"/>
              </w:rPr>
            </w:pPr>
          </w:p>
        </w:tc>
        <w:tc>
          <w:tcPr>
            <w:tcW w:w="1890" w:type="dxa"/>
            <w:vAlign w:val="bottom"/>
          </w:tcPr>
          <w:p w14:paraId="7AA29C77" w14:textId="4C656E0D" w:rsidR="00754E66" w:rsidRPr="007F5117" w:rsidRDefault="00A73295" w:rsidP="00754E66">
            <w:pPr>
              <w:pStyle w:val="TableText"/>
              <w:tabs>
                <w:tab w:val="decimal" w:pos="1602"/>
              </w:tabs>
              <w:ind w:left="162" w:right="-198" w:firstLine="0"/>
            </w:pPr>
            <w:r>
              <w:t>11,309</w:t>
            </w:r>
          </w:p>
        </w:tc>
        <w:tc>
          <w:tcPr>
            <w:tcW w:w="1890" w:type="dxa"/>
            <w:vAlign w:val="bottom"/>
          </w:tcPr>
          <w:p w14:paraId="4B596B8E" w14:textId="566F8B1C" w:rsidR="00754E66" w:rsidRPr="007F5117" w:rsidRDefault="00754E66" w:rsidP="00754E66">
            <w:pPr>
              <w:pStyle w:val="TableText"/>
              <w:tabs>
                <w:tab w:val="decimal" w:pos="1602"/>
              </w:tabs>
              <w:ind w:left="162" w:right="-198" w:firstLine="0"/>
            </w:pPr>
            <w:r>
              <w:t>(23,690)</w:t>
            </w:r>
          </w:p>
        </w:tc>
      </w:tr>
      <w:tr w:rsidR="00754E66" w:rsidRPr="007F5117" w14:paraId="5820F1E4" w14:textId="77777777" w:rsidTr="00406F44">
        <w:tc>
          <w:tcPr>
            <w:tcW w:w="4944" w:type="dxa"/>
            <w:vAlign w:val="bottom"/>
          </w:tcPr>
          <w:p w14:paraId="082D37D4" w14:textId="7E9245CA" w:rsidR="00754E66" w:rsidRPr="007F5117" w:rsidRDefault="00A73295" w:rsidP="00754E66">
            <w:pPr>
              <w:pStyle w:val="TableText"/>
              <w:ind w:left="284"/>
              <w:rPr>
                <w:rFonts w:cs="Arial"/>
                <w:szCs w:val="22"/>
              </w:rPr>
            </w:pPr>
            <w:r>
              <w:rPr>
                <w:rFonts w:cs="Arial"/>
                <w:szCs w:val="22"/>
              </w:rPr>
              <w:t>I</w:t>
            </w:r>
            <w:r w:rsidR="00754E66">
              <w:rPr>
                <w:rFonts w:cs="Arial"/>
                <w:szCs w:val="22"/>
              </w:rPr>
              <w:t>ncrease</w:t>
            </w:r>
            <w:r w:rsidR="00754E66" w:rsidRPr="007F5117">
              <w:rPr>
                <w:rFonts w:cs="Arial"/>
                <w:szCs w:val="22"/>
              </w:rPr>
              <w:t xml:space="preserve"> in contract liabilities</w:t>
            </w:r>
          </w:p>
        </w:tc>
        <w:tc>
          <w:tcPr>
            <w:tcW w:w="630" w:type="dxa"/>
            <w:vAlign w:val="bottom"/>
          </w:tcPr>
          <w:p w14:paraId="49C36973" w14:textId="77777777" w:rsidR="00754E66" w:rsidRPr="007F5117" w:rsidRDefault="00754E66" w:rsidP="00754E66">
            <w:pPr>
              <w:pStyle w:val="TableTitle"/>
              <w:jc w:val="center"/>
              <w:rPr>
                <w:rFonts w:cs="Arial"/>
                <w:szCs w:val="22"/>
              </w:rPr>
            </w:pPr>
          </w:p>
        </w:tc>
        <w:tc>
          <w:tcPr>
            <w:tcW w:w="1890" w:type="dxa"/>
            <w:vAlign w:val="bottom"/>
          </w:tcPr>
          <w:p w14:paraId="68B14BC6" w14:textId="10538F1E" w:rsidR="00754E66" w:rsidRPr="007F5117" w:rsidRDefault="00A73295" w:rsidP="00754E66">
            <w:pPr>
              <w:pStyle w:val="TableText"/>
              <w:tabs>
                <w:tab w:val="decimal" w:pos="1602"/>
              </w:tabs>
              <w:ind w:left="162" w:right="-198" w:firstLine="0"/>
            </w:pPr>
            <w:r>
              <w:t>78</w:t>
            </w:r>
          </w:p>
        </w:tc>
        <w:tc>
          <w:tcPr>
            <w:tcW w:w="1890" w:type="dxa"/>
            <w:vAlign w:val="bottom"/>
          </w:tcPr>
          <w:p w14:paraId="74B4D374" w14:textId="6716C2C8" w:rsidR="00754E66" w:rsidRPr="007F5117" w:rsidRDefault="00754E66" w:rsidP="00754E66">
            <w:pPr>
              <w:pStyle w:val="TableText"/>
              <w:tabs>
                <w:tab w:val="decimal" w:pos="1602"/>
              </w:tabs>
              <w:ind w:left="162" w:right="-198" w:firstLine="0"/>
            </w:pPr>
            <w:r>
              <w:t>14</w:t>
            </w:r>
          </w:p>
        </w:tc>
      </w:tr>
      <w:tr w:rsidR="00754E66" w:rsidRPr="007F5117" w14:paraId="744A94CA" w14:textId="77777777" w:rsidTr="00406F44">
        <w:tc>
          <w:tcPr>
            <w:tcW w:w="4944" w:type="dxa"/>
            <w:vAlign w:val="bottom"/>
          </w:tcPr>
          <w:p w14:paraId="02EC8F46" w14:textId="30B4D65A" w:rsidR="00754E66" w:rsidRPr="007F5117" w:rsidRDefault="00754E66" w:rsidP="00754E66">
            <w:pPr>
              <w:pStyle w:val="TableText"/>
              <w:ind w:left="284"/>
              <w:rPr>
                <w:rFonts w:cs="Arial"/>
                <w:szCs w:val="22"/>
              </w:rPr>
            </w:pPr>
            <w:r>
              <w:rPr>
                <w:rFonts w:cs="Arial"/>
                <w:szCs w:val="22"/>
              </w:rPr>
              <w:t>D</w:t>
            </w:r>
            <w:r w:rsidRPr="007F5117">
              <w:rPr>
                <w:rFonts w:cs="Arial"/>
                <w:szCs w:val="22"/>
              </w:rPr>
              <w:t>ecrease in share-based payment liabilities</w:t>
            </w:r>
          </w:p>
        </w:tc>
        <w:tc>
          <w:tcPr>
            <w:tcW w:w="630" w:type="dxa"/>
            <w:vAlign w:val="bottom"/>
          </w:tcPr>
          <w:p w14:paraId="484122EE" w14:textId="77777777" w:rsidR="00754E66" w:rsidRPr="007F5117" w:rsidRDefault="00754E66" w:rsidP="00754E66">
            <w:pPr>
              <w:pStyle w:val="TableTitle"/>
              <w:jc w:val="center"/>
              <w:rPr>
                <w:rFonts w:cs="Arial"/>
                <w:szCs w:val="22"/>
              </w:rPr>
            </w:pPr>
          </w:p>
        </w:tc>
        <w:tc>
          <w:tcPr>
            <w:tcW w:w="1890" w:type="dxa"/>
            <w:vAlign w:val="bottom"/>
          </w:tcPr>
          <w:p w14:paraId="05E5EEA4" w14:textId="14AE15C4" w:rsidR="00754E66" w:rsidRPr="007F5117" w:rsidRDefault="00A73295" w:rsidP="00754E66">
            <w:pPr>
              <w:pStyle w:val="TableText"/>
              <w:tabs>
                <w:tab w:val="decimal" w:pos="1602"/>
              </w:tabs>
              <w:ind w:left="162" w:right="-198" w:firstLine="0"/>
            </w:pPr>
            <w:del w:id="54" w:author="Mak, Brian HL" w:date="2022-06-07T10:07:00Z">
              <w:r w:rsidDel="00DA7DE5">
                <w:delText>(19)</w:delText>
              </w:r>
            </w:del>
            <w:ins w:id="55" w:author="Mak, Brian HL" w:date="2022-06-07T10:07:00Z">
              <w:r w:rsidR="00DA7DE5">
                <w:t>(69)</w:t>
              </w:r>
            </w:ins>
          </w:p>
        </w:tc>
        <w:tc>
          <w:tcPr>
            <w:tcW w:w="1890" w:type="dxa"/>
            <w:vAlign w:val="bottom"/>
          </w:tcPr>
          <w:p w14:paraId="6100BC74" w14:textId="41085CE3" w:rsidR="00754E66" w:rsidRPr="007F5117" w:rsidRDefault="00754E66" w:rsidP="00754E66">
            <w:pPr>
              <w:pStyle w:val="TableText"/>
              <w:tabs>
                <w:tab w:val="decimal" w:pos="1602"/>
              </w:tabs>
              <w:ind w:left="162" w:right="-198" w:firstLine="0"/>
            </w:pPr>
            <w:del w:id="56" w:author="Mak, Brian HL" w:date="2022-06-07T10:07:00Z">
              <w:r w:rsidDel="00DA7DE5">
                <w:delText>(30)</w:delText>
              </w:r>
            </w:del>
            <w:ins w:id="57" w:author="Mak, Brian HL" w:date="2022-06-07T10:07:00Z">
              <w:r w:rsidR="00DA7DE5">
                <w:t>(101)</w:t>
              </w:r>
            </w:ins>
          </w:p>
        </w:tc>
      </w:tr>
      <w:tr w:rsidR="00754E66" w:rsidRPr="007F5117" w14:paraId="37B39779" w14:textId="77777777" w:rsidTr="00406F44">
        <w:tc>
          <w:tcPr>
            <w:tcW w:w="4944" w:type="dxa"/>
            <w:vAlign w:val="bottom"/>
          </w:tcPr>
          <w:p w14:paraId="6C3B03BD" w14:textId="77777777" w:rsidR="00754E66" w:rsidRPr="007F5117" w:rsidRDefault="00754E66" w:rsidP="00754E66">
            <w:pPr>
              <w:pStyle w:val="TableText"/>
              <w:rPr>
                <w:szCs w:val="22"/>
              </w:rPr>
            </w:pPr>
          </w:p>
        </w:tc>
        <w:tc>
          <w:tcPr>
            <w:tcW w:w="630" w:type="dxa"/>
            <w:vAlign w:val="bottom"/>
          </w:tcPr>
          <w:p w14:paraId="2F0B5B54" w14:textId="77777777" w:rsidR="00754E66" w:rsidRPr="007F5117" w:rsidRDefault="00754E66" w:rsidP="00754E66">
            <w:pPr>
              <w:pStyle w:val="TableTitle"/>
              <w:ind w:left="-108" w:right="-108"/>
              <w:jc w:val="center"/>
              <w:rPr>
                <w:i w:val="0"/>
                <w:szCs w:val="22"/>
              </w:rPr>
            </w:pPr>
          </w:p>
        </w:tc>
        <w:tc>
          <w:tcPr>
            <w:tcW w:w="1890" w:type="dxa"/>
            <w:hideMark/>
          </w:tcPr>
          <w:p w14:paraId="61BB6E1F"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6E7C7579" w14:textId="44B45FCC"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6E3703B4" w14:textId="77777777" w:rsidTr="00406F44">
        <w:tc>
          <w:tcPr>
            <w:tcW w:w="4944" w:type="dxa"/>
            <w:vAlign w:val="bottom"/>
          </w:tcPr>
          <w:p w14:paraId="7FC6C1D0" w14:textId="0A05F22B" w:rsidR="00754E66" w:rsidRPr="007F5117" w:rsidRDefault="00754E66" w:rsidP="00754E66">
            <w:pPr>
              <w:pStyle w:val="TableText"/>
              <w:rPr>
                <w:rFonts w:cs="Arial"/>
                <w:b/>
                <w:szCs w:val="22"/>
              </w:rPr>
            </w:pPr>
            <w:r w:rsidRPr="007F5117">
              <w:rPr>
                <w:rFonts w:cs="Arial"/>
                <w:b/>
                <w:szCs w:val="22"/>
              </w:rPr>
              <w:t xml:space="preserve">Net cash </w:t>
            </w:r>
            <w:r>
              <w:rPr>
                <w:rFonts w:cs="Arial"/>
                <w:b/>
                <w:szCs w:val="22"/>
              </w:rPr>
              <w:t>generated from</w:t>
            </w:r>
            <w:r w:rsidRPr="007F5117">
              <w:rPr>
                <w:rFonts w:cs="Arial"/>
                <w:b/>
                <w:szCs w:val="22"/>
              </w:rPr>
              <w:t xml:space="preserve"> operating activities </w:t>
            </w:r>
          </w:p>
        </w:tc>
        <w:tc>
          <w:tcPr>
            <w:tcW w:w="630" w:type="dxa"/>
            <w:vAlign w:val="bottom"/>
          </w:tcPr>
          <w:p w14:paraId="070645FF" w14:textId="77777777" w:rsidR="00754E66" w:rsidRPr="007F5117" w:rsidRDefault="00754E66" w:rsidP="00754E66">
            <w:pPr>
              <w:pStyle w:val="TableTitle"/>
              <w:jc w:val="center"/>
              <w:rPr>
                <w:rFonts w:cs="Arial"/>
                <w:szCs w:val="22"/>
              </w:rPr>
            </w:pPr>
          </w:p>
        </w:tc>
        <w:tc>
          <w:tcPr>
            <w:tcW w:w="1890" w:type="dxa"/>
            <w:vAlign w:val="bottom"/>
          </w:tcPr>
          <w:p w14:paraId="16B7FDD0" w14:textId="2359CF3C" w:rsidR="00754E66" w:rsidRPr="007F5117" w:rsidRDefault="00A73295" w:rsidP="00754E66">
            <w:pPr>
              <w:pStyle w:val="TableText"/>
              <w:tabs>
                <w:tab w:val="decimal" w:pos="1602"/>
              </w:tabs>
              <w:ind w:left="162" w:right="-198" w:firstLine="0"/>
            </w:pPr>
            <w:r>
              <w:t>15,573</w:t>
            </w:r>
          </w:p>
        </w:tc>
        <w:tc>
          <w:tcPr>
            <w:tcW w:w="1890" w:type="dxa"/>
            <w:vAlign w:val="bottom"/>
          </w:tcPr>
          <w:p w14:paraId="2B90D48E" w14:textId="65E3113E" w:rsidR="00754E66" w:rsidRPr="007F5117" w:rsidRDefault="00754E66" w:rsidP="00754E66">
            <w:pPr>
              <w:pStyle w:val="TableText"/>
              <w:tabs>
                <w:tab w:val="decimal" w:pos="1602"/>
              </w:tabs>
              <w:ind w:left="162" w:right="-198" w:firstLine="0"/>
              <w:rPr>
                <w:b/>
              </w:rPr>
            </w:pPr>
            <w:r>
              <w:t>2,724</w:t>
            </w:r>
          </w:p>
        </w:tc>
      </w:tr>
      <w:tr w:rsidR="00754E66" w:rsidRPr="007F5117" w14:paraId="3F3A0B04" w14:textId="77777777" w:rsidTr="00406F44">
        <w:tc>
          <w:tcPr>
            <w:tcW w:w="4944" w:type="dxa"/>
            <w:vAlign w:val="bottom"/>
          </w:tcPr>
          <w:p w14:paraId="4F961277" w14:textId="77777777" w:rsidR="00754E66" w:rsidRPr="007F5117" w:rsidRDefault="00754E66" w:rsidP="00754E66">
            <w:pPr>
              <w:pStyle w:val="TableText"/>
              <w:rPr>
                <w:szCs w:val="22"/>
              </w:rPr>
            </w:pPr>
          </w:p>
        </w:tc>
        <w:tc>
          <w:tcPr>
            <w:tcW w:w="630" w:type="dxa"/>
            <w:vAlign w:val="bottom"/>
          </w:tcPr>
          <w:p w14:paraId="4B4F45A8" w14:textId="77777777" w:rsidR="00754E66" w:rsidRPr="007F5117" w:rsidRDefault="00754E66" w:rsidP="00754E66">
            <w:pPr>
              <w:pStyle w:val="TableTitle"/>
              <w:ind w:left="-108" w:right="-108"/>
              <w:jc w:val="center"/>
              <w:rPr>
                <w:i w:val="0"/>
                <w:szCs w:val="22"/>
              </w:rPr>
            </w:pPr>
          </w:p>
        </w:tc>
        <w:tc>
          <w:tcPr>
            <w:tcW w:w="1890" w:type="dxa"/>
            <w:hideMark/>
          </w:tcPr>
          <w:p w14:paraId="3B30237C" w14:textId="7777777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c>
          <w:tcPr>
            <w:tcW w:w="1890" w:type="dxa"/>
            <w:hideMark/>
          </w:tcPr>
          <w:p w14:paraId="40CE23A3" w14:textId="12FBED48"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r>
      <w:tr w:rsidR="00754E66" w:rsidRPr="007F5117" w14:paraId="253DA6C8" w14:textId="77777777" w:rsidTr="00406F44">
        <w:tc>
          <w:tcPr>
            <w:tcW w:w="4944" w:type="dxa"/>
            <w:vAlign w:val="bottom"/>
          </w:tcPr>
          <w:p w14:paraId="30C57A63" w14:textId="77777777" w:rsidR="00754E66" w:rsidRPr="007F5117" w:rsidRDefault="00754E66" w:rsidP="00754E66">
            <w:pPr>
              <w:pStyle w:val="TableText"/>
              <w:rPr>
                <w:rFonts w:cs="Arial"/>
                <w:b/>
                <w:szCs w:val="22"/>
              </w:rPr>
            </w:pPr>
            <w:r w:rsidRPr="007F5117">
              <w:rPr>
                <w:rFonts w:cs="Arial"/>
                <w:b/>
                <w:szCs w:val="22"/>
              </w:rPr>
              <w:t>Investing activities</w:t>
            </w:r>
          </w:p>
        </w:tc>
        <w:tc>
          <w:tcPr>
            <w:tcW w:w="630" w:type="dxa"/>
            <w:vAlign w:val="bottom"/>
          </w:tcPr>
          <w:p w14:paraId="22F4EAF4" w14:textId="77777777" w:rsidR="00754E66" w:rsidRPr="007F5117" w:rsidRDefault="00754E66" w:rsidP="00754E66">
            <w:pPr>
              <w:pStyle w:val="TableTitle"/>
              <w:jc w:val="center"/>
              <w:rPr>
                <w:rFonts w:cs="Arial"/>
                <w:szCs w:val="22"/>
              </w:rPr>
            </w:pPr>
          </w:p>
        </w:tc>
        <w:tc>
          <w:tcPr>
            <w:tcW w:w="1890" w:type="dxa"/>
            <w:vAlign w:val="bottom"/>
          </w:tcPr>
          <w:p w14:paraId="28E654F4" w14:textId="77777777" w:rsidR="00754E66" w:rsidRPr="007F5117" w:rsidRDefault="00754E66" w:rsidP="00754E66">
            <w:pPr>
              <w:pStyle w:val="TableText"/>
              <w:tabs>
                <w:tab w:val="decimal" w:pos="1602"/>
              </w:tabs>
              <w:ind w:left="162" w:right="-198" w:firstLine="0"/>
            </w:pPr>
          </w:p>
        </w:tc>
        <w:tc>
          <w:tcPr>
            <w:tcW w:w="1890" w:type="dxa"/>
            <w:vAlign w:val="bottom"/>
          </w:tcPr>
          <w:p w14:paraId="2755E4F7" w14:textId="77777777" w:rsidR="00754E66" w:rsidRPr="007F5117" w:rsidRDefault="00754E66" w:rsidP="00754E66">
            <w:pPr>
              <w:pStyle w:val="TableText"/>
              <w:tabs>
                <w:tab w:val="decimal" w:pos="1602"/>
              </w:tabs>
              <w:ind w:left="162" w:right="-198" w:firstLine="0"/>
            </w:pPr>
          </w:p>
        </w:tc>
      </w:tr>
      <w:tr w:rsidR="00754E66" w:rsidRPr="007F5117" w14:paraId="2F96EEA4" w14:textId="77777777" w:rsidTr="00406F44">
        <w:tc>
          <w:tcPr>
            <w:tcW w:w="4944" w:type="dxa"/>
            <w:vAlign w:val="bottom"/>
          </w:tcPr>
          <w:p w14:paraId="49341255" w14:textId="77777777" w:rsidR="00754E66" w:rsidRPr="007F5117" w:rsidRDefault="00754E66" w:rsidP="00754E66">
            <w:pPr>
              <w:pStyle w:val="TableText"/>
              <w:rPr>
                <w:rFonts w:cs="Arial"/>
                <w:b/>
                <w:szCs w:val="22"/>
              </w:rPr>
            </w:pPr>
          </w:p>
        </w:tc>
        <w:tc>
          <w:tcPr>
            <w:tcW w:w="630" w:type="dxa"/>
            <w:vAlign w:val="bottom"/>
          </w:tcPr>
          <w:p w14:paraId="6DB03240" w14:textId="77777777" w:rsidR="00754E66" w:rsidRPr="007F5117" w:rsidRDefault="00754E66" w:rsidP="00754E66">
            <w:pPr>
              <w:pStyle w:val="TableTitle"/>
              <w:jc w:val="center"/>
              <w:rPr>
                <w:rFonts w:cs="Arial"/>
                <w:szCs w:val="22"/>
              </w:rPr>
            </w:pPr>
          </w:p>
        </w:tc>
        <w:tc>
          <w:tcPr>
            <w:tcW w:w="1890" w:type="dxa"/>
            <w:vAlign w:val="bottom"/>
          </w:tcPr>
          <w:p w14:paraId="1B84A642" w14:textId="77777777" w:rsidR="00754E66" w:rsidRPr="007F5117" w:rsidRDefault="00754E66" w:rsidP="00754E66">
            <w:pPr>
              <w:pStyle w:val="TableText"/>
              <w:tabs>
                <w:tab w:val="decimal" w:pos="1602"/>
              </w:tabs>
              <w:ind w:left="162" w:right="-198" w:firstLine="0"/>
              <w:rPr>
                <w:sz w:val="14"/>
              </w:rPr>
            </w:pPr>
          </w:p>
        </w:tc>
        <w:tc>
          <w:tcPr>
            <w:tcW w:w="1890" w:type="dxa"/>
            <w:vAlign w:val="bottom"/>
          </w:tcPr>
          <w:p w14:paraId="4AEADFC2" w14:textId="77777777" w:rsidR="00754E66" w:rsidRPr="007F5117" w:rsidRDefault="00754E66" w:rsidP="00754E66">
            <w:pPr>
              <w:pStyle w:val="TableText"/>
              <w:tabs>
                <w:tab w:val="decimal" w:pos="1602"/>
              </w:tabs>
              <w:ind w:left="162" w:right="-198" w:firstLine="0"/>
              <w:rPr>
                <w:sz w:val="14"/>
              </w:rPr>
            </w:pPr>
          </w:p>
        </w:tc>
      </w:tr>
      <w:tr w:rsidR="00754E66" w:rsidRPr="007F5117" w14:paraId="724CA4D5" w14:textId="77777777" w:rsidTr="00406F44">
        <w:tc>
          <w:tcPr>
            <w:tcW w:w="4944" w:type="dxa"/>
            <w:vAlign w:val="bottom"/>
          </w:tcPr>
          <w:p w14:paraId="4C4DE943" w14:textId="3203AD2E" w:rsidR="00754E66" w:rsidRPr="007F5117" w:rsidRDefault="00754E66" w:rsidP="00754E66">
            <w:pPr>
              <w:pStyle w:val="TableText"/>
              <w:rPr>
                <w:rFonts w:cs="Arial"/>
                <w:szCs w:val="22"/>
              </w:rPr>
            </w:pPr>
            <w:r w:rsidRPr="007F5117">
              <w:rPr>
                <w:rFonts w:cs="Arial"/>
                <w:szCs w:val="22"/>
              </w:rPr>
              <w:t>Payment</w:t>
            </w:r>
            <w:ins w:id="58" w:author="Mak, Brian HL" w:date="2022-06-07T10:06:00Z">
              <w:r w:rsidR="00DA7DE5">
                <w:rPr>
                  <w:rFonts w:cs="Arial"/>
                  <w:szCs w:val="22"/>
                </w:rPr>
                <w:t>s</w:t>
              </w:r>
            </w:ins>
            <w:r w:rsidRPr="007F5117">
              <w:rPr>
                <w:rFonts w:cs="Arial"/>
                <w:szCs w:val="22"/>
              </w:rPr>
              <w:t xml:space="preserve"> for purchase of property, plant and equipment</w:t>
            </w:r>
          </w:p>
        </w:tc>
        <w:tc>
          <w:tcPr>
            <w:tcW w:w="630" w:type="dxa"/>
            <w:vAlign w:val="bottom"/>
          </w:tcPr>
          <w:p w14:paraId="63FA8774" w14:textId="77777777" w:rsidR="00754E66" w:rsidRPr="007F5117" w:rsidRDefault="00754E66" w:rsidP="00754E66">
            <w:pPr>
              <w:pStyle w:val="TableTitle"/>
              <w:jc w:val="center"/>
              <w:rPr>
                <w:rFonts w:cs="Arial"/>
                <w:szCs w:val="22"/>
              </w:rPr>
            </w:pPr>
          </w:p>
        </w:tc>
        <w:tc>
          <w:tcPr>
            <w:tcW w:w="1890" w:type="dxa"/>
            <w:vAlign w:val="bottom"/>
          </w:tcPr>
          <w:p w14:paraId="1D2B5E5C" w14:textId="63A347CA" w:rsidR="00754E66" w:rsidRPr="007F5117" w:rsidRDefault="00A73295" w:rsidP="00754E66">
            <w:pPr>
              <w:pStyle w:val="TableText"/>
              <w:tabs>
                <w:tab w:val="decimal" w:pos="1602"/>
              </w:tabs>
              <w:ind w:left="162" w:right="-198" w:firstLine="0"/>
            </w:pPr>
            <w:r>
              <w:t>(6,848)</w:t>
            </w:r>
          </w:p>
        </w:tc>
        <w:tc>
          <w:tcPr>
            <w:tcW w:w="1890" w:type="dxa"/>
            <w:vAlign w:val="bottom"/>
          </w:tcPr>
          <w:p w14:paraId="23CFB482" w14:textId="2721609D" w:rsidR="00754E66" w:rsidRPr="007F5117" w:rsidRDefault="00754E66" w:rsidP="00754E66">
            <w:pPr>
              <w:pStyle w:val="TableText"/>
              <w:tabs>
                <w:tab w:val="decimal" w:pos="1602"/>
              </w:tabs>
              <w:ind w:left="162" w:right="-198" w:firstLine="0"/>
            </w:pPr>
            <w:r>
              <w:t>(5,804)</w:t>
            </w:r>
          </w:p>
        </w:tc>
      </w:tr>
      <w:tr w:rsidR="00754E66" w:rsidRPr="007F5117" w14:paraId="2361318F" w14:textId="77777777" w:rsidTr="00406F44">
        <w:tc>
          <w:tcPr>
            <w:tcW w:w="4944" w:type="dxa"/>
            <w:vAlign w:val="bottom"/>
          </w:tcPr>
          <w:p w14:paraId="3AD09579" w14:textId="77777777" w:rsidR="00754E66" w:rsidRPr="007F5117" w:rsidRDefault="00754E66" w:rsidP="00754E66">
            <w:pPr>
              <w:pStyle w:val="TableText"/>
              <w:rPr>
                <w:szCs w:val="22"/>
              </w:rPr>
            </w:pPr>
          </w:p>
        </w:tc>
        <w:tc>
          <w:tcPr>
            <w:tcW w:w="630" w:type="dxa"/>
            <w:vAlign w:val="bottom"/>
          </w:tcPr>
          <w:p w14:paraId="6F0324F6" w14:textId="77777777" w:rsidR="00754E66" w:rsidRPr="007F5117" w:rsidRDefault="00754E66" w:rsidP="00754E66">
            <w:pPr>
              <w:pStyle w:val="TableTitle"/>
              <w:ind w:left="-108" w:right="-108"/>
              <w:jc w:val="center"/>
              <w:rPr>
                <w:i w:val="0"/>
                <w:szCs w:val="22"/>
              </w:rPr>
            </w:pPr>
          </w:p>
        </w:tc>
        <w:tc>
          <w:tcPr>
            <w:tcW w:w="1890" w:type="dxa"/>
            <w:hideMark/>
          </w:tcPr>
          <w:p w14:paraId="66ADE1AF" w14:textId="77777777"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0" w:type="dxa"/>
            <w:hideMark/>
          </w:tcPr>
          <w:p w14:paraId="37B7DB34" w14:textId="1C43D6B2" w:rsidR="00754E66" w:rsidRPr="007F5117" w:rsidRDefault="00754E66" w:rsidP="00754E66">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754E66" w:rsidRPr="007F5117" w14:paraId="70DA98FC" w14:textId="77777777" w:rsidTr="00406F44">
        <w:tc>
          <w:tcPr>
            <w:tcW w:w="4944" w:type="dxa"/>
            <w:vAlign w:val="bottom"/>
          </w:tcPr>
          <w:p w14:paraId="62B7025B" w14:textId="09748439" w:rsidR="00754E66" w:rsidRPr="007F5117" w:rsidRDefault="00754E66" w:rsidP="00754E66">
            <w:pPr>
              <w:pStyle w:val="TableText"/>
              <w:rPr>
                <w:rFonts w:cs="Arial"/>
                <w:b/>
                <w:szCs w:val="22"/>
              </w:rPr>
            </w:pPr>
            <w:r w:rsidRPr="007F5117">
              <w:rPr>
                <w:rFonts w:cs="Arial"/>
                <w:b/>
                <w:szCs w:val="22"/>
              </w:rPr>
              <w:t>Net cash used in investing activities</w:t>
            </w:r>
          </w:p>
        </w:tc>
        <w:tc>
          <w:tcPr>
            <w:tcW w:w="630" w:type="dxa"/>
            <w:vAlign w:val="bottom"/>
          </w:tcPr>
          <w:p w14:paraId="21E23ADF" w14:textId="77777777" w:rsidR="00754E66" w:rsidRPr="007F5117" w:rsidRDefault="00754E66" w:rsidP="00754E66">
            <w:pPr>
              <w:pStyle w:val="TableTitle"/>
              <w:jc w:val="center"/>
              <w:rPr>
                <w:rFonts w:cs="Arial"/>
                <w:szCs w:val="22"/>
              </w:rPr>
            </w:pPr>
          </w:p>
        </w:tc>
        <w:tc>
          <w:tcPr>
            <w:tcW w:w="1890" w:type="dxa"/>
            <w:vAlign w:val="bottom"/>
          </w:tcPr>
          <w:p w14:paraId="7EF9405E" w14:textId="5B4934E6" w:rsidR="00754E66" w:rsidRPr="007F5117" w:rsidRDefault="00A73295" w:rsidP="00754E66">
            <w:pPr>
              <w:pStyle w:val="TableText"/>
              <w:tabs>
                <w:tab w:val="decimal" w:pos="1602"/>
              </w:tabs>
              <w:ind w:left="162" w:right="-198" w:firstLine="0"/>
            </w:pPr>
            <w:r>
              <w:t>(6,848)</w:t>
            </w:r>
          </w:p>
        </w:tc>
        <w:tc>
          <w:tcPr>
            <w:tcW w:w="1890" w:type="dxa"/>
            <w:vAlign w:val="bottom"/>
          </w:tcPr>
          <w:p w14:paraId="3B2761AA" w14:textId="42F7C4B2" w:rsidR="00754E66" w:rsidRPr="007F5117" w:rsidRDefault="00754E66" w:rsidP="00754E66">
            <w:pPr>
              <w:pStyle w:val="TableText"/>
              <w:tabs>
                <w:tab w:val="decimal" w:pos="1602"/>
              </w:tabs>
              <w:ind w:left="162" w:right="-198" w:firstLine="0"/>
            </w:pPr>
            <w:r>
              <w:t>(5,804)</w:t>
            </w:r>
          </w:p>
        </w:tc>
      </w:tr>
      <w:tr w:rsidR="00754E66" w:rsidRPr="007F5117" w14:paraId="2E3DD452" w14:textId="77777777" w:rsidTr="00406F44">
        <w:tc>
          <w:tcPr>
            <w:tcW w:w="4944" w:type="dxa"/>
            <w:vAlign w:val="bottom"/>
          </w:tcPr>
          <w:p w14:paraId="0D2C00C6" w14:textId="77777777" w:rsidR="00754E66" w:rsidRPr="007F5117" w:rsidRDefault="00754E66" w:rsidP="00754E66">
            <w:pPr>
              <w:pStyle w:val="TableText"/>
              <w:rPr>
                <w:szCs w:val="22"/>
              </w:rPr>
            </w:pPr>
          </w:p>
        </w:tc>
        <w:tc>
          <w:tcPr>
            <w:tcW w:w="630" w:type="dxa"/>
            <w:vAlign w:val="bottom"/>
          </w:tcPr>
          <w:p w14:paraId="6C265DE8" w14:textId="77777777" w:rsidR="00754E66" w:rsidRPr="007F5117" w:rsidRDefault="00754E66" w:rsidP="00754E66">
            <w:pPr>
              <w:pStyle w:val="TableTitle"/>
              <w:ind w:left="-108" w:right="-108"/>
              <w:jc w:val="center"/>
              <w:rPr>
                <w:i w:val="0"/>
                <w:szCs w:val="22"/>
              </w:rPr>
            </w:pPr>
          </w:p>
        </w:tc>
        <w:tc>
          <w:tcPr>
            <w:tcW w:w="1890" w:type="dxa"/>
            <w:hideMark/>
          </w:tcPr>
          <w:p w14:paraId="16ED6D0B" w14:textId="7777777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c>
          <w:tcPr>
            <w:tcW w:w="1890" w:type="dxa"/>
            <w:hideMark/>
          </w:tcPr>
          <w:p w14:paraId="2D7CF7DE" w14:textId="77777777" w:rsidR="00754E66" w:rsidRPr="007F5117" w:rsidRDefault="00754E66" w:rsidP="00754E66">
            <w:pPr>
              <w:pStyle w:val="TableText"/>
              <w:tabs>
                <w:tab w:val="decimal" w:pos="1602"/>
              </w:tabs>
              <w:spacing w:line="140" w:lineRule="exact"/>
              <w:ind w:left="158" w:right="-202" w:firstLine="0"/>
              <w:rPr>
                <w:sz w:val="23"/>
                <w:szCs w:val="23"/>
              </w:rPr>
            </w:pPr>
            <w:r w:rsidRPr="007F5117">
              <w:rPr>
                <w:sz w:val="23"/>
                <w:szCs w:val="23"/>
              </w:rPr>
              <w:t>------------------</w:t>
            </w:r>
          </w:p>
        </w:tc>
      </w:tr>
    </w:tbl>
    <w:p w14:paraId="15070B02" w14:textId="019A2E56" w:rsidR="00176056" w:rsidRPr="007F5117" w:rsidRDefault="00176056">
      <w:pPr>
        <w:pStyle w:val="Heading1"/>
        <w:spacing w:before="0"/>
        <w:rPr>
          <w:rFonts w:cs="Arial"/>
        </w:rPr>
      </w:pPr>
      <w:r w:rsidRPr="007F5117">
        <w:rPr>
          <w:rFonts w:cs="Arial"/>
          <w:lang w:eastAsia="zh-TW"/>
        </w:rPr>
        <w:t>Cash flow statement</w:t>
      </w:r>
      <w:r w:rsidRPr="007F5117">
        <w:rPr>
          <w:rFonts w:cs="Arial"/>
        </w:rPr>
        <w:br/>
        <w:t xml:space="preserve">for the year ended 31 December </w:t>
      </w:r>
      <w:r w:rsidR="00D40DD4" w:rsidRPr="00C469D4">
        <w:rPr>
          <w:rFonts w:cs="Arial"/>
        </w:rPr>
        <w:t>20</w:t>
      </w:r>
      <w:r w:rsidR="00A47D22" w:rsidRPr="007F5117">
        <w:rPr>
          <w:rFonts w:cs="Arial"/>
        </w:rPr>
        <w:t>2</w:t>
      </w:r>
      <w:r w:rsidR="00473ADD">
        <w:rPr>
          <w:rFonts w:cs="Arial"/>
        </w:rPr>
        <w:t>1</w:t>
      </w:r>
      <w:r w:rsidRPr="007F5117">
        <w:rPr>
          <w:rFonts w:cs="Arial"/>
        </w:rPr>
        <w:t xml:space="preserve"> (continued)</w:t>
      </w:r>
    </w:p>
    <w:p w14:paraId="4A3E0E90" w14:textId="77777777" w:rsidR="00176056" w:rsidRPr="007F5117" w:rsidRDefault="00176056">
      <w:pPr>
        <w:pStyle w:val="AppendixHead1"/>
        <w:rPr>
          <w:rFonts w:cs="Arial"/>
        </w:rPr>
      </w:pPr>
      <w:r w:rsidRPr="007F5117">
        <w:rPr>
          <w:rFonts w:cs="Arial"/>
        </w:rPr>
        <w:t>(Expressed in Hong Kong dollars)</w:t>
      </w:r>
    </w:p>
    <w:p w14:paraId="49C1850D" w14:textId="77777777" w:rsidR="00C653DE" w:rsidRPr="007F5117" w:rsidRDefault="00C653DE">
      <w:pPr>
        <w:pStyle w:val="BodyText"/>
        <w:spacing w:before="0"/>
      </w:pPr>
    </w:p>
    <w:p w14:paraId="201A1C4A" w14:textId="77777777" w:rsidR="00730A11" w:rsidRPr="007F5117" w:rsidRDefault="00730A11">
      <w:pPr>
        <w:pStyle w:val="BodyText"/>
        <w:spacing w:before="0"/>
      </w:pPr>
    </w:p>
    <w:tbl>
      <w:tblPr>
        <w:tblW w:w="9358" w:type="dxa"/>
        <w:tblLayout w:type="fixed"/>
        <w:tblLook w:val="01E0" w:firstRow="1" w:lastRow="1" w:firstColumn="1" w:lastColumn="1" w:noHBand="0" w:noVBand="0"/>
      </w:tblPr>
      <w:tblGrid>
        <w:gridCol w:w="4944"/>
        <w:gridCol w:w="630"/>
        <w:gridCol w:w="8"/>
        <w:gridCol w:w="1882"/>
        <w:gridCol w:w="6"/>
        <w:gridCol w:w="1888"/>
      </w:tblGrid>
      <w:tr w:rsidR="00730A11" w:rsidRPr="007F5117" w14:paraId="1C54A1E9" w14:textId="77777777" w:rsidTr="00A73295">
        <w:tc>
          <w:tcPr>
            <w:tcW w:w="4944" w:type="dxa"/>
            <w:vAlign w:val="bottom"/>
          </w:tcPr>
          <w:p w14:paraId="24BC112F" w14:textId="77777777" w:rsidR="00730A11" w:rsidRPr="007F5117" w:rsidRDefault="00730A11">
            <w:pPr>
              <w:pStyle w:val="TableText"/>
              <w:rPr>
                <w:rFonts w:cs="Arial"/>
                <w:szCs w:val="22"/>
              </w:rPr>
            </w:pPr>
          </w:p>
        </w:tc>
        <w:tc>
          <w:tcPr>
            <w:tcW w:w="638" w:type="dxa"/>
            <w:gridSpan w:val="2"/>
            <w:vAlign w:val="bottom"/>
          </w:tcPr>
          <w:p w14:paraId="5DEC0ACB" w14:textId="77777777" w:rsidR="00730A11" w:rsidRPr="007F5117" w:rsidRDefault="00730A11">
            <w:pPr>
              <w:pStyle w:val="TableTitle"/>
              <w:jc w:val="center"/>
              <w:rPr>
                <w:rFonts w:cs="Arial"/>
                <w:szCs w:val="22"/>
              </w:rPr>
            </w:pPr>
          </w:p>
        </w:tc>
        <w:tc>
          <w:tcPr>
            <w:tcW w:w="1888" w:type="dxa"/>
            <w:gridSpan w:val="2"/>
            <w:vAlign w:val="bottom"/>
          </w:tcPr>
          <w:p w14:paraId="4366FBF7" w14:textId="77777777" w:rsidR="00730A11" w:rsidRPr="007F5117" w:rsidRDefault="00730A11">
            <w:pPr>
              <w:pStyle w:val="TableText"/>
              <w:tabs>
                <w:tab w:val="decimal" w:pos="1602"/>
              </w:tabs>
              <w:ind w:left="162" w:right="-198"/>
              <w:rPr>
                <w:i/>
                <w:szCs w:val="22"/>
              </w:rPr>
            </w:pPr>
          </w:p>
        </w:tc>
        <w:tc>
          <w:tcPr>
            <w:tcW w:w="1888" w:type="dxa"/>
            <w:vAlign w:val="bottom"/>
          </w:tcPr>
          <w:p w14:paraId="60DD13FC" w14:textId="77777777" w:rsidR="00730A11" w:rsidRPr="007F5117" w:rsidRDefault="00730A11">
            <w:pPr>
              <w:pStyle w:val="TableText"/>
              <w:tabs>
                <w:tab w:val="decimal" w:pos="1598"/>
              </w:tabs>
              <w:ind w:left="432" w:right="-198"/>
              <w:jc w:val="both"/>
              <w:rPr>
                <w:rFonts w:cs="Arial"/>
                <w:i/>
                <w:szCs w:val="22"/>
              </w:rPr>
            </w:pPr>
          </w:p>
        </w:tc>
      </w:tr>
      <w:tr w:rsidR="00473ADD" w:rsidRPr="007F5117" w14:paraId="22C69BB0" w14:textId="77777777" w:rsidTr="00A73295">
        <w:tc>
          <w:tcPr>
            <w:tcW w:w="4944" w:type="dxa"/>
            <w:vAlign w:val="bottom"/>
          </w:tcPr>
          <w:p w14:paraId="75D428AE" w14:textId="77777777" w:rsidR="00473ADD" w:rsidRPr="007F5117" w:rsidRDefault="00473ADD" w:rsidP="00473ADD">
            <w:pPr>
              <w:pStyle w:val="TableText"/>
              <w:rPr>
                <w:rFonts w:cs="Arial"/>
                <w:szCs w:val="22"/>
              </w:rPr>
            </w:pPr>
          </w:p>
        </w:tc>
        <w:tc>
          <w:tcPr>
            <w:tcW w:w="638" w:type="dxa"/>
            <w:gridSpan w:val="2"/>
            <w:vAlign w:val="bottom"/>
          </w:tcPr>
          <w:p w14:paraId="67298E86" w14:textId="77777777" w:rsidR="00473ADD" w:rsidRPr="007F5117" w:rsidRDefault="00473ADD" w:rsidP="00473ADD">
            <w:pPr>
              <w:pStyle w:val="TableTitle"/>
              <w:jc w:val="center"/>
              <w:rPr>
                <w:rFonts w:cs="Arial"/>
                <w:szCs w:val="22"/>
              </w:rPr>
            </w:pPr>
          </w:p>
        </w:tc>
        <w:tc>
          <w:tcPr>
            <w:tcW w:w="1888" w:type="dxa"/>
            <w:gridSpan w:val="2"/>
            <w:vAlign w:val="bottom"/>
          </w:tcPr>
          <w:p w14:paraId="404D9980" w14:textId="07C7E172" w:rsidR="00473ADD" w:rsidRPr="007F5117" w:rsidRDefault="00473ADD" w:rsidP="00473ADD">
            <w:pPr>
              <w:pStyle w:val="TableTitle"/>
            </w:pPr>
            <w:r w:rsidRPr="00C469D4">
              <w:t>20</w:t>
            </w:r>
            <w:r w:rsidRPr="007F5117">
              <w:t>2</w:t>
            </w:r>
            <w:r>
              <w:t>1</w:t>
            </w:r>
          </w:p>
        </w:tc>
        <w:tc>
          <w:tcPr>
            <w:tcW w:w="1888" w:type="dxa"/>
            <w:vAlign w:val="bottom"/>
          </w:tcPr>
          <w:p w14:paraId="7C068FC6" w14:textId="52F534E0" w:rsidR="00473ADD" w:rsidRPr="007F5117" w:rsidRDefault="00473ADD" w:rsidP="00473ADD">
            <w:pPr>
              <w:pStyle w:val="TableTitle"/>
            </w:pPr>
            <w:r w:rsidRPr="00C469D4">
              <w:t>20</w:t>
            </w:r>
            <w:r w:rsidRPr="007F5117">
              <w:t>20</w:t>
            </w:r>
          </w:p>
        </w:tc>
      </w:tr>
      <w:tr w:rsidR="00473ADD" w:rsidRPr="007F5117" w14:paraId="3B771128" w14:textId="77777777" w:rsidTr="00A73295">
        <w:tc>
          <w:tcPr>
            <w:tcW w:w="4944" w:type="dxa"/>
            <w:vAlign w:val="bottom"/>
          </w:tcPr>
          <w:p w14:paraId="384F730C" w14:textId="77777777" w:rsidR="00473ADD" w:rsidRPr="007F5117" w:rsidRDefault="00473ADD" w:rsidP="00473ADD">
            <w:pPr>
              <w:pStyle w:val="TableText"/>
              <w:rPr>
                <w:rFonts w:cs="Arial"/>
                <w:szCs w:val="22"/>
              </w:rPr>
            </w:pPr>
          </w:p>
        </w:tc>
        <w:tc>
          <w:tcPr>
            <w:tcW w:w="638" w:type="dxa"/>
            <w:gridSpan w:val="2"/>
            <w:vAlign w:val="bottom"/>
          </w:tcPr>
          <w:p w14:paraId="5AFD7178" w14:textId="77777777" w:rsidR="00473ADD" w:rsidRPr="007F5117" w:rsidRDefault="00473ADD" w:rsidP="00473ADD">
            <w:pPr>
              <w:pStyle w:val="TableTitle"/>
              <w:jc w:val="center"/>
              <w:rPr>
                <w:rFonts w:cs="Arial"/>
                <w:szCs w:val="22"/>
              </w:rPr>
            </w:pPr>
          </w:p>
        </w:tc>
        <w:tc>
          <w:tcPr>
            <w:tcW w:w="1888" w:type="dxa"/>
            <w:gridSpan w:val="2"/>
            <w:vAlign w:val="bottom"/>
          </w:tcPr>
          <w:p w14:paraId="47F6E7D4" w14:textId="77777777" w:rsidR="00473ADD" w:rsidRPr="007F5117" w:rsidRDefault="00473ADD" w:rsidP="00473ADD">
            <w:pPr>
              <w:pStyle w:val="TableTitle"/>
              <w:rPr>
                <w:i w:val="0"/>
              </w:rPr>
            </w:pPr>
            <w:r w:rsidRPr="007F5117">
              <w:rPr>
                <w:i w:val="0"/>
              </w:rPr>
              <w:t>$’000</w:t>
            </w:r>
          </w:p>
        </w:tc>
        <w:tc>
          <w:tcPr>
            <w:tcW w:w="1888" w:type="dxa"/>
            <w:vAlign w:val="bottom"/>
          </w:tcPr>
          <w:p w14:paraId="662884AF" w14:textId="54FFDFAD" w:rsidR="00473ADD" w:rsidRPr="007F5117" w:rsidRDefault="00473ADD" w:rsidP="00473ADD">
            <w:pPr>
              <w:pStyle w:val="TableTitle"/>
              <w:rPr>
                <w:i w:val="0"/>
              </w:rPr>
            </w:pPr>
            <w:r w:rsidRPr="007F5117">
              <w:rPr>
                <w:i w:val="0"/>
              </w:rPr>
              <w:t>$’000</w:t>
            </w:r>
          </w:p>
        </w:tc>
      </w:tr>
      <w:tr w:rsidR="00473ADD" w:rsidRPr="007F5117" w14:paraId="0BF9AF71" w14:textId="77777777" w:rsidTr="00A73295">
        <w:tc>
          <w:tcPr>
            <w:tcW w:w="4944" w:type="dxa"/>
            <w:vAlign w:val="bottom"/>
          </w:tcPr>
          <w:p w14:paraId="61D9EE5E" w14:textId="77777777" w:rsidR="00473ADD" w:rsidRPr="007F5117" w:rsidRDefault="00473ADD" w:rsidP="00473ADD">
            <w:pPr>
              <w:pStyle w:val="TableText"/>
              <w:rPr>
                <w:rFonts w:cs="Arial"/>
                <w:b/>
                <w:szCs w:val="22"/>
              </w:rPr>
            </w:pPr>
          </w:p>
        </w:tc>
        <w:tc>
          <w:tcPr>
            <w:tcW w:w="638" w:type="dxa"/>
            <w:gridSpan w:val="2"/>
            <w:vAlign w:val="bottom"/>
          </w:tcPr>
          <w:p w14:paraId="009A66E4" w14:textId="77777777" w:rsidR="00473ADD" w:rsidRPr="007F5117" w:rsidRDefault="00473ADD" w:rsidP="00473ADD">
            <w:pPr>
              <w:pStyle w:val="TableTitle"/>
              <w:jc w:val="center"/>
              <w:rPr>
                <w:rFonts w:cs="Arial"/>
                <w:szCs w:val="22"/>
              </w:rPr>
            </w:pPr>
          </w:p>
        </w:tc>
        <w:tc>
          <w:tcPr>
            <w:tcW w:w="1888" w:type="dxa"/>
            <w:gridSpan w:val="2"/>
            <w:vAlign w:val="bottom"/>
          </w:tcPr>
          <w:p w14:paraId="3E69EB08" w14:textId="77777777" w:rsidR="00473ADD" w:rsidRPr="007F5117" w:rsidRDefault="00473ADD" w:rsidP="00473ADD">
            <w:pPr>
              <w:pStyle w:val="TableText"/>
              <w:tabs>
                <w:tab w:val="decimal" w:pos="1602"/>
              </w:tabs>
              <w:ind w:left="215" w:right="-198" w:firstLine="0"/>
              <w:rPr>
                <w:szCs w:val="22"/>
              </w:rPr>
            </w:pPr>
          </w:p>
        </w:tc>
        <w:tc>
          <w:tcPr>
            <w:tcW w:w="1888" w:type="dxa"/>
            <w:vAlign w:val="bottom"/>
          </w:tcPr>
          <w:p w14:paraId="006A6036" w14:textId="77777777" w:rsidR="00473ADD" w:rsidRPr="007F5117" w:rsidRDefault="00473ADD" w:rsidP="00473ADD">
            <w:pPr>
              <w:pStyle w:val="TableText"/>
              <w:tabs>
                <w:tab w:val="decimal" w:pos="1602"/>
              </w:tabs>
              <w:ind w:left="162" w:right="-198" w:firstLine="0"/>
              <w:rPr>
                <w:szCs w:val="22"/>
              </w:rPr>
            </w:pPr>
          </w:p>
        </w:tc>
      </w:tr>
      <w:tr w:rsidR="00A73295" w:rsidRPr="007F5117" w14:paraId="4CE3D6AB" w14:textId="77777777" w:rsidTr="00A73295">
        <w:tc>
          <w:tcPr>
            <w:tcW w:w="4944" w:type="dxa"/>
            <w:vAlign w:val="bottom"/>
          </w:tcPr>
          <w:p w14:paraId="14B27742" w14:textId="00FBD253" w:rsidR="00A73295" w:rsidRPr="007F5117" w:rsidRDefault="00A73295" w:rsidP="00A73295">
            <w:pPr>
              <w:pStyle w:val="TableText"/>
              <w:rPr>
                <w:rFonts w:cs="Arial"/>
                <w:b/>
                <w:szCs w:val="22"/>
              </w:rPr>
            </w:pPr>
            <w:r w:rsidRPr="00F968AD">
              <w:rPr>
                <w:rFonts w:cs="Arial"/>
                <w:b/>
                <w:bCs/>
                <w:szCs w:val="22"/>
              </w:rPr>
              <w:t>Financing activity</w:t>
            </w:r>
          </w:p>
        </w:tc>
        <w:tc>
          <w:tcPr>
            <w:tcW w:w="630" w:type="dxa"/>
            <w:vAlign w:val="bottom"/>
          </w:tcPr>
          <w:p w14:paraId="1D95D7ED" w14:textId="77777777" w:rsidR="00A73295" w:rsidRPr="007F5117" w:rsidRDefault="00A73295" w:rsidP="00A73295">
            <w:pPr>
              <w:pStyle w:val="TableTitle"/>
              <w:jc w:val="center"/>
              <w:rPr>
                <w:rFonts w:cs="Arial"/>
                <w:szCs w:val="22"/>
              </w:rPr>
            </w:pPr>
          </w:p>
        </w:tc>
        <w:tc>
          <w:tcPr>
            <w:tcW w:w="1890" w:type="dxa"/>
            <w:gridSpan w:val="2"/>
            <w:vAlign w:val="bottom"/>
          </w:tcPr>
          <w:p w14:paraId="18895460" w14:textId="77777777" w:rsidR="00A73295" w:rsidRPr="007F5117" w:rsidRDefault="00A73295" w:rsidP="00A73295">
            <w:pPr>
              <w:pStyle w:val="TableText"/>
              <w:tabs>
                <w:tab w:val="decimal" w:pos="1602"/>
              </w:tabs>
              <w:ind w:left="162" w:right="-198" w:firstLine="0"/>
            </w:pPr>
          </w:p>
        </w:tc>
        <w:tc>
          <w:tcPr>
            <w:tcW w:w="1894" w:type="dxa"/>
            <w:gridSpan w:val="2"/>
            <w:vAlign w:val="bottom"/>
          </w:tcPr>
          <w:p w14:paraId="67769FF8" w14:textId="77777777" w:rsidR="00A73295" w:rsidRPr="007F5117" w:rsidRDefault="00A73295" w:rsidP="00A73295">
            <w:pPr>
              <w:pStyle w:val="TableText"/>
              <w:tabs>
                <w:tab w:val="decimal" w:pos="1602"/>
              </w:tabs>
              <w:ind w:left="162" w:right="-198" w:firstLine="0"/>
            </w:pPr>
          </w:p>
        </w:tc>
      </w:tr>
      <w:tr w:rsidR="00A73295" w:rsidRPr="007F5117" w14:paraId="1BAD465D" w14:textId="77777777" w:rsidTr="00A73295">
        <w:tc>
          <w:tcPr>
            <w:tcW w:w="4944" w:type="dxa"/>
            <w:vAlign w:val="bottom"/>
          </w:tcPr>
          <w:p w14:paraId="5BAF3556" w14:textId="77777777" w:rsidR="00A73295" w:rsidRPr="007F5117" w:rsidRDefault="00A73295" w:rsidP="00C5678E">
            <w:pPr>
              <w:pStyle w:val="TableText"/>
              <w:rPr>
                <w:rFonts w:cs="Arial"/>
                <w:b/>
                <w:szCs w:val="22"/>
              </w:rPr>
            </w:pPr>
          </w:p>
        </w:tc>
        <w:tc>
          <w:tcPr>
            <w:tcW w:w="630" w:type="dxa"/>
            <w:vAlign w:val="bottom"/>
          </w:tcPr>
          <w:p w14:paraId="6B9E0E90" w14:textId="77777777" w:rsidR="00A73295" w:rsidRPr="007F5117" w:rsidRDefault="00A73295" w:rsidP="00C5678E">
            <w:pPr>
              <w:pStyle w:val="TableTitle"/>
              <w:jc w:val="center"/>
              <w:rPr>
                <w:rFonts w:cs="Arial"/>
                <w:szCs w:val="22"/>
              </w:rPr>
            </w:pPr>
          </w:p>
        </w:tc>
        <w:tc>
          <w:tcPr>
            <w:tcW w:w="1890" w:type="dxa"/>
            <w:gridSpan w:val="2"/>
            <w:vAlign w:val="bottom"/>
          </w:tcPr>
          <w:p w14:paraId="29A1A0DA" w14:textId="77777777" w:rsidR="00A73295" w:rsidRPr="007F5117" w:rsidRDefault="00A73295" w:rsidP="00C5678E">
            <w:pPr>
              <w:pStyle w:val="TableText"/>
              <w:tabs>
                <w:tab w:val="decimal" w:pos="1602"/>
              </w:tabs>
              <w:ind w:left="162" w:right="-198" w:firstLine="0"/>
              <w:rPr>
                <w:sz w:val="14"/>
              </w:rPr>
            </w:pPr>
          </w:p>
        </w:tc>
        <w:tc>
          <w:tcPr>
            <w:tcW w:w="1894" w:type="dxa"/>
            <w:gridSpan w:val="2"/>
            <w:vAlign w:val="bottom"/>
          </w:tcPr>
          <w:p w14:paraId="38A48C75" w14:textId="77777777" w:rsidR="00A73295" w:rsidRPr="007F5117" w:rsidRDefault="00A73295" w:rsidP="00C5678E">
            <w:pPr>
              <w:pStyle w:val="TableText"/>
              <w:tabs>
                <w:tab w:val="decimal" w:pos="1602"/>
              </w:tabs>
              <w:ind w:left="162" w:right="-198" w:firstLine="0"/>
              <w:rPr>
                <w:sz w:val="14"/>
              </w:rPr>
            </w:pPr>
          </w:p>
        </w:tc>
      </w:tr>
      <w:tr w:rsidR="00A73295" w:rsidRPr="007F5117" w14:paraId="31154377" w14:textId="77777777" w:rsidTr="00A73295">
        <w:tc>
          <w:tcPr>
            <w:tcW w:w="4944" w:type="dxa"/>
            <w:vAlign w:val="bottom"/>
          </w:tcPr>
          <w:p w14:paraId="617119CD" w14:textId="190DF86B" w:rsidR="00A73295" w:rsidRPr="007F5117" w:rsidRDefault="00A73295" w:rsidP="00A73295">
            <w:pPr>
              <w:pStyle w:val="TableText"/>
              <w:rPr>
                <w:rFonts w:cs="Arial"/>
                <w:szCs w:val="22"/>
              </w:rPr>
            </w:pPr>
            <w:r>
              <w:rPr>
                <w:rFonts w:cs="Arial"/>
                <w:szCs w:val="22"/>
              </w:rPr>
              <w:t>Payment for lease liabilities</w:t>
            </w:r>
            <w:ins w:id="59" w:author="Mak, Brian HL" w:date="2022-06-07T10:07:00Z">
              <w:r w:rsidR="00DA7DE5">
                <w:rPr>
                  <w:rFonts w:cs="Arial"/>
                  <w:szCs w:val="22"/>
                </w:rPr>
                <w:t xml:space="preserve"> (including interest)</w:t>
              </w:r>
            </w:ins>
          </w:p>
        </w:tc>
        <w:tc>
          <w:tcPr>
            <w:tcW w:w="630" w:type="dxa"/>
            <w:vAlign w:val="bottom"/>
          </w:tcPr>
          <w:p w14:paraId="4AF7BA45" w14:textId="77777777" w:rsidR="00A73295" w:rsidRPr="007F5117" w:rsidRDefault="00A73295" w:rsidP="00A73295">
            <w:pPr>
              <w:pStyle w:val="TableTitle"/>
              <w:jc w:val="center"/>
              <w:rPr>
                <w:rFonts w:cs="Arial"/>
                <w:szCs w:val="22"/>
              </w:rPr>
            </w:pPr>
          </w:p>
        </w:tc>
        <w:tc>
          <w:tcPr>
            <w:tcW w:w="1890" w:type="dxa"/>
            <w:gridSpan w:val="2"/>
            <w:vAlign w:val="bottom"/>
          </w:tcPr>
          <w:p w14:paraId="1CB1B904" w14:textId="6D0F34F9" w:rsidR="00A73295" w:rsidRPr="007F5117" w:rsidRDefault="00A73295" w:rsidP="00A73295">
            <w:pPr>
              <w:pStyle w:val="TableText"/>
              <w:tabs>
                <w:tab w:val="decimal" w:pos="1602"/>
              </w:tabs>
              <w:ind w:left="162" w:right="-198" w:firstLine="0"/>
            </w:pPr>
            <w:r>
              <w:t>(239)</w:t>
            </w:r>
          </w:p>
        </w:tc>
        <w:tc>
          <w:tcPr>
            <w:tcW w:w="1894" w:type="dxa"/>
            <w:gridSpan w:val="2"/>
            <w:vAlign w:val="bottom"/>
          </w:tcPr>
          <w:p w14:paraId="6913A106" w14:textId="78A1520D" w:rsidR="00A73295" w:rsidRPr="007F5117" w:rsidRDefault="00A73295" w:rsidP="00A73295">
            <w:pPr>
              <w:pStyle w:val="TableText"/>
              <w:tabs>
                <w:tab w:val="decimal" w:pos="1602"/>
              </w:tabs>
              <w:ind w:left="162" w:right="-198" w:firstLine="0"/>
            </w:pPr>
            <w:r>
              <w:t>-</w:t>
            </w:r>
          </w:p>
        </w:tc>
      </w:tr>
      <w:tr w:rsidR="00A73295" w:rsidRPr="007F5117" w14:paraId="77959896" w14:textId="77777777" w:rsidTr="00A73295">
        <w:tc>
          <w:tcPr>
            <w:tcW w:w="4944" w:type="dxa"/>
            <w:vAlign w:val="bottom"/>
          </w:tcPr>
          <w:p w14:paraId="17C9EF5E" w14:textId="77777777" w:rsidR="00A73295" w:rsidRPr="007F5117" w:rsidRDefault="00A73295" w:rsidP="00A73295">
            <w:pPr>
              <w:pStyle w:val="TableText"/>
              <w:rPr>
                <w:szCs w:val="22"/>
              </w:rPr>
            </w:pPr>
          </w:p>
        </w:tc>
        <w:tc>
          <w:tcPr>
            <w:tcW w:w="630" w:type="dxa"/>
            <w:vAlign w:val="bottom"/>
          </w:tcPr>
          <w:p w14:paraId="38F0B966" w14:textId="77777777" w:rsidR="00A73295" w:rsidRPr="007F5117" w:rsidRDefault="00A73295" w:rsidP="00A73295">
            <w:pPr>
              <w:pStyle w:val="TableTitle"/>
              <w:ind w:left="-108" w:right="-108"/>
              <w:jc w:val="center"/>
              <w:rPr>
                <w:i w:val="0"/>
                <w:szCs w:val="22"/>
              </w:rPr>
            </w:pPr>
          </w:p>
        </w:tc>
        <w:tc>
          <w:tcPr>
            <w:tcW w:w="1890" w:type="dxa"/>
            <w:gridSpan w:val="2"/>
            <w:hideMark/>
          </w:tcPr>
          <w:p w14:paraId="06054624" w14:textId="77777777" w:rsidR="00A73295" w:rsidRPr="007F5117" w:rsidRDefault="00A73295" w:rsidP="00A73295">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94" w:type="dxa"/>
            <w:gridSpan w:val="2"/>
            <w:hideMark/>
          </w:tcPr>
          <w:p w14:paraId="13607C84" w14:textId="77777777" w:rsidR="00A73295" w:rsidRPr="007F5117" w:rsidRDefault="00A73295" w:rsidP="00A73295">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A73295" w:rsidRPr="007F5117" w14:paraId="23CF075D" w14:textId="77777777" w:rsidTr="00A73295">
        <w:tc>
          <w:tcPr>
            <w:tcW w:w="4944" w:type="dxa"/>
            <w:vAlign w:val="bottom"/>
          </w:tcPr>
          <w:p w14:paraId="410B9B04" w14:textId="048A20DC" w:rsidR="00A73295" w:rsidRPr="007F5117" w:rsidRDefault="00A73295" w:rsidP="00DA7DE5">
            <w:pPr>
              <w:pStyle w:val="TableText"/>
              <w:rPr>
                <w:rFonts w:cs="Arial"/>
                <w:b/>
                <w:szCs w:val="22"/>
              </w:rPr>
            </w:pPr>
            <w:r w:rsidRPr="00F968AD">
              <w:rPr>
                <w:rFonts w:cs="Arial"/>
                <w:b/>
                <w:bCs/>
                <w:szCs w:val="22"/>
              </w:rPr>
              <w:t xml:space="preserve">Net cash </w:t>
            </w:r>
            <w:del w:id="60" w:author="Mak, Brian HL" w:date="2022-06-07T10:07:00Z">
              <w:r w:rsidDel="00DA7DE5">
                <w:rPr>
                  <w:rFonts w:cs="Arial"/>
                  <w:b/>
                  <w:bCs/>
                  <w:szCs w:val="22"/>
                </w:rPr>
                <w:delText>(</w:delText>
              </w:r>
            </w:del>
            <w:r>
              <w:rPr>
                <w:rFonts w:cs="Arial"/>
                <w:b/>
                <w:bCs/>
                <w:szCs w:val="22"/>
              </w:rPr>
              <w:t>used in</w:t>
            </w:r>
            <w:del w:id="61" w:author="Mak, Brian HL" w:date="2022-06-07T10:07:00Z">
              <w:r w:rsidDel="00DA7DE5">
                <w:rPr>
                  <w:rFonts w:cs="Arial"/>
                  <w:b/>
                  <w:bCs/>
                  <w:szCs w:val="22"/>
                </w:rPr>
                <w:delText>)/</w:delText>
              </w:r>
              <w:r w:rsidRPr="00F968AD" w:rsidDel="00DA7DE5">
                <w:rPr>
                  <w:rFonts w:cs="Arial"/>
                  <w:b/>
                  <w:bCs/>
                  <w:szCs w:val="22"/>
                </w:rPr>
                <w:delText>generated from</w:delText>
              </w:r>
            </w:del>
            <w:r w:rsidRPr="00F968AD">
              <w:rPr>
                <w:rFonts w:cs="Arial"/>
                <w:b/>
                <w:bCs/>
                <w:szCs w:val="22"/>
              </w:rPr>
              <w:t xml:space="preserve"> financing activity</w:t>
            </w:r>
          </w:p>
        </w:tc>
        <w:tc>
          <w:tcPr>
            <w:tcW w:w="630" w:type="dxa"/>
            <w:vAlign w:val="bottom"/>
          </w:tcPr>
          <w:p w14:paraId="7546D146" w14:textId="77777777" w:rsidR="00A73295" w:rsidRPr="007F5117" w:rsidRDefault="00A73295" w:rsidP="00A73295">
            <w:pPr>
              <w:pStyle w:val="TableTitle"/>
              <w:jc w:val="center"/>
              <w:rPr>
                <w:rFonts w:cs="Arial"/>
                <w:szCs w:val="22"/>
              </w:rPr>
            </w:pPr>
          </w:p>
        </w:tc>
        <w:tc>
          <w:tcPr>
            <w:tcW w:w="1890" w:type="dxa"/>
            <w:gridSpan w:val="2"/>
            <w:vAlign w:val="bottom"/>
          </w:tcPr>
          <w:p w14:paraId="38D76F0E" w14:textId="37A2B185" w:rsidR="00A73295" w:rsidRPr="007F5117" w:rsidRDefault="00A73295" w:rsidP="00A73295">
            <w:pPr>
              <w:pStyle w:val="TableText"/>
              <w:tabs>
                <w:tab w:val="decimal" w:pos="1602"/>
              </w:tabs>
              <w:ind w:left="162" w:right="-198" w:firstLine="0"/>
            </w:pPr>
            <w:r>
              <w:t>(239)</w:t>
            </w:r>
          </w:p>
        </w:tc>
        <w:tc>
          <w:tcPr>
            <w:tcW w:w="1894" w:type="dxa"/>
            <w:gridSpan w:val="2"/>
            <w:vAlign w:val="bottom"/>
          </w:tcPr>
          <w:p w14:paraId="3BCC330B" w14:textId="223CCA32" w:rsidR="00A73295" w:rsidRPr="007F5117" w:rsidRDefault="00A73295" w:rsidP="00A73295">
            <w:pPr>
              <w:pStyle w:val="TableText"/>
              <w:tabs>
                <w:tab w:val="decimal" w:pos="1602"/>
              </w:tabs>
              <w:ind w:left="162" w:right="-198" w:firstLine="0"/>
            </w:pPr>
            <w:r>
              <w:t>-</w:t>
            </w:r>
          </w:p>
        </w:tc>
      </w:tr>
      <w:tr w:rsidR="00A73295" w:rsidRPr="007F5117" w14:paraId="034A4579" w14:textId="77777777" w:rsidTr="00A73295">
        <w:tc>
          <w:tcPr>
            <w:tcW w:w="4944" w:type="dxa"/>
            <w:vAlign w:val="bottom"/>
          </w:tcPr>
          <w:p w14:paraId="585A3082" w14:textId="77777777" w:rsidR="00A73295" w:rsidRPr="007F5117" w:rsidRDefault="00A73295" w:rsidP="00A73295">
            <w:pPr>
              <w:pStyle w:val="TableText"/>
              <w:rPr>
                <w:szCs w:val="22"/>
              </w:rPr>
            </w:pPr>
          </w:p>
        </w:tc>
        <w:tc>
          <w:tcPr>
            <w:tcW w:w="630" w:type="dxa"/>
            <w:vAlign w:val="bottom"/>
          </w:tcPr>
          <w:p w14:paraId="1703CE22" w14:textId="77777777" w:rsidR="00A73295" w:rsidRPr="007F5117" w:rsidRDefault="00A73295" w:rsidP="00A73295">
            <w:pPr>
              <w:pStyle w:val="TableTitle"/>
              <w:ind w:left="-108" w:right="-108"/>
              <w:jc w:val="center"/>
              <w:rPr>
                <w:i w:val="0"/>
                <w:szCs w:val="22"/>
              </w:rPr>
            </w:pPr>
          </w:p>
        </w:tc>
        <w:tc>
          <w:tcPr>
            <w:tcW w:w="1890" w:type="dxa"/>
            <w:gridSpan w:val="2"/>
            <w:hideMark/>
          </w:tcPr>
          <w:p w14:paraId="0807BF34" w14:textId="77777777" w:rsidR="00A73295" w:rsidRPr="007F5117" w:rsidRDefault="00A73295" w:rsidP="00A73295">
            <w:pPr>
              <w:pStyle w:val="TableText"/>
              <w:tabs>
                <w:tab w:val="decimal" w:pos="1602"/>
              </w:tabs>
              <w:spacing w:line="140" w:lineRule="exact"/>
              <w:ind w:left="158" w:right="-202" w:firstLine="0"/>
              <w:rPr>
                <w:sz w:val="23"/>
                <w:szCs w:val="23"/>
              </w:rPr>
            </w:pPr>
            <w:r w:rsidRPr="007F5117">
              <w:rPr>
                <w:sz w:val="23"/>
                <w:szCs w:val="23"/>
              </w:rPr>
              <w:t>------------------</w:t>
            </w:r>
          </w:p>
        </w:tc>
        <w:tc>
          <w:tcPr>
            <w:tcW w:w="1894" w:type="dxa"/>
            <w:gridSpan w:val="2"/>
            <w:hideMark/>
          </w:tcPr>
          <w:p w14:paraId="2C3EE0FE" w14:textId="77777777" w:rsidR="00A73295" w:rsidRPr="007F5117" w:rsidRDefault="00A73295" w:rsidP="00A73295">
            <w:pPr>
              <w:pStyle w:val="TableText"/>
              <w:tabs>
                <w:tab w:val="decimal" w:pos="1602"/>
              </w:tabs>
              <w:spacing w:line="140" w:lineRule="exact"/>
              <w:ind w:left="158" w:right="-202" w:firstLine="0"/>
              <w:rPr>
                <w:sz w:val="23"/>
                <w:szCs w:val="23"/>
              </w:rPr>
            </w:pPr>
            <w:r w:rsidRPr="007F5117">
              <w:rPr>
                <w:sz w:val="23"/>
                <w:szCs w:val="23"/>
              </w:rPr>
              <w:t>------------------</w:t>
            </w:r>
          </w:p>
        </w:tc>
      </w:tr>
      <w:tr w:rsidR="00A73295" w:rsidRPr="007F5117" w14:paraId="50E239EC" w14:textId="77777777" w:rsidTr="00A73295">
        <w:tc>
          <w:tcPr>
            <w:tcW w:w="4944" w:type="dxa"/>
            <w:vAlign w:val="bottom"/>
          </w:tcPr>
          <w:p w14:paraId="04CC41E5" w14:textId="77777777" w:rsidR="00A73295" w:rsidRPr="007F5117" w:rsidRDefault="00A73295" w:rsidP="00A73295">
            <w:pPr>
              <w:pStyle w:val="TableText"/>
              <w:rPr>
                <w:rFonts w:cs="Arial"/>
                <w:b/>
              </w:rPr>
            </w:pPr>
            <w:r w:rsidRPr="007F5117">
              <w:rPr>
                <w:rFonts w:cs="Arial"/>
                <w:b/>
              </w:rPr>
              <w:t>Net decrease in cash and cash equivalents</w:t>
            </w:r>
          </w:p>
        </w:tc>
        <w:tc>
          <w:tcPr>
            <w:tcW w:w="638" w:type="dxa"/>
            <w:gridSpan w:val="2"/>
            <w:vAlign w:val="bottom"/>
          </w:tcPr>
          <w:p w14:paraId="2B08A3E1" w14:textId="77777777" w:rsidR="00A73295" w:rsidRPr="007F5117" w:rsidRDefault="00A73295" w:rsidP="00A73295">
            <w:pPr>
              <w:pStyle w:val="TableTitle"/>
              <w:jc w:val="center"/>
              <w:rPr>
                <w:rFonts w:cs="Arial"/>
              </w:rPr>
            </w:pPr>
          </w:p>
        </w:tc>
        <w:tc>
          <w:tcPr>
            <w:tcW w:w="1888" w:type="dxa"/>
            <w:gridSpan w:val="2"/>
            <w:vAlign w:val="bottom"/>
          </w:tcPr>
          <w:p w14:paraId="0583BAFB" w14:textId="5BB506FF" w:rsidR="00A73295" w:rsidRPr="007F5117" w:rsidRDefault="00A73295" w:rsidP="00A73295">
            <w:pPr>
              <w:pStyle w:val="TableText"/>
              <w:tabs>
                <w:tab w:val="decimal" w:pos="1602"/>
              </w:tabs>
              <w:ind w:left="162" w:right="-198" w:firstLine="0"/>
            </w:pPr>
            <w:r>
              <w:t>8,486</w:t>
            </w:r>
          </w:p>
        </w:tc>
        <w:tc>
          <w:tcPr>
            <w:tcW w:w="1888" w:type="dxa"/>
            <w:vAlign w:val="bottom"/>
          </w:tcPr>
          <w:p w14:paraId="29A8EEE9" w14:textId="4223F457" w:rsidR="00A73295" w:rsidRPr="007F5117" w:rsidRDefault="00A73295" w:rsidP="00A73295">
            <w:pPr>
              <w:pStyle w:val="TableText"/>
              <w:tabs>
                <w:tab w:val="decimal" w:pos="1602"/>
              </w:tabs>
              <w:ind w:left="162" w:right="-198" w:firstLine="0"/>
            </w:pPr>
            <w:r>
              <w:t>(3,080)</w:t>
            </w:r>
          </w:p>
        </w:tc>
      </w:tr>
      <w:tr w:rsidR="00A73295" w:rsidRPr="007F5117" w14:paraId="40AE5C1B" w14:textId="77777777" w:rsidTr="00A73295">
        <w:tc>
          <w:tcPr>
            <w:tcW w:w="4944" w:type="dxa"/>
            <w:vAlign w:val="bottom"/>
          </w:tcPr>
          <w:p w14:paraId="11D4E9B1" w14:textId="77777777" w:rsidR="00A73295" w:rsidRPr="007F5117" w:rsidRDefault="00A73295" w:rsidP="00A73295">
            <w:pPr>
              <w:pStyle w:val="TableText"/>
              <w:rPr>
                <w:rFonts w:cs="Arial"/>
                <w:b/>
                <w:szCs w:val="22"/>
              </w:rPr>
            </w:pPr>
          </w:p>
        </w:tc>
        <w:tc>
          <w:tcPr>
            <w:tcW w:w="638" w:type="dxa"/>
            <w:gridSpan w:val="2"/>
            <w:vAlign w:val="bottom"/>
          </w:tcPr>
          <w:p w14:paraId="3015EA18" w14:textId="77777777" w:rsidR="00A73295" w:rsidRPr="007F5117" w:rsidRDefault="00A73295" w:rsidP="00A73295">
            <w:pPr>
              <w:pStyle w:val="TableTitle"/>
              <w:jc w:val="center"/>
              <w:rPr>
                <w:rFonts w:cs="Arial"/>
                <w:szCs w:val="22"/>
              </w:rPr>
            </w:pPr>
          </w:p>
        </w:tc>
        <w:tc>
          <w:tcPr>
            <w:tcW w:w="1888" w:type="dxa"/>
            <w:gridSpan w:val="2"/>
            <w:vAlign w:val="bottom"/>
          </w:tcPr>
          <w:p w14:paraId="53C25670" w14:textId="77777777" w:rsidR="00A73295" w:rsidRPr="007F5117" w:rsidRDefault="00A73295" w:rsidP="00A73295">
            <w:pPr>
              <w:pStyle w:val="TableText"/>
              <w:tabs>
                <w:tab w:val="decimal" w:pos="1602"/>
              </w:tabs>
              <w:ind w:left="162" w:right="-198" w:firstLine="0"/>
              <w:rPr>
                <w:szCs w:val="22"/>
              </w:rPr>
            </w:pPr>
          </w:p>
        </w:tc>
        <w:tc>
          <w:tcPr>
            <w:tcW w:w="1888" w:type="dxa"/>
            <w:vAlign w:val="bottom"/>
          </w:tcPr>
          <w:p w14:paraId="617AD79C" w14:textId="77777777" w:rsidR="00A73295" w:rsidRPr="007F5117" w:rsidRDefault="00A73295" w:rsidP="00A73295">
            <w:pPr>
              <w:pStyle w:val="TableText"/>
              <w:tabs>
                <w:tab w:val="decimal" w:pos="1602"/>
              </w:tabs>
              <w:ind w:left="162" w:right="-198" w:firstLine="0"/>
              <w:rPr>
                <w:szCs w:val="22"/>
              </w:rPr>
            </w:pPr>
          </w:p>
        </w:tc>
      </w:tr>
      <w:tr w:rsidR="00A73295" w:rsidRPr="007F5117" w14:paraId="7904BCF0" w14:textId="77777777" w:rsidTr="00A73295">
        <w:tc>
          <w:tcPr>
            <w:tcW w:w="4944" w:type="dxa"/>
            <w:vAlign w:val="bottom"/>
          </w:tcPr>
          <w:p w14:paraId="7C1048E1" w14:textId="77777777" w:rsidR="00A73295" w:rsidRPr="007F5117" w:rsidRDefault="00A73295" w:rsidP="00A73295">
            <w:pPr>
              <w:pStyle w:val="TableText"/>
              <w:rPr>
                <w:rFonts w:cs="Arial"/>
                <w:b/>
              </w:rPr>
            </w:pPr>
            <w:r w:rsidRPr="007F5117">
              <w:rPr>
                <w:rFonts w:cs="Arial"/>
                <w:b/>
              </w:rPr>
              <w:t xml:space="preserve">Cash and cash equivalents at 1 January </w:t>
            </w:r>
          </w:p>
        </w:tc>
        <w:tc>
          <w:tcPr>
            <w:tcW w:w="638" w:type="dxa"/>
            <w:gridSpan w:val="2"/>
            <w:vAlign w:val="bottom"/>
          </w:tcPr>
          <w:p w14:paraId="17C8CE1C" w14:textId="77777777" w:rsidR="00A73295" w:rsidRPr="007F5117" w:rsidRDefault="00A73295" w:rsidP="00A73295">
            <w:pPr>
              <w:pStyle w:val="TableTitle"/>
              <w:jc w:val="center"/>
              <w:rPr>
                <w:rFonts w:cs="Arial"/>
              </w:rPr>
            </w:pPr>
          </w:p>
        </w:tc>
        <w:tc>
          <w:tcPr>
            <w:tcW w:w="1888" w:type="dxa"/>
            <w:gridSpan w:val="2"/>
            <w:vAlign w:val="bottom"/>
          </w:tcPr>
          <w:p w14:paraId="0D97D115" w14:textId="599A59EA" w:rsidR="00A73295" w:rsidRPr="007F5117" w:rsidRDefault="00A73295" w:rsidP="00A73295">
            <w:pPr>
              <w:pStyle w:val="TableText"/>
              <w:tabs>
                <w:tab w:val="decimal" w:pos="1598"/>
              </w:tabs>
              <w:ind w:left="432" w:right="-198" w:firstLine="0"/>
              <w:rPr>
                <w:rFonts w:cs="Arial"/>
              </w:rPr>
            </w:pPr>
            <w:r>
              <w:t>1,498</w:t>
            </w:r>
          </w:p>
        </w:tc>
        <w:tc>
          <w:tcPr>
            <w:tcW w:w="1888" w:type="dxa"/>
            <w:vAlign w:val="bottom"/>
          </w:tcPr>
          <w:p w14:paraId="143CBBFE" w14:textId="4DD891A4" w:rsidR="00A73295" w:rsidRPr="007F5117" w:rsidRDefault="00A73295" w:rsidP="00A73295">
            <w:pPr>
              <w:pStyle w:val="TableText"/>
              <w:tabs>
                <w:tab w:val="decimal" w:pos="1598"/>
              </w:tabs>
              <w:ind w:left="432" w:right="-198" w:firstLine="0"/>
              <w:rPr>
                <w:rFonts w:cs="Arial"/>
              </w:rPr>
            </w:pPr>
            <w:r w:rsidRPr="007F5117">
              <w:t>4,578</w:t>
            </w:r>
          </w:p>
        </w:tc>
      </w:tr>
      <w:tr w:rsidR="00A73295" w:rsidRPr="007F5117" w14:paraId="15669C84" w14:textId="77777777" w:rsidTr="00A73295">
        <w:tc>
          <w:tcPr>
            <w:tcW w:w="4944" w:type="dxa"/>
            <w:vAlign w:val="bottom"/>
          </w:tcPr>
          <w:p w14:paraId="45D12FD5" w14:textId="77777777" w:rsidR="00A73295" w:rsidRPr="007F5117" w:rsidRDefault="00A73295" w:rsidP="00A73295">
            <w:pPr>
              <w:pStyle w:val="TableText"/>
              <w:rPr>
                <w:szCs w:val="22"/>
              </w:rPr>
            </w:pPr>
          </w:p>
        </w:tc>
        <w:tc>
          <w:tcPr>
            <w:tcW w:w="638" w:type="dxa"/>
            <w:gridSpan w:val="2"/>
            <w:vAlign w:val="bottom"/>
          </w:tcPr>
          <w:p w14:paraId="0524E6E8" w14:textId="77777777" w:rsidR="00A73295" w:rsidRPr="007F5117" w:rsidRDefault="00A73295" w:rsidP="00A73295">
            <w:pPr>
              <w:pStyle w:val="TableTitle"/>
              <w:ind w:left="-108" w:right="-108"/>
              <w:jc w:val="center"/>
              <w:rPr>
                <w:i w:val="0"/>
                <w:szCs w:val="22"/>
              </w:rPr>
            </w:pPr>
          </w:p>
        </w:tc>
        <w:tc>
          <w:tcPr>
            <w:tcW w:w="1888" w:type="dxa"/>
            <w:gridSpan w:val="2"/>
            <w:hideMark/>
          </w:tcPr>
          <w:p w14:paraId="73BB14AA" w14:textId="77777777" w:rsidR="00A73295" w:rsidRPr="007F5117" w:rsidRDefault="00A73295" w:rsidP="00A73295">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c>
          <w:tcPr>
            <w:tcW w:w="1888" w:type="dxa"/>
            <w:hideMark/>
          </w:tcPr>
          <w:p w14:paraId="6B14BB69" w14:textId="38253F18" w:rsidR="00A73295" w:rsidRPr="007F5117" w:rsidRDefault="00A73295" w:rsidP="00A73295">
            <w:pPr>
              <w:pStyle w:val="TableText"/>
              <w:tabs>
                <w:tab w:val="decimal" w:pos="1602"/>
                <w:tab w:val="right" w:pos="1872"/>
              </w:tabs>
              <w:spacing w:line="160" w:lineRule="exact"/>
              <w:ind w:left="213" w:right="-198" w:firstLine="0"/>
              <w:rPr>
                <w:sz w:val="24"/>
                <w:u w:val="single"/>
                <w:vertAlign w:val="superscript"/>
              </w:rPr>
            </w:pPr>
            <w:r w:rsidRPr="007F5117">
              <w:rPr>
                <w:sz w:val="24"/>
                <w:u w:val="single"/>
                <w:vertAlign w:val="superscript"/>
              </w:rPr>
              <w:tab/>
            </w:r>
          </w:p>
        </w:tc>
      </w:tr>
      <w:tr w:rsidR="00A73295" w:rsidRPr="007F5117" w14:paraId="2A450A4B" w14:textId="77777777" w:rsidTr="00A73295">
        <w:trPr>
          <w:trHeight w:val="97"/>
        </w:trPr>
        <w:tc>
          <w:tcPr>
            <w:tcW w:w="4944" w:type="dxa"/>
            <w:vAlign w:val="bottom"/>
          </w:tcPr>
          <w:p w14:paraId="1C8F20B0" w14:textId="77777777" w:rsidR="00A73295" w:rsidRPr="007F5117" w:rsidRDefault="00A73295" w:rsidP="00A73295">
            <w:pPr>
              <w:pStyle w:val="TableText"/>
              <w:rPr>
                <w:rFonts w:cs="Arial"/>
                <w:b/>
              </w:rPr>
            </w:pPr>
            <w:r w:rsidRPr="007F5117">
              <w:rPr>
                <w:rFonts w:cs="Arial"/>
                <w:b/>
              </w:rPr>
              <w:t>Cash and cash equivalents at 31 December, representing cash and bank balances</w:t>
            </w:r>
          </w:p>
        </w:tc>
        <w:tc>
          <w:tcPr>
            <w:tcW w:w="638" w:type="dxa"/>
            <w:gridSpan w:val="2"/>
            <w:vAlign w:val="bottom"/>
          </w:tcPr>
          <w:p w14:paraId="39E5C446" w14:textId="77777777" w:rsidR="00A73295" w:rsidRPr="007F5117" w:rsidRDefault="00A73295" w:rsidP="00A73295">
            <w:pPr>
              <w:pStyle w:val="TableTitle"/>
              <w:jc w:val="center"/>
              <w:rPr>
                <w:rFonts w:cs="Arial"/>
              </w:rPr>
            </w:pPr>
          </w:p>
        </w:tc>
        <w:tc>
          <w:tcPr>
            <w:tcW w:w="1888" w:type="dxa"/>
            <w:gridSpan w:val="2"/>
            <w:vAlign w:val="bottom"/>
          </w:tcPr>
          <w:p w14:paraId="3EA77E15" w14:textId="579273BF" w:rsidR="00A73295" w:rsidRPr="007F5117" w:rsidRDefault="00A73295" w:rsidP="00A73295">
            <w:pPr>
              <w:pStyle w:val="TableText"/>
              <w:tabs>
                <w:tab w:val="decimal" w:pos="1602"/>
              </w:tabs>
              <w:ind w:left="162" w:right="-198" w:firstLine="0"/>
            </w:pPr>
            <w:r>
              <w:t>9,984</w:t>
            </w:r>
          </w:p>
        </w:tc>
        <w:tc>
          <w:tcPr>
            <w:tcW w:w="1888" w:type="dxa"/>
            <w:vAlign w:val="bottom"/>
          </w:tcPr>
          <w:p w14:paraId="3A9CBE80" w14:textId="75BAECC6" w:rsidR="00A73295" w:rsidRPr="007F5117" w:rsidRDefault="00A73295" w:rsidP="00A73295">
            <w:pPr>
              <w:pStyle w:val="TableText"/>
              <w:tabs>
                <w:tab w:val="decimal" w:pos="1602"/>
              </w:tabs>
              <w:ind w:left="162" w:right="-198" w:firstLine="0"/>
            </w:pPr>
            <w:r>
              <w:t>1,498</w:t>
            </w:r>
          </w:p>
        </w:tc>
      </w:tr>
      <w:tr w:rsidR="00A73295" w:rsidRPr="007F5117" w14:paraId="4662029A" w14:textId="77777777" w:rsidTr="00A73295">
        <w:tc>
          <w:tcPr>
            <w:tcW w:w="4944" w:type="dxa"/>
            <w:vAlign w:val="bottom"/>
          </w:tcPr>
          <w:p w14:paraId="35A8B843" w14:textId="77777777" w:rsidR="00A73295" w:rsidRPr="007F5117" w:rsidRDefault="00A73295" w:rsidP="00A73295">
            <w:pPr>
              <w:pStyle w:val="TableText"/>
              <w:rPr>
                <w:szCs w:val="22"/>
              </w:rPr>
            </w:pPr>
          </w:p>
        </w:tc>
        <w:tc>
          <w:tcPr>
            <w:tcW w:w="638" w:type="dxa"/>
            <w:gridSpan w:val="2"/>
            <w:vAlign w:val="bottom"/>
          </w:tcPr>
          <w:p w14:paraId="24B1B417" w14:textId="77777777" w:rsidR="00A73295" w:rsidRPr="007F5117" w:rsidRDefault="00A73295" w:rsidP="00A73295">
            <w:pPr>
              <w:pStyle w:val="TableTitle"/>
              <w:ind w:left="-108" w:right="-108"/>
              <w:jc w:val="center"/>
              <w:rPr>
                <w:i w:val="0"/>
                <w:szCs w:val="22"/>
              </w:rPr>
            </w:pPr>
          </w:p>
        </w:tc>
        <w:tc>
          <w:tcPr>
            <w:tcW w:w="1888" w:type="dxa"/>
            <w:gridSpan w:val="2"/>
            <w:hideMark/>
          </w:tcPr>
          <w:p w14:paraId="50569059" w14:textId="77777777" w:rsidR="00A73295" w:rsidRPr="007F5117" w:rsidRDefault="00A73295" w:rsidP="00A73295">
            <w:pPr>
              <w:pStyle w:val="TableText"/>
              <w:tabs>
                <w:tab w:val="decimal" w:pos="1602"/>
                <w:tab w:val="right" w:pos="1872"/>
              </w:tabs>
              <w:spacing w:line="160" w:lineRule="exact"/>
              <w:ind w:left="213" w:right="-198" w:firstLine="0"/>
              <w:rPr>
                <w:sz w:val="24"/>
                <w:u w:val="double"/>
                <w:vertAlign w:val="superscript"/>
              </w:rPr>
            </w:pPr>
            <w:r w:rsidRPr="007F5117">
              <w:rPr>
                <w:sz w:val="24"/>
                <w:u w:val="double"/>
                <w:vertAlign w:val="superscript"/>
              </w:rPr>
              <w:tab/>
            </w:r>
          </w:p>
        </w:tc>
        <w:tc>
          <w:tcPr>
            <w:tcW w:w="1888" w:type="dxa"/>
            <w:hideMark/>
          </w:tcPr>
          <w:p w14:paraId="23EC96CD" w14:textId="77777777" w:rsidR="00A73295" w:rsidRPr="007F5117" w:rsidRDefault="00A73295" w:rsidP="00A73295">
            <w:pPr>
              <w:pStyle w:val="TableText"/>
              <w:tabs>
                <w:tab w:val="decimal" w:pos="1602"/>
                <w:tab w:val="right" w:pos="1872"/>
              </w:tabs>
              <w:spacing w:line="160" w:lineRule="exact"/>
              <w:ind w:left="213" w:right="-198" w:firstLine="0"/>
              <w:rPr>
                <w:sz w:val="24"/>
                <w:u w:val="single"/>
                <w:vertAlign w:val="superscript"/>
              </w:rPr>
            </w:pPr>
            <w:r w:rsidRPr="007F5117">
              <w:rPr>
                <w:sz w:val="24"/>
                <w:u w:val="double"/>
                <w:vertAlign w:val="superscript"/>
              </w:rPr>
              <w:tab/>
            </w:r>
          </w:p>
        </w:tc>
      </w:tr>
    </w:tbl>
    <w:p w14:paraId="390A9667" w14:textId="77777777" w:rsidR="00A76096" w:rsidRPr="007F5117" w:rsidRDefault="00A76096">
      <w:pPr>
        <w:pStyle w:val="BodyText"/>
        <w:spacing w:before="0"/>
      </w:pPr>
    </w:p>
    <w:p w14:paraId="6638B9B1" w14:textId="77777777" w:rsidR="00A76096" w:rsidRPr="007F5117" w:rsidRDefault="00A76096">
      <w:pPr>
        <w:pStyle w:val="BodyText"/>
        <w:spacing w:before="0"/>
        <w:rPr>
          <w:lang w:val="en-GB"/>
        </w:rPr>
      </w:pPr>
    </w:p>
    <w:p w14:paraId="2938B80F" w14:textId="77777777" w:rsidR="007C7656" w:rsidRPr="007F5117" w:rsidRDefault="007C7656">
      <w:pPr>
        <w:pStyle w:val="BodyText"/>
        <w:spacing w:before="0"/>
        <w:rPr>
          <w:lang w:val="en-GB"/>
        </w:rPr>
      </w:pPr>
    </w:p>
    <w:p w14:paraId="7FF9DB7B" w14:textId="77777777" w:rsidR="004B7167" w:rsidRPr="007F5117" w:rsidRDefault="004B7167">
      <w:pPr>
        <w:pStyle w:val="BodyText"/>
        <w:spacing w:before="0"/>
        <w:rPr>
          <w:lang w:val="en-GB"/>
        </w:rPr>
      </w:pPr>
    </w:p>
    <w:p w14:paraId="2F65FB31" w14:textId="77777777" w:rsidR="004B7167" w:rsidRPr="007F5117" w:rsidRDefault="004B7167">
      <w:pPr>
        <w:pStyle w:val="BodyText"/>
        <w:spacing w:before="0"/>
        <w:rPr>
          <w:lang w:val="en-GB"/>
        </w:rPr>
      </w:pPr>
    </w:p>
    <w:p w14:paraId="766243DD" w14:textId="77777777" w:rsidR="004B7167" w:rsidRPr="007F5117" w:rsidRDefault="004B7167">
      <w:pPr>
        <w:pStyle w:val="BodyText"/>
        <w:spacing w:before="0"/>
        <w:rPr>
          <w:lang w:val="en-GB"/>
        </w:rPr>
      </w:pPr>
    </w:p>
    <w:p w14:paraId="32D276EA" w14:textId="77777777" w:rsidR="007C7656" w:rsidRPr="007F5117" w:rsidRDefault="007C7656">
      <w:pPr>
        <w:pStyle w:val="BodyText"/>
        <w:spacing w:before="0"/>
        <w:rPr>
          <w:lang w:val="en-GB"/>
        </w:rPr>
      </w:pPr>
    </w:p>
    <w:p w14:paraId="4F28ABC6" w14:textId="77777777" w:rsidR="0089050C" w:rsidRPr="007F5117" w:rsidRDefault="0089050C">
      <w:pPr>
        <w:pStyle w:val="BodyText"/>
        <w:spacing w:before="0"/>
        <w:rPr>
          <w:lang w:val="en-GB"/>
        </w:rPr>
      </w:pPr>
    </w:p>
    <w:p w14:paraId="6652B0AE" w14:textId="77777777" w:rsidR="0089050C" w:rsidRPr="007F5117" w:rsidRDefault="0089050C">
      <w:pPr>
        <w:pStyle w:val="BodyText"/>
        <w:spacing w:before="0"/>
        <w:rPr>
          <w:lang w:val="en-GB"/>
        </w:rPr>
      </w:pPr>
    </w:p>
    <w:p w14:paraId="0D50F6AE" w14:textId="77777777" w:rsidR="0089050C" w:rsidRPr="007F5117" w:rsidRDefault="0089050C">
      <w:pPr>
        <w:pStyle w:val="BodyText"/>
        <w:spacing w:before="0"/>
        <w:rPr>
          <w:lang w:val="en-GB"/>
        </w:rPr>
      </w:pPr>
    </w:p>
    <w:p w14:paraId="76142129" w14:textId="77777777" w:rsidR="0089050C" w:rsidRPr="007F5117" w:rsidRDefault="0089050C">
      <w:pPr>
        <w:pStyle w:val="BodyText"/>
        <w:spacing w:before="0"/>
        <w:rPr>
          <w:lang w:val="en-GB"/>
        </w:rPr>
      </w:pPr>
    </w:p>
    <w:p w14:paraId="7D492BAF" w14:textId="77777777" w:rsidR="0089050C" w:rsidRPr="007F5117" w:rsidRDefault="0089050C">
      <w:pPr>
        <w:pStyle w:val="BodyText"/>
        <w:spacing w:before="0"/>
        <w:rPr>
          <w:lang w:val="en-GB"/>
        </w:rPr>
      </w:pPr>
    </w:p>
    <w:p w14:paraId="7B1DDA46" w14:textId="77777777" w:rsidR="0089050C" w:rsidRPr="007F5117" w:rsidRDefault="0089050C">
      <w:pPr>
        <w:pStyle w:val="BodyText"/>
        <w:spacing w:before="0"/>
        <w:rPr>
          <w:lang w:val="en-GB"/>
        </w:rPr>
      </w:pPr>
    </w:p>
    <w:p w14:paraId="434B9974" w14:textId="77777777" w:rsidR="0089050C" w:rsidRPr="007F5117" w:rsidRDefault="0089050C">
      <w:pPr>
        <w:pStyle w:val="BodyText"/>
        <w:spacing w:before="0"/>
        <w:rPr>
          <w:lang w:val="en-GB"/>
        </w:rPr>
      </w:pPr>
    </w:p>
    <w:p w14:paraId="464AD1E1" w14:textId="77777777" w:rsidR="0089050C" w:rsidRPr="007F5117" w:rsidRDefault="0089050C">
      <w:pPr>
        <w:pStyle w:val="BodyText"/>
        <w:spacing w:before="0"/>
        <w:rPr>
          <w:lang w:val="en-GB"/>
        </w:rPr>
      </w:pPr>
    </w:p>
    <w:p w14:paraId="3F627D4E" w14:textId="77777777" w:rsidR="0089050C" w:rsidRPr="007F5117" w:rsidRDefault="0089050C">
      <w:pPr>
        <w:pStyle w:val="BodyText"/>
        <w:spacing w:before="0"/>
        <w:rPr>
          <w:lang w:val="en-GB"/>
        </w:rPr>
      </w:pPr>
    </w:p>
    <w:p w14:paraId="406DE7A3" w14:textId="77777777" w:rsidR="0089050C" w:rsidRPr="007F5117" w:rsidRDefault="0089050C">
      <w:pPr>
        <w:pStyle w:val="BodyText"/>
        <w:spacing w:before="0"/>
        <w:rPr>
          <w:lang w:val="en-GB"/>
        </w:rPr>
      </w:pPr>
    </w:p>
    <w:p w14:paraId="535C2AEF" w14:textId="77777777" w:rsidR="0089050C" w:rsidRPr="007F5117" w:rsidRDefault="0089050C">
      <w:pPr>
        <w:pStyle w:val="BodyText"/>
        <w:spacing w:before="0"/>
        <w:rPr>
          <w:lang w:val="en-GB"/>
        </w:rPr>
      </w:pPr>
    </w:p>
    <w:p w14:paraId="45D1B567" w14:textId="286F546C" w:rsidR="0089050C" w:rsidRDefault="0089050C">
      <w:pPr>
        <w:pStyle w:val="BodyText"/>
        <w:spacing w:before="0"/>
        <w:rPr>
          <w:lang w:val="en-GB"/>
        </w:rPr>
      </w:pPr>
    </w:p>
    <w:p w14:paraId="52066FED" w14:textId="5C00B5E1" w:rsidR="00A73295" w:rsidRDefault="00A73295">
      <w:pPr>
        <w:pStyle w:val="BodyText"/>
        <w:spacing w:before="0"/>
        <w:rPr>
          <w:lang w:val="en-GB"/>
        </w:rPr>
      </w:pPr>
    </w:p>
    <w:p w14:paraId="224E7053" w14:textId="77777777" w:rsidR="00A73295" w:rsidRPr="007F5117" w:rsidRDefault="00A73295">
      <w:pPr>
        <w:pStyle w:val="BodyText"/>
        <w:spacing w:before="0"/>
        <w:rPr>
          <w:lang w:val="en-GB"/>
        </w:rPr>
      </w:pPr>
    </w:p>
    <w:p w14:paraId="1928FAF9" w14:textId="77777777" w:rsidR="00BE6B1B" w:rsidRPr="007F5117" w:rsidRDefault="00BE6B1B">
      <w:pPr>
        <w:pStyle w:val="BodyText"/>
        <w:spacing w:before="0"/>
        <w:rPr>
          <w:lang w:val="en-GB"/>
        </w:rPr>
      </w:pPr>
    </w:p>
    <w:p w14:paraId="5430F208" w14:textId="77777777" w:rsidR="00BE6B1B" w:rsidRPr="007F5117" w:rsidRDefault="00BE6B1B">
      <w:pPr>
        <w:pStyle w:val="BodyText"/>
        <w:spacing w:before="0"/>
        <w:rPr>
          <w:lang w:val="en-GB"/>
        </w:rPr>
      </w:pPr>
    </w:p>
    <w:p w14:paraId="74C1F2FF" w14:textId="77777777" w:rsidR="00BE6B1B" w:rsidRPr="007F5117" w:rsidRDefault="00BE6B1B">
      <w:pPr>
        <w:pStyle w:val="BodyText"/>
        <w:spacing w:before="0"/>
        <w:rPr>
          <w:lang w:val="en-GB"/>
        </w:rPr>
      </w:pPr>
    </w:p>
    <w:p w14:paraId="4F941586" w14:textId="77777777" w:rsidR="00D94A66" w:rsidRPr="007F5117" w:rsidRDefault="00D94A66">
      <w:pPr>
        <w:pStyle w:val="BodyText"/>
        <w:spacing w:before="0"/>
        <w:rPr>
          <w:lang w:val="en-GB"/>
        </w:rPr>
      </w:pPr>
    </w:p>
    <w:p w14:paraId="7F0A9D4D" w14:textId="77777777" w:rsidR="00D94A66" w:rsidRPr="007F5117" w:rsidRDefault="00D94A66">
      <w:pPr>
        <w:pStyle w:val="BodyText"/>
        <w:spacing w:before="0"/>
        <w:rPr>
          <w:lang w:val="en-GB"/>
        </w:rPr>
      </w:pPr>
    </w:p>
    <w:p w14:paraId="55419B31" w14:textId="77777777" w:rsidR="00D94A66" w:rsidRPr="007F5117" w:rsidRDefault="00D94A66">
      <w:pPr>
        <w:pStyle w:val="BodyText"/>
        <w:spacing w:before="0"/>
        <w:rPr>
          <w:lang w:val="en-GB"/>
        </w:rPr>
      </w:pPr>
    </w:p>
    <w:p w14:paraId="50EB8955" w14:textId="77777777" w:rsidR="0089050C" w:rsidRPr="007F5117" w:rsidRDefault="0089050C">
      <w:pPr>
        <w:pStyle w:val="BodyText"/>
        <w:spacing w:before="0"/>
        <w:rPr>
          <w:lang w:val="en-GB"/>
        </w:rPr>
      </w:pPr>
    </w:p>
    <w:p w14:paraId="62F99CF4" w14:textId="1E500534" w:rsidR="00176056" w:rsidRPr="007F5117" w:rsidRDefault="00CF5F1E">
      <w:pPr>
        <w:pStyle w:val="BodyText"/>
        <w:spacing w:before="0"/>
        <w:rPr>
          <w:lang w:val="en-GB"/>
        </w:rPr>
      </w:pPr>
      <w:r>
        <w:rPr>
          <w:lang w:val="en-GB"/>
        </w:rPr>
        <w:t>The notes on pages 13 to 3</w:t>
      </w:r>
      <w:r w:rsidR="00A73295">
        <w:rPr>
          <w:lang w:val="en-GB"/>
        </w:rPr>
        <w:t>3</w:t>
      </w:r>
      <w:r>
        <w:rPr>
          <w:lang w:val="en-GB"/>
        </w:rPr>
        <w:t xml:space="preserve"> form part of these financial statements.</w:t>
      </w:r>
    </w:p>
    <w:p w14:paraId="1D073667" w14:textId="77777777" w:rsidR="00176056" w:rsidRPr="007F5117" w:rsidRDefault="00176056">
      <w:pPr>
        <w:pStyle w:val="Heading1"/>
        <w:spacing w:before="0"/>
        <w:rPr>
          <w:rFonts w:cs="Arial"/>
          <w:lang w:eastAsia="zh-TW"/>
        </w:rPr>
      </w:pPr>
      <w:r w:rsidRPr="007F5117">
        <w:rPr>
          <w:rFonts w:cs="Arial"/>
          <w:lang w:eastAsia="zh-TW"/>
        </w:rPr>
        <w:t>Notes to the financial statements</w:t>
      </w:r>
    </w:p>
    <w:p w14:paraId="38BEC743" w14:textId="77777777" w:rsidR="00176056" w:rsidRPr="007F5117" w:rsidRDefault="00176056">
      <w:pPr>
        <w:pStyle w:val="AppendixHead1"/>
        <w:rPr>
          <w:rFonts w:cs="Arial"/>
          <w:lang w:val="en-GB"/>
        </w:rPr>
      </w:pPr>
      <w:r w:rsidRPr="007F5117">
        <w:rPr>
          <w:rFonts w:cs="Arial"/>
          <w:lang w:val="en-GB"/>
        </w:rPr>
        <w:t>(Expressed in Hong Kong dollars unless otherwise indicated)</w:t>
      </w:r>
    </w:p>
    <w:p w14:paraId="09EF37E0" w14:textId="77777777" w:rsidR="00176056" w:rsidRPr="007F5117" w:rsidRDefault="00176056">
      <w:pPr>
        <w:pStyle w:val="BodyText"/>
        <w:spacing w:before="0"/>
        <w:rPr>
          <w:lang w:val="en-GB"/>
        </w:rPr>
      </w:pPr>
    </w:p>
    <w:p w14:paraId="393F3A62" w14:textId="77777777" w:rsidR="00A76096" w:rsidRPr="007F5117" w:rsidRDefault="00A76096">
      <w:pPr>
        <w:pStyle w:val="BodyText"/>
        <w:spacing w:before="0"/>
        <w:rPr>
          <w:lang w:val="en-GB"/>
        </w:rPr>
      </w:pPr>
    </w:p>
    <w:p w14:paraId="49AF894F" w14:textId="77777777" w:rsidR="00A76096" w:rsidRPr="007F5117" w:rsidRDefault="00A76096">
      <w:pPr>
        <w:pStyle w:val="BodyText"/>
        <w:spacing w:before="0"/>
        <w:rPr>
          <w:lang w:val="en-GB"/>
        </w:rPr>
      </w:pPr>
    </w:p>
    <w:p w14:paraId="6E336F04" w14:textId="77777777" w:rsidR="00176056" w:rsidRPr="007F5117" w:rsidRDefault="00176056">
      <w:pPr>
        <w:pStyle w:val="Heading2"/>
        <w:spacing w:before="0"/>
        <w:rPr>
          <w:rFonts w:cs="Arial"/>
        </w:rPr>
      </w:pPr>
      <w:r w:rsidRPr="007F5117">
        <w:rPr>
          <w:rFonts w:cs="Arial"/>
        </w:rPr>
        <w:t>1</w:t>
      </w:r>
      <w:r w:rsidRPr="007F5117">
        <w:rPr>
          <w:rFonts w:cs="Arial"/>
        </w:rPr>
        <w:tab/>
        <w:t>General</w:t>
      </w:r>
    </w:p>
    <w:p w14:paraId="4636EC0E" w14:textId="77777777" w:rsidR="00A76096" w:rsidRPr="007F5117" w:rsidRDefault="00A76096">
      <w:pPr>
        <w:pStyle w:val="BodyText"/>
        <w:spacing w:before="0"/>
        <w:rPr>
          <w:lang w:val="en-GB"/>
        </w:rPr>
      </w:pPr>
    </w:p>
    <w:p w14:paraId="440ABBD0" w14:textId="3942358D" w:rsidR="00176056" w:rsidRPr="007F5117" w:rsidRDefault="00176056">
      <w:pPr>
        <w:pStyle w:val="BodyText"/>
        <w:spacing w:before="0"/>
        <w:rPr>
          <w:lang w:val="en-GB"/>
        </w:rPr>
      </w:pPr>
      <w:proofErr w:type="spellStart"/>
      <w:r w:rsidRPr="007F5117">
        <w:rPr>
          <w:lang w:val="en-GB"/>
        </w:rPr>
        <w:t>Moov</w:t>
      </w:r>
      <w:proofErr w:type="spellEnd"/>
      <w:r w:rsidRPr="007F5117">
        <w:rPr>
          <w:lang w:val="en-GB"/>
        </w:rPr>
        <w:t xml:space="preserve"> (Hong Kong) Limited (the “Company”) is a limited liability company incorporated in </w:t>
      </w:r>
      <w:del w:id="62" w:author="Mak, Brian HL" w:date="2022-06-07T10:08:00Z">
        <w:r w:rsidRPr="007F5117" w:rsidDel="00DA7DE5">
          <w:rPr>
            <w:lang w:val="en-GB"/>
          </w:rPr>
          <w:delText>Hong Kong</w:delText>
        </w:r>
      </w:del>
      <w:ins w:id="63" w:author="Mak, Brian HL" w:date="2022-06-07T10:08:00Z">
        <w:r w:rsidR="00DA7DE5">
          <w:rPr>
            <w:lang w:val="en-GB"/>
          </w:rPr>
          <w:t>the Hong Kong Special Administrative Region (“Hong Kong”)</w:t>
        </w:r>
      </w:ins>
      <w:r w:rsidR="00D94A66" w:rsidRPr="007F5117">
        <w:rPr>
          <w:lang w:val="en-GB"/>
        </w:rPr>
        <w:t xml:space="preserve">.  </w:t>
      </w:r>
      <w:r w:rsidRPr="007F5117">
        <w:rPr>
          <w:lang w:val="en-GB"/>
        </w:rPr>
        <w:t xml:space="preserve">The Company has its registered office at 41st Floor, PCCW Tower, </w:t>
      </w:r>
      <w:proofErr w:type="spellStart"/>
      <w:r w:rsidRPr="007F5117">
        <w:rPr>
          <w:lang w:val="en-GB"/>
        </w:rPr>
        <w:t>Taikoo</w:t>
      </w:r>
      <w:proofErr w:type="spellEnd"/>
      <w:r w:rsidRPr="007F5117">
        <w:rPr>
          <w:lang w:val="en-GB"/>
        </w:rPr>
        <w:t xml:space="preserve"> Place, 979 King’s Road, Quarry Bay, </w:t>
      </w:r>
      <w:proofErr w:type="gramStart"/>
      <w:r w:rsidRPr="007F5117">
        <w:rPr>
          <w:lang w:val="en-GB"/>
        </w:rPr>
        <w:t>Hong</w:t>
      </w:r>
      <w:proofErr w:type="gramEnd"/>
      <w:r w:rsidRPr="007F5117">
        <w:rPr>
          <w:lang w:val="en-GB"/>
        </w:rPr>
        <w:t xml:space="preserve"> Kong.</w:t>
      </w:r>
    </w:p>
    <w:p w14:paraId="6AD3F586" w14:textId="77777777" w:rsidR="00A76096" w:rsidRPr="007F5117" w:rsidRDefault="00A76096">
      <w:pPr>
        <w:pStyle w:val="BodyText"/>
        <w:spacing w:before="0"/>
      </w:pPr>
    </w:p>
    <w:p w14:paraId="607F0326" w14:textId="32ED4967" w:rsidR="00ED34C1" w:rsidRPr="007F5117" w:rsidRDefault="00176056">
      <w:pPr>
        <w:pStyle w:val="BodyText"/>
        <w:spacing w:before="0"/>
      </w:pPr>
      <w:r w:rsidRPr="007F5117">
        <w:t xml:space="preserve">At 31 December </w:t>
      </w:r>
      <w:del w:id="64" w:author="Mak, Brian HL" w:date="2022-06-07T10:08:00Z">
        <w:r w:rsidR="00D40DD4" w:rsidRPr="00C469D4" w:rsidDel="00DA7DE5">
          <w:delText>20</w:delText>
        </w:r>
        <w:r w:rsidR="00A47D22" w:rsidRPr="007F5117" w:rsidDel="00DA7DE5">
          <w:delText>20</w:delText>
        </w:r>
      </w:del>
      <w:ins w:id="65" w:author="Mak, Brian HL" w:date="2022-06-07T10:08:00Z">
        <w:r w:rsidR="00DA7DE5">
          <w:t>2021</w:t>
        </w:r>
      </w:ins>
      <w:r w:rsidRPr="007F5117">
        <w:t xml:space="preserve">, the directors consider the immediate holding company of the Company to be </w:t>
      </w:r>
      <w:proofErr w:type="spellStart"/>
      <w:r w:rsidRPr="007F5117">
        <w:t>Moov</w:t>
      </w:r>
      <w:proofErr w:type="spellEnd"/>
      <w:r w:rsidRPr="007F5117">
        <w:t xml:space="preserve"> Holdings Limited, which </w:t>
      </w:r>
      <w:r w:rsidR="003A7CBB" w:rsidRPr="007F5117">
        <w:t xml:space="preserve">was </w:t>
      </w:r>
      <w:r w:rsidRPr="007F5117">
        <w:t xml:space="preserve">incorporated in the Cayman Islands, and the ultimate holding company of the Company to be PCCW Limited (“PCCW”), which </w:t>
      </w:r>
      <w:r w:rsidR="003A7CBB" w:rsidRPr="007F5117">
        <w:t xml:space="preserve">was </w:t>
      </w:r>
      <w:r w:rsidRPr="007F5117">
        <w:t>incorporated in Hong Kong with its shares listed on The Stock Exchange of Hong Kong Limited</w:t>
      </w:r>
      <w:r w:rsidR="001E161E" w:rsidRPr="007F5117">
        <w:t xml:space="preserve"> (the “Stock Exchange”)</w:t>
      </w:r>
      <w:r w:rsidR="00D94A66" w:rsidRPr="007F5117">
        <w:t xml:space="preserve">.  </w:t>
      </w:r>
    </w:p>
    <w:p w14:paraId="03A8B12F" w14:textId="77777777" w:rsidR="00A76096" w:rsidRPr="007F5117" w:rsidRDefault="00A76096">
      <w:pPr>
        <w:pStyle w:val="BodyText"/>
        <w:spacing w:before="0"/>
        <w:rPr>
          <w:lang w:val="en-GB"/>
        </w:rPr>
      </w:pPr>
    </w:p>
    <w:p w14:paraId="79A20C85" w14:textId="77777777" w:rsidR="00176056" w:rsidRPr="007F5117" w:rsidRDefault="00176056">
      <w:pPr>
        <w:pStyle w:val="BodyText"/>
        <w:spacing w:before="0"/>
        <w:rPr>
          <w:lang w:val="en-GB"/>
        </w:rPr>
      </w:pPr>
      <w:r w:rsidRPr="007F5117">
        <w:rPr>
          <w:lang w:val="en-GB"/>
        </w:rPr>
        <w:t>The principal activity of the Company is the provision of multi-platform digital music service.</w:t>
      </w:r>
    </w:p>
    <w:p w14:paraId="58C75036" w14:textId="77777777" w:rsidR="00A76096" w:rsidRPr="007F5117" w:rsidRDefault="00A76096">
      <w:pPr>
        <w:pStyle w:val="BodyText"/>
        <w:spacing w:before="0"/>
        <w:rPr>
          <w:lang w:val="en-GB"/>
        </w:rPr>
      </w:pPr>
    </w:p>
    <w:p w14:paraId="715D183B" w14:textId="77777777" w:rsidR="00176056" w:rsidRPr="007F5117" w:rsidRDefault="00176056">
      <w:pPr>
        <w:pStyle w:val="Heading2"/>
        <w:spacing w:before="0"/>
        <w:rPr>
          <w:rFonts w:cs="Arial"/>
        </w:rPr>
      </w:pPr>
      <w:r w:rsidRPr="007F5117">
        <w:rPr>
          <w:rFonts w:cs="Arial"/>
        </w:rPr>
        <w:t>2</w:t>
      </w:r>
      <w:r w:rsidRPr="007F5117">
        <w:rPr>
          <w:rFonts w:cs="Arial"/>
        </w:rPr>
        <w:tab/>
        <w:t>Significant accounting policies</w:t>
      </w:r>
    </w:p>
    <w:p w14:paraId="1B778FDD" w14:textId="77777777" w:rsidR="00A76096" w:rsidRPr="007F5117" w:rsidRDefault="00A76096">
      <w:pPr>
        <w:pStyle w:val="Tablespace"/>
      </w:pPr>
    </w:p>
    <w:p w14:paraId="54D6D1A6" w14:textId="77777777" w:rsidR="00176056" w:rsidRPr="007F5117" w:rsidRDefault="00176056">
      <w:pPr>
        <w:pStyle w:val="Heading3"/>
        <w:spacing w:before="0"/>
        <w:rPr>
          <w:rFonts w:cs="Arial"/>
        </w:rPr>
      </w:pPr>
      <w:r w:rsidRPr="007F5117">
        <w:rPr>
          <w:rFonts w:cs="Arial"/>
        </w:rPr>
        <w:t>(a)</w:t>
      </w:r>
      <w:r w:rsidRPr="007F5117">
        <w:rPr>
          <w:rFonts w:cs="Arial"/>
        </w:rPr>
        <w:tab/>
        <w:t>Statement of compliance</w:t>
      </w:r>
    </w:p>
    <w:p w14:paraId="5035A844" w14:textId="77777777" w:rsidR="00A76096" w:rsidRPr="007F5117" w:rsidRDefault="00A76096">
      <w:pPr>
        <w:pStyle w:val="BodyText"/>
        <w:spacing w:before="0"/>
      </w:pPr>
    </w:p>
    <w:p w14:paraId="3585262D" w14:textId="7311868C" w:rsidR="00176056" w:rsidRPr="007F5117" w:rsidRDefault="00176056">
      <w:pPr>
        <w:pStyle w:val="BodyText"/>
        <w:spacing w:before="0"/>
        <w:rPr>
          <w:lang w:val="en-GB"/>
        </w:rPr>
      </w:pPr>
      <w:r w:rsidRPr="007F5117">
        <w:t>These financial statements have been prepared in accordance with all applicable Hong Kong Financial Reporting Standards, which is a collective term for all individual Hong Kong Financial Reporting Standards (“HKFRSs”), Hong Kong Accounting Standards (“HKASs”) and Interpretations issued by the Hong Kong Institute of Certified Public Accountants (“HKICPA”), accounting principles generally accepted in Hong Kong and the requirements of the Hong Kong Companies Ordinance (Cap</w:t>
      </w:r>
      <w:r w:rsidR="00D94A66" w:rsidRPr="007F5117">
        <w:t xml:space="preserve">.  </w:t>
      </w:r>
      <w:proofErr w:type="gramStart"/>
      <w:r w:rsidRPr="007F5117">
        <w:t>622) (the “Companies Ordinance”)</w:t>
      </w:r>
      <w:r w:rsidR="00D94A66" w:rsidRPr="007F5117">
        <w:t>.</w:t>
      </w:r>
      <w:proofErr w:type="gramEnd"/>
      <w:r w:rsidR="00D94A66" w:rsidRPr="007F5117">
        <w:t xml:space="preserve">  </w:t>
      </w:r>
      <w:r w:rsidRPr="007F5117">
        <w:rPr>
          <w:lang w:val="en-GB"/>
        </w:rPr>
        <w:t xml:space="preserve">A summary of </w:t>
      </w:r>
      <w:r w:rsidR="00F52162">
        <w:rPr>
          <w:lang w:val="en-GB"/>
        </w:rPr>
        <w:t>principal</w:t>
      </w:r>
      <w:r w:rsidRPr="007F5117">
        <w:rPr>
          <w:lang w:val="en-GB"/>
        </w:rPr>
        <w:t xml:space="preserve"> accounting policies adopted by the Company is set out below.</w:t>
      </w:r>
    </w:p>
    <w:p w14:paraId="50164E49" w14:textId="77777777" w:rsidR="00A76096" w:rsidRPr="007F5117" w:rsidRDefault="00A76096">
      <w:pPr>
        <w:pStyle w:val="BodyText"/>
        <w:spacing w:before="0"/>
      </w:pPr>
    </w:p>
    <w:p w14:paraId="02C61A5E" w14:textId="1117B04A" w:rsidR="0089050C" w:rsidRPr="007F5117" w:rsidRDefault="0089050C">
      <w:pPr>
        <w:rPr>
          <w:rFonts w:cs="Arial"/>
        </w:rPr>
      </w:pPr>
      <w:r w:rsidRPr="007F5117">
        <w:rPr>
          <w:rFonts w:cs="Arial"/>
        </w:rPr>
        <w:t xml:space="preserve">The HKICPA has issued certain </w:t>
      </w:r>
      <w:r w:rsidR="00F52162">
        <w:rPr>
          <w:rFonts w:cs="Arial"/>
        </w:rPr>
        <w:t>amendments to</w:t>
      </w:r>
      <w:r w:rsidRPr="007F5117">
        <w:rPr>
          <w:rFonts w:cs="Arial"/>
        </w:rPr>
        <w:t xml:space="preserve"> Hong Kong Financial Reporting Standards that are first effective </w:t>
      </w:r>
      <w:ins w:id="66" w:author="Mak, Brian HL" w:date="2022-06-07T10:08:00Z">
        <w:r w:rsidR="00DA7DE5">
          <w:rPr>
            <w:rFonts w:cs="Arial"/>
          </w:rPr>
          <w:t xml:space="preserve">or available for early adoption </w:t>
        </w:r>
      </w:ins>
      <w:r w:rsidRPr="007F5117">
        <w:rPr>
          <w:rFonts w:cs="Arial"/>
        </w:rPr>
        <w:t>for the current accounting period of the Company</w:t>
      </w:r>
      <w:r w:rsidR="00D94A66" w:rsidRPr="007F5117">
        <w:rPr>
          <w:rFonts w:cs="Arial"/>
        </w:rPr>
        <w:t xml:space="preserve">.  </w:t>
      </w:r>
      <w:r w:rsidR="00ED34C1" w:rsidRPr="007F5117">
        <w:rPr>
          <w:rFonts w:cs="Arial"/>
        </w:rPr>
        <w:t xml:space="preserve">The adoption of these </w:t>
      </w:r>
      <w:r w:rsidR="00F52162">
        <w:rPr>
          <w:rFonts w:cs="Arial"/>
        </w:rPr>
        <w:t>amendments to</w:t>
      </w:r>
      <w:r w:rsidR="00ED34C1" w:rsidRPr="007F5117">
        <w:rPr>
          <w:rFonts w:cs="Arial"/>
        </w:rPr>
        <w:t xml:space="preserve"> Hong Kong Financial Reporting Standards has no significant impact</w:t>
      </w:r>
      <w:r w:rsidRPr="007F5117">
        <w:rPr>
          <w:rFonts w:cs="Arial"/>
        </w:rPr>
        <w:t xml:space="preserve"> on the Company</w:t>
      </w:r>
      <w:r w:rsidR="00266E4C" w:rsidRPr="007F5117">
        <w:rPr>
          <w:rFonts w:cs="Arial"/>
        </w:rPr>
        <w:t>’</w:t>
      </w:r>
      <w:r w:rsidRPr="007F5117">
        <w:rPr>
          <w:rFonts w:cs="Arial"/>
        </w:rPr>
        <w:t xml:space="preserve">s results and financial position for the current </w:t>
      </w:r>
      <w:r w:rsidR="00ED34C1" w:rsidRPr="007F5117">
        <w:rPr>
          <w:rFonts w:cs="Arial"/>
        </w:rPr>
        <w:t>and</w:t>
      </w:r>
      <w:r w:rsidRPr="007F5117">
        <w:rPr>
          <w:rFonts w:cs="Arial"/>
        </w:rPr>
        <w:t xml:space="preserve"> prior</w:t>
      </w:r>
      <w:r w:rsidR="006058F3" w:rsidRPr="007F5117">
        <w:rPr>
          <w:rFonts w:cs="Arial"/>
        </w:rPr>
        <w:t xml:space="preserve"> accounting</w:t>
      </w:r>
      <w:r w:rsidRPr="007F5117">
        <w:rPr>
          <w:rFonts w:cs="Arial"/>
        </w:rPr>
        <w:t xml:space="preserve"> periods</w:t>
      </w:r>
      <w:r w:rsidR="00D94A66" w:rsidRPr="007F5117">
        <w:rPr>
          <w:rFonts w:cs="Arial"/>
        </w:rPr>
        <w:t xml:space="preserve">.  </w:t>
      </w:r>
      <w:r w:rsidRPr="007F5117">
        <w:rPr>
          <w:rFonts w:cs="Arial"/>
        </w:rPr>
        <w:t xml:space="preserve">The Company has not applied any new </w:t>
      </w:r>
      <w:r w:rsidR="006058F3" w:rsidRPr="007F5117">
        <w:rPr>
          <w:rFonts w:cs="Arial"/>
        </w:rPr>
        <w:t>or amended Hong Kong Financial Reporting Standards</w:t>
      </w:r>
      <w:r w:rsidRPr="007F5117">
        <w:rPr>
          <w:rFonts w:cs="Arial"/>
        </w:rPr>
        <w:t xml:space="preserve"> that </w:t>
      </w:r>
      <w:del w:id="67" w:author="Mak, Brian HL" w:date="2022-06-07T10:09:00Z">
        <w:r w:rsidRPr="007F5117" w:rsidDel="00DA7DE5">
          <w:rPr>
            <w:rFonts w:cs="Arial"/>
          </w:rPr>
          <w:delText xml:space="preserve">is </w:delText>
        </w:r>
      </w:del>
      <w:ins w:id="68" w:author="Mak, Brian HL" w:date="2022-06-07T10:09:00Z">
        <w:r w:rsidR="00DA7DE5">
          <w:rPr>
            <w:rFonts w:cs="Arial"/>
          </w:rPr>
          <w:t>are</w:t>
        </w:r>
        <w:r w:rsidR="00DA7DE5" w:rsidRPr="007F5117">
          <w:rPr>
            <w:rFonts w:cs="Arial"/>
          </w:rPr>
          <w:t xml:space="preserve"> </w:t>
        </w:r>
      </w:ins>
      <w:r w:rsidRPr="007F5117">
        <w:rPr>
          <w:rFonts w:cs="Arial"/>
        </w:rPr>
        <w:t>not yet effective for the current accounting period.</w:t>
      </w:r>
    </w:p>
    <w:p w14:paraId="04EE4572" w14:textId="77777777" w:rsidR="00A76096" w:rsidRPr="007F5117" w:rsidRDefault="00A76096">
      <w:pPr>
        <w:pStyle w:val="BodyText"/>
        <w:spacing w:before="0"/>
        <w:rPr>
          <w:lang w:val="en-GB"/>
        </w:rPr>
      </w:pPr>
    </w:p>
    <w:p w14:paraId="43EAC9DC" w14:textId="77777777" w:rsidR="00176056" w:rsidRPr="007F5117" w:rsidRDefault="00176056">
      <w:pPr>
        <w:pStyle w:val="Heading3"/>
        <w:spacing w:before="0"/>
        <w:rPr>
          <w:rFonts w:cs="Arial"/>
        </w:rPr>
      </w:pPr>
      <w:r w:rsidRPr="007F5117">
        <w:rPr>
          <w:rFonts w:cs="Arial"/>
        </w:rPr>
        <w:t>(b)</w:t>
      </w:r>
      <w:r w:rsidRPr="007F5117">
        <w:rPr>
          <w:rFonts w:cs="Arial"/>
        </w:rPr>
        <w:tab/>
        <w:t>Basis of preparation of the financial statements</w:t>
      </w:r>
    </w:p>
    <w:p w14:paraId="214EC42C" w14:textId="77777777" w:rsidR="00A76096" w:rsidRPr="007F5117" w:rsidRDefault="00A76096">
      <w:pPr>
        <w:pStyle w:val="BodyText"/>
        <w:spacing w:before="0"/>
        <w:rPr>
          <w:lang w:val="en-GB"/>
        </w:rPr>
      </w:pPr>
    </w:p>
    <w:p w14:paraId="65C88C92" w14:textId="4667AEB0" w:rsidR="00176056" w:rsidRPr="007F5117" w:rsidRDefault="00176056">
      <w:pPr>
        <w:pStyle w:val="BodyText"/>
        <w:spacing w:before="0"/>
        <w:rPr>
          <w:lang w:val="en-GB"/>
        </w:rPr>
      </w:pPr>
      <w:r w:rsidRPr="007F5117">
        <w:rPr>
          <w:lang w:val="en-GB"/>
        </w:rPr>
        <w:t>Notwithstanding the Company had net current liabilities of $</w:t>
      </w:r>
      <w:r w:rsidR="005C5009">
        <w:rPr>
          <w:lang w:val="en-GB"/>
        </w:rPr>
        <w:t>3,519,000</w:t>
      </w:r>
      <w:r w:rsidRPr="007F5117">
        <w:rPr>
          <w:lang w:val="en-GB"/>
        </w:rPr>
        <w:t xml:space="preserve"> (</w:t>
      </w:r>
      <w:r w:rsidR="00D40DD4" w:rsidRPr="00C469D4">
        <w:rPr>
          <w:lang w:val="en-GB"/>
        </w:rPr>
        <w:t>20</w:t>
      </w:r>
      <w:r w:rsidR="00473ADD">
        <w:rPr>
          <w:lang w:val="en-GB"/>
        </w:rPr>
        <w:t>20</w:t>
      </w:r>
      <w:r w:rsidRPr="007F5117">
        <w:rPr>
          <w:lang w:val="en-GB"/>
        </w:rPr>
        <w:t xml:space="preserve">: </w:t>
      </w:r>
      <w:r w:rsidR="00473ADD" w:rsidRPr="007F5117">
        <w:rPr>
          <w:lang w:val="en-GB"/>
        </w:rPr>
        <w:t>$</w:t>
      </w:r>
      <w:r w:rsidR="00473ADD">
        <w:rPr>
          <w:lang w:val="en-GB"/>
        </w:rPr>
        <w:t>8,414,000</w:t>
      </w:r>
      <w:r w:rsidRPr="007F5117">
        <w:rPr>
          <w:lang w:val="en-GB"/>
        </w:rPr>
        <w:t xml:space="preserve">) as at 31 December </w:t>
      </w:r>
      <w:r w:rsidR="00D40DD4" w:rsidRPr="00C469D4">
        <w:rPr>
          <w:lang w:val="en-GB"/>
        </w:rPr>
        <w:t>20</w:t>
      </w:r>
      <w:r w:rsidR="00A47D22" w:rsidRPr="007F5117">
        <w:rPr>
          <w:lang w:val="en-GB"/>
        </w:rPr>
        <w:t>2</w:t>
      </w:r>
      <w:r w:rsidR="00473ADD">
        <w:rPr>
          <w:lang w:val="en-GB"/>
        </w:rPr>
        <w:t>1</w:t>
      </w:r>
      <w:r w:rsidRPr="007F5117">
        <w:rPr>
          <w:lang w:val="en-GB"/>
        </w:rPr>
        <w:t xml:space="preserve">, the financial statements have been prepared on a going concern basis as the Company’s </w:t>
      </w:r>
      <w:r w:rsidR="003A7CBB" w:rsidRPr="007F5117">
        <w:rPr>
          <w:lang w:val="en-GB"/>
        </w:rPr>
        <w:t>fellow subsidiary</w:t>
      </w:r>
      <w:r w:rsidR="00E704EF" w:rsidRPr="007F5117">
        <w:rPr>
          <w:lang w:val="en-GB"/>
        </w:rPr>
        <w:t>,</w:t>
      </w:r>
      <w:r w:rsidR="003A7CBB" w:rsidRPr="007F5117">
        <w:rPr>
          <w:lang w:val="en-GB"/>
        </w:rPr>
        <w:t xml:space="preserve"> PCCW-HKT Limited</w:t>
      </w:r>
      <w:r w:rsidRPr="007F5117">
        <w:rPr>
          <w:lang w:val="en-GB"/>
        </w:rPr>
        <w:t xml:space="preserve">, has confirmed that it will provide such financial </w:t>
      </w:r>
      <w:r w:rsidR="002F6FA9" w:rsidRPr="007F5117">
        <w:rPr>
          <w:lang w:val="en-GB"/>
        </w:rPr>
        <w:t xml:space="preserve">support </w:t>
      </w:r>
      <w:r w:rsidRPr="007F5117">
        <w:rPr>
          <w:lang w:val="en-GB"/>
        </w:rPr>
        <w:t>as is necessary to maintain the Company as a going concern.</w:t>
      </w:r>
    </w:p>
    <w:p w14:paraId="59C5ACE8" w14:textId="77777777" w:rsidR="00A76096" w:rsidRPr="007F5117" w:rsidRDefault="00A76096">
      <w:pPr>
        <w:pStyle w:val="BodyText"/>
        <w:spacing w:before="0"/>
        <w:rPr>
          <w:lang w:val="en-GB"/>
        </w:rPr>
      </w:pPr>
    </w:p>
    <w:p w14:paraId="0F872164" w14:textId="002A87AC" w:rsidR="0091530A" w:rsidRPr="007F5117" w:rsidRDefault="0091530A">
      <w:pPr>
        <w:pStyle w:val="BodyText"/>
        <w:spacing w:before="0"/>
        <w:rPr>
          <w:lang w:val="en-GB"/>
        </w:rPr>
      </w:pPr>
      <w:r w:rsidRPr="007F5117">
        <w:rPr>
          <w:lang w:val="en-GB"/>
        </w:rPr>
        <w:t xml:space="preserve">The measurement basis used in the preparation of the financial statements is the historical cost </w:t>
      </w:r>
      <w:proofErr w:type="gramStart"/>
      <w:r w:rsidRPr="007F5117">
        <w:rPr>
          <w:lang w:val="en-GB"/>
        </w:rPr>
        <w:t>basis expect</w:t>
      </w:r>
      <w:proofErr w:type="gramEnd"/>
      <w:r w:rsidRPr="007F5117">
        <w:rPr>
          <w:lang w:val="en-GB"/>
        </w:rPr>
        <w:t xml:space="preserve"> that the </w:t>
      </w:r>
      <w:del w:id="69" w:author="Mak, Brian HL" w:date="2022-06-07T10:09:00Z">
        <w:r w:rsidRPr="007F5117" w:rsidDel="00DA7DE5">
          <w:rPr>
            <w:lang w:val="en-GB"/>
          </w:rPr>
          <w:delText xml:space="preserve">equity securities held under the share-based payment schemes presented as </w:delText>
        </w:r>
      </w:del>
      <w:r w:rsidRPr="007F5117">
        <w:rPr>
          <w:lang w:val="en-GB"/>
        </w:rPr>
        <w:t>financial assets a</w:t>
      </w:r>
      <w:r w:rsidR="001E161E" w:rsidRPr="007F5117">
        <w:rPr>
          <w:lang w:val="en-GB"/>
        </w:rPr>
        <w:t>t</w:t>
      </w:r>
      <w:r w:rsidRPr="007F5117">
        <w:rPr>
          <w:lang w:val="en-GB"/>
        </w:rPr>
        <w:t xml:space="preserve"> fair value through profit or loss </w:t>
      </w:r>
      <w:del w:id="70" w:author="Mak, Brian HL" w:date="2022-06-07T10:09:00Z">
        <w:r w:rsidRPr="007F5117" w:rsidDel="00DA7DE5">
          <w:rPr>
            <w:lang w:val="en-GB"/>
          </w:rPr>
          <w:delText xml:space="preserve">in the statement of financial position </w:delText>
        </w:r>
      </w:del>
      <w:r w:rsidRPr="007F5117">
        <w:rPr>
          <w:lang w:val="en-GB"/>
        </w:rPr>
        <w:t xml:space="preserve">are stated at </w:t>
      </w:r>
      <w:del w:id="71" w:author="Mak, Brian HL" w:date="2022-06-07T10:09:00Z">
        <w:r w:rsidRPr="007F5117" w:rsidDel="00DA7DE5">
          <w:rPr>
            <w:lang w:val="en-GB"/>
          </w:rPr>
          <w:delText xml:space="preserve">their </w:delText>
        </w:r>
      </w:del>
      <w:r w:rsidRPr="007F5117">
        <w:rPr>
          <w:lang w:val="en-GB"/>
        </w:rPr>
        <w:t>fair value</w:t>
      </w:r>
      <w:del w:id="72" w:author="Mak, Brian HL" w:date="2022-06-07T10:09:00Z">
        <w:r w:rsidRPr="007F5117" w:rsidDel="00DA7DE5">
          <w:rPr>
            <w:lang w:val="en-GB"/>
          </w:rPr>
          <w:delText xml:space="preserve"> as explained in the accounting policies set out in note 2(</w:delText>
        </w:r>
        <w:r w:rsidR="0089050C" w:rsidRPr="007F5117" w:rsidDel="00DA7DE5">
          <w:rPr>
            <w:lang w:val="en-GB"/>
          </w:rPr>
          <w:delText>j</w:delText>
        </w:r>
        <w:r w:rsidRPr="007F5117" w:rsidDel="00DA7DE5">
          <w:rPr>
            <w:lang w:val="en-GB"/>
          </w:rPr>
          <w:delText>)(ii)</w:delText>
        </w:r>
      </w:del>
      <w:r w:rsidRPr="007F5117">
        <w:rPr>
          <w:lang w:val="en-GB"/>
        </w:rPr>
        <w:t>.</w:t>
      </w:r>
    </w:p>
    <w:p w14:paraId="4E18BC63" w14:textId="633435F1" w:rsidR="0091530A" w:rsidRDefault="008F1853">
      <w:pPr>
        <w:pStyle w:val="Heading2"/>
        <w:spacing w:before="0"/>
        <w:rPr>
          <w:rFonts w:cs="Arial"/>
        </w:rPr>
      </w:pPr>
      <w:r w:rsidRPr="007F5117">
        <w:rPr>
          <w:rFonts w:cs="Arial"/>
        </w:rPr>
        <w:br w:type="page"/>
      </w:r>
      <w:r w:rsidR="0091530A" w:rsidRPr="007F5117">
        <w:rPr>
          <w:rFonts w:cs="Arial"/>
        </w:rPr>
        <w:t>2</w:t>
      </w:r>
      <w:r w:rsidR="0091530A" w:rsidRPr="007F5117">
        <w:rPr>
          <w:rFonts w:cs="Arial"/>
        </w:rPr>
        <w:tab/>
        <w:t>Significant accounting policies (continued)</w:t>
      </w:r>
    </w:p>
    <w:p w14:paraId="2600119C" w14:textId="704AD0A0" w:rsidR="00A76096" w:rsidRDefault="00A76096">
      <w:pPr>
        <w:pStyle w:val="BodyText"/>
        <w:spacing w:before="0"/>
        <w:rPr>
          <w:lang w:val="en-GB"/>
        </w:rPr>
      </w:pPr>
    </w:p>
    <w:p w14:paraId="095C3C93" w14:textId="57A02064" w:rsidR="005C5009" w:rsidRPr="007F5117" w:rsidRDefault="005C5009" w:rsidP="005C5009">
      <w:pPr>
        <w:pStyle w:val="Heading3"/>
        <w:spacing w:before="0"/>
        <w:rPr>
          <w:rFonts w:cs="Arial"/>
        </w:rPr>
      </w:pPr>
      <w:r w:rsidRPr="007F5117">
        <w:rPr>
          <w:rFonts w:cs="Arial"/>
        </w:rPr>
        <w:t>(b)</w:t>
      </w:r>
      <w:r w:rsidRPr="007F5117">
        <w:rPr>
          <w:rFonts w:cs="Arial"/>
        </w:rPr>
        <w:tab/>
        <w:t>Basis of preparation of the financial statements</w:t>
      </w:r>
      <w:r>
        <w:rPr>
          <w:rFonts w:cs="Arial"/>
        </w:rPr>
        <w:t xml:space="preserve"> (continued)</w:t>
      </w:r>
    </w:p>
    <w:p w14:paraId="01327FC4" w14:textId="77777777" w:rsidR="005C5009" w:rsidRPr="007F5117" w:rsidRDefault="005C5009">
      <w:pPr>
        <w:pStyle w:val="BodyText"/>
        <w:spacing w:before="0"/>
        <w:rPr>
          <w:lang w:val="en-GB"/>
        </w:rPr>
      </w:pPr>
    </w:p>
    <w:p w14:paraId="036F41A2" w14:textId="4F0809C6" w:rsidR="00176056" w:rsidRPr="007F5117" w:rsidRDefault="00176056">
      <w:pPr>
        <w:pStyle w:val="BodyText"/>
        <w:spacing w:before="0"/>
        <w:rPr>
          <w:lang w:val="en-GB"/>
        </w:rPr>
      </w:pPr>
      <w:r w:rsidRPr="007F5117">
        <w:rPr>
          <w:lang w:val="en-GB"/>
        </w:rPr>
        <w:t>The preparation of financial statements in conformity with Hong Kong Financial Reporting Standards requires management to make judg</w:t>
      </w:r>
      <w:r w:rsidR="003334C3">
        <w:rPr>
          <w:lang w:val="en-GB"/>
        </w:rPr>
        <w:t>e</w:t>
      </w:r>
      <w:r w:rsidRPr="007F5117">
        <w:rPr>
          <w:lang w:val="en-GB"/>
        </w:rPr>
        <w:t xml:space="preserve">ments, estimates and assumptions that affect the application of </w:t>
      </w:r>
      <w:r w:rsidR="003334C3">
        <w:rPr>
          <w:lang w:val="en-GB"/>
        </w:rPr>
        <w:t xml:space="preserve">accounting </w:t>
      </w:r>
      <w:r w:rsidRPr="007F5117">
        <w:rPr>
          <w:lang w:val="en-GB"/>
        </w:rPr>
        <w:t>policies and reported amounts of assets, liabilities, income and expenses</w:t>
      </w:r>
      <w:r w:rsidR="00D94A66" w:rsidRPr="007F5117">
        <w:rPr>
          <w:lang w:val="en-GB"/>
        </w:rPr>
        <w:t xml:space="preserve">.  </w:t>
      </w:r>
      <w:r w:rsidRPr="007F5117">
        <w:rPr>
          <w:lang w:val="en-GB"/>
        </w:rPr>
        <w:t>The estimates and associated assumptions are based on historical experience and various other factors that are believed to be reasonable under the circumstances, the results of which form the basis of judg</w:t>
      </w:r>
      <w:r w:rsidR="003334C3">
        <w:rPr>
          <w:lang w:val="en-GB"/>
        </w:rPr>
        <w:t>e</w:t>
      </w:r>
      <w:r w:rsidRPr="007F5117">
        <w:rPr>
          <w:lang w:val="en-GB"/>
        </w:rPr>
        <w:t xml:space="preserve">ments about carrying </w:t>
      </w:r>
      <w:r w:rsidR="003334C3">
        <w:rPr>
          <w:lang w:val="en-GB"/>
        </w:rPr>
        <w:t>amount</w:t>
      </w:r>
      <w:r w:rsidRPr="007F5117">
        <w:rPr>
          <w:lang w:val="en-GB"/>
        </w:rPr>
        <w:t>s of assets and liabilities that are not readily apparent from other sources</w:t>
      </w:r>
      <w:r w:rsidR="00D94A66" w:rsidRPr="007F5117">
        <w:rPr>
          <w:lang w:val="en-GB"/>
        </w:rPr>
        <w:t xml:space="preserve">.  </w:t>
      </w:r>
      <w:r w:rsidRPr="007F5117">
        <w:rPr>
          <w:lang w:val="en-GB"/>
        </w:rPr>
        <w:t>Actual results may differ from these estimates.</w:t>
      </w:r>
    </w:p>
    <w:p w14:paraId="5E359441" w14:textId="77777777" w:rsidR="00A76096" w:rsidRPr="007F5117" w:rsidRDefault="00A76096">
      <w:pPr>
        <w:pStyle w:val="BodyText"/>
        <w:spacing w:before="0"/>
        <w:rPr>
          <w:lang w:val="en-GB"/>
        </w:rPr>
      </w:pPr>
    </w:p>
    <w:p w14:paraId="4885687D" w14:textId="1D488A8F" w:rsidR="00176056" w:rsidRPr="007F5117" w:rsidRDefault="00176056">
      <w:pPr>
        <w:pStyle w:val="BodyText"/>
        <w:spacing w:before="0"/>
        <w:rPr>
          <w:lang w:val="en-GB"/>
        </w:rPr>
      </w:pPr>
      <w:r w:rsidRPr="007F5117">
        <w:rPr>
          <w:lang w:val="en-GB"/>
        </w:rPr>
        <w:t>The estimates and underlying assumptions are reviewed on an ongoing basis</w:t>
      </w:r>
      <w:r w:rsidR="00D94A66" w:rsidRPr="007F5117">
        <w:rPr>
          <w:lang w:val="en-GB"/>
        </w:rPr>
        <w:t xml:space="preserve">.  </w:t>
      </w:r>
      <w:r w:rsidRPr="007F5117">
        <w:rPr>
          <w:lang w:val="en-GB"/>
        </w:rPr>
        <w:t xml:space="preserve">Revisions to accounting estimates are recognised in the </w:t>
      </w:r>
      <w:r w:rsidR="00E56A59" w:rsidRPr="007F5117">
        <w:rPr>
          <w:lang w:val="en-GB"/>
        </w:rPr>
        <w:t xml:space="preserve">period </w:t>
      </w:r>
      <w:r w:rsidRPr="007F5117">
        <w:rPr>
          <w:lang w:val="en-GB"/>
        </w:rPr>
        <w:t xml:space="preserve">in which the estimate is revised if the revision affects only that </w:t>
      </w:r>
      <w:proofErr w:type="gramStart"/>
      <w:r w:rsidR="00E56A59" w:rsidRPr="007F5117">
        <w:rPr>
          <w:lang w:val="en-GB"/>
        </w:rPr>
        <w:t>period</w:t>
      </w:r>
      <w:r w:rsidRPr="007F5117">
        <w:rPr>
          <w:lang w:val="en-GB"/>
        </w:rPr>
        <w:t>,</w:t>
      </w:r>
      <w:proofErr w:type="gramEnd"/>
      <w:r w:rsidRPr="007F5117">
        <w:rPr>
          <w:lang w:val="en-GB"/>
        </w:rPr>
        <w:t xml:space="preserve"> or in the </w:t>
      </w:r>
      <w:r w:rsidR="00E56A59" w:rsidRPr="007F5117">
        <w:rPr>
          <w:lang w:val="en-GB"/>
        </w:rPr>
        <w:t>period</w:t>
      </w:r>
      <w:r w:rsidR="00E56A59" w:rsidRPr="007F5117" w:rsidDel="00E56A59">
        <w:rPr>
          <w:lang w:val="en-GB"/>
        </w:rPr>
        <w:t xml:space="preserve"> </w:t>
      </w:r>
      <w:r w:rsidRPr="007F5117">
        <w:rPr>
          <w:lang w:val="en-GB"/>
        </w:rPr>
        <w:t xml:space="preserve">of the revision and future </w:t>
      </w:r>
      <w:r w:rsidR="00E56A59" w:rsidRPr="007F5117">
        <w:rPr>
          <w:lang w:val="en-GB"/>
        </w:rPr>
        <w:t>period</w:t>
      </w:r>
      <w:r w:rsidRPr="007F5117">
        <w:rPr>
          <w:lang w:val="en-GB"/>
        </w:rPr>
        <w:t xml:space="preserve">s if the revision affects both current and future </w:t>
      </w:r>
      <w:r w:rsidR="00E56A59" w:rsidRPr="007F5117">
        <w:rPr>
          <w:lang w:val="en-GB"/>
        </w:rPr>
        <w:t>period</w:t>
      </w:r>
      <w:r w:rsidRPr="007F5117">
        <w:rPr>
          <w:lang w:val="en-GB"/>
        </w:rPr>
        <w:t>s.</w:t>
      </w:r>
    </w:p>
    <w:p w14:paraId="41066C4F" w14:textId="77777777" w:rsidR="00A76096" w:rsidRDefault="00A76096">
      <w:pPr>
        <w:pStyle w:val="BodyText"/>
        <w:spacing w:before="0"/>
        <w:rPr>
          <w:ins w:id="73" w:author="Mak, Brian HL" w:date="2022-06-07T10:09:00Z"/>
          <w:lang w:val="en-GB"/>
        </w:rPr>
      </w:pPr>
    </w:p>
    <w:p w14:paraId="5D8403BE" w14:textId="77777777" w:rsidR="00DA7DE5" w:rsidRPr="00131A4B" w:rsidRDefault="00DA7DE5" w:rsidP="00DA7DE5">
      <w:pPr>
        <w:pStyle w:val="BodyText"/>
        <w:spacing w:before="0"/>
        <w:rPr>
          <w:ins w:id="74" w:author="Mak, Brian HL" w:date="2022-06-07T10:09:00Z"/>
          <w:lang w:val="en-GB"/>
        </w:rPr>
        <w:pPrChange w:id="75" w:author="Mak, Brian HL" w:date="2022-06-07T10:09:00Z">
          <w:pPr>
            <w:pStyle w:val="BodyText"/>
            <w:adjustRightInd w:val="0"/>
            <w:snapToGrid w:val="0"/>
            <w:spacing w:before="0"/>
          </w:pPr>
        </w:pPrChange>
      </w:pPr>
      <w:ins w:id="76" w:author="Mak, Brian HL" w:date="2022-06-07T10:09:00Z">
        <w:r>
          <w:rPr>
            <w:lang w:val="en-GB"/>
          </w:rPr>
          <w:t>Judgements made by management in the application of Hong Kong Financial Reporting Standards that have significant effect on the financial statements and major sources of estimation uncertainty are discussed in note 3.</w:t>
        </w:r>
      </w:ins>
    </w:p>
    <w:p w14:paraId="6FD09C77" w14:textId="77777777" w:rsidR="00DA7DE5" w:rsidRPr="007F5117" w:rsidRDefault="00DA7DE5">
      <w:pPr>
        <w:pStyle w:val="BodyText"/>
        <w:spacing w:before="0"/>
        <w:rPr>
          <w:lang w:val="en-GB"/>
        </w:rPr>
      </w:pPr>
    </w:p>
    <w:p w14:paraId="2E75F7EE" w14:textId="77777777" w:rsidR="00025206" w:rsidRPr="007F5117" w:rsidRDefault="00025206">
      <w:pPr>
        <w:pStyle w:val="Heading3"/>
        <w:spacing w:before="0"/>
        <w:rPr>
          <w:rFonts w:cs="Arial"/>
          <w:i w:val="0"/>
        </w:rPr>
      </w:pPr>
      <w:r w:rsidRPr="007F5117">
        <w:rPr>
          <w:rFonts w:cs="Arial"/>
        </w:rPr>
        <w:t>(</w:t>
      </w:r>
      <w:r w:rsidR="0089050C" w:rsidRPr="007F5117">
        <w:rPr>
          <w:rFonts w:cs="Arial"/>
        </w:rPr>
        <w:t>c</w:t>
      </w:r>
      <w:r w:rsidRPr="007F5117">
        <w:rPr>
          <w:rFonts w:cs="Arial"/>
        </w:rPr>
        <w:t>)</w:t>
      </w:r>
      <w:r w:rsidRPr="007F5117">
        <w:rPr>
          <w:rFonts w:cs="Arial"/>
        </w:rPr>
        <w:tab/>
        <w:t>Property, plant and equipment</w:t>
      </w:r>
    </w:p>
    <w:p w14:paraId="7EB52825" w14:textId="77777777" w:rsidR="00A76096" w:rsidRPr="007F5117" w:rsidRDefault="00A76096">
      <w:pPr>
        <w:pStyle w:val="BodyText"/>
        <w:spacing w:before="0"/>
      </w:pPr>
    </w:p>
    <w:p w14:paraId="06D2069C" w14:textId="77777777" w:rsidR="00025206" w:rsidRPr="007F5117" w:rsidRDefault="00025206">
      <w:pPr>
        <w:pStyle w:val="BodyText"/>
        <w:spacing w:before="0"/>
      </w:pPr>
      <w:r w:rsidRPr="007F5117">
        <w:t>Property, plant and equipment are stated at cost less accumulated depreciation and impairment losses (note 2(</w:t>
      </w:r>
      <w:r w:rsidR="0089050C" w:rsidRPr="007F5117">
        <w:t>e</w:t>
      </w:r>
      <w:proofErr w:type="gramStart"/>
      <w:r w:rsidRPr="007F5117">
        <w:t>)(</w:t>
      </w:r>
      <w:proofErr w:type="gramEnd"/>
      <w:r w:rsidRPr="007F5117">
        <w:t>ii)).</w:t>
      </w:r>
    </w:p>
    <w:p w14:paraId="42544931" w14:textId="77777777" w:rsidR="00A76096" w:rsidRPr="007F5117" w:rsidRDefault="00A76096">
      <w:pPr>
        <w:pStyle w:val="BodyText"/>
        <w:spacing w:before="0"/>
      </w:pPr>
    </w:p>
    <w:p w14:paraId="3688B152" w14:textId="77777777" w:rsidR="00025206" w:rsidRPr="007F5117" w:rsidRDefault="00025206">
      <w:pPr>
        <w:pStyle w:val="BodyText"/>
        <w:spacing w:before="0"/>
      </w:pPr>
      <w:r w:rsidRPr="007F5117">
        <w:t>Depreciation is calculated to write off the cost of items of property, plant and equipment, less their estimated residual value, if any, using the straight line method over their estimated useful lives as follows:</w:t>
      </w:r>
    </w:p>
    <w:p w14:paraId="35076C6F" w14:textId="77777777" w:rsidR="00A76096" w:rsidRPr="007F5117" w:rsidRDefault="00A76096">
      <w:pPr>
        <w:pStyle w:val="BodyText3"/>
        <w:numPr>
          <w:ilvl w:val="0"/>
          <w:numId w:val="0"/>
        </w:numPr>
        <w:tabs>
          <w:tab w:val="clear" w:pos="425"/>
          <w:tab w:val="right" w:pos="9072"/>
        </w:tabs>
        <w:spacing w:before="0"/>
        <w:rPr>
          <w:rFonts w:cs="Arial"/>
        </w:rPr>
      </w:pPr>
    </w:p>
    <w:p w14:paraId="78D7A966" w14:textId="77777777" w:rsidR="00025206" w:rsidRPr="007F5117" w:rsidRDefault="00827AB2">
      <w:pPr>
        <w:pStyle w:val="BodyText3"/>
        <w:numPr>
          <w:ilvl w:val="0"/>
          <w:numId w:val="0"/>
        </w:numPr>
        <w:tabs>
          <w:tab w:val="clear" w:pos="425"/>
          <w:tab w:val="right" w:pos="9072"/>
        </w:tabs>
        <w:spacing w:before="0"/>
        <w:ind w:left="284" w:hanging="284"/>
        <w:rPr>
          <w:rFonts w:cs="Arial"/>
        </w:rPr>
      </w:pPr>
      <w:r w:rsidRPr="007F5117">
        <w:rPr>
          <w:rFonts w:cs="Arial"/>
        </w:rPr>
        <w:t>-</w:t>
      </w:r>
      <w:r w:rsidRPr="007F5117">
        <w:rPr>
          <w:rFonts w:cs="Arial"/>
        </w:rPr>
        <w:tab/>
      </w:r>
      <w:r w:rsidR="00025206" w:rsidRPr="007F5117">
        <w:rPr>
          <w:rFonts w:cs="Arial"/>
        </w:rPr>
        <w:t>Computer equipment</w:t>
      </w:r>
      <w:r w:rsidR="00025206" w:rsidRPr="007F5117">
        <w:rPr>
          <w:rFonts w:cs="Arial"/>
        </w:rPr>
        <w:tab/>
        <w:t>3 to 10 years</w:t>
      </w:r>
    </w:p>
    <w:p w14:paraId="048AAE69" w14:textId="77777777" w:rsidR="00827AB2" w:rsidRPr="007F5117" w:rsidRDefault="00827AB2">
      <w:pPr>
        <w:pStyle w:val="BodyText3"/>
        <w:numPr>
          <w:ilvl w:val="0"/>
          <w:numId w:val="0"/>
        </w:numPr>
        <w:tabs>
          <w:tab w:val="clear" w:pos="425"/>
          <w:tab w:val="right" w:pos="9072"/>
        </w:tabs>
        <w:spacing w:before="0"/>
        <w:ind w:left="284" w:hanging="284"/>
        <w:rPr>
          <w:rFonts w:cs="Arial"/>
        </w:rPr>
      </w:pPr>
    </w:p>
    <w:p w14:paraId="5751AB77" w14:textId="77777777" w:rsidR="00025206" w:rsidRPr="007F5117" w:rsidRDefault="00827AB2">
      <w:pPr>
        <w:pStyle w:val="BodyText3"/>
        <w:numPr>
          <w:ilvl w:val="0"/>
          <w:numId w:val="0"/>
        </w:numPr>
        <w:tabs>
          <w:tab w:val="clear" w:pos="425"/>
          <w:tab w:val="right" w:pos="9072"/>
        </w:tabs>
        <w:spacing w:before="0"/>
        <w:ind w:left="284" w:hanging="284"/>
        <w:rPr>
          <w:rFonts w:cs="Arial"/>
        </w:rPr>
      </w:pPr>
      <w:r w:rsidRPr="007F5117">
        <w:rPr>
          <w:rFonts w:cs="Arial"/>
        </w:rPr>
        <w:t>-</w:t>
      </w:r>
      <w:r w:rsidRPr="007F5117">
        <w:rPr>
          <w:rFonts w:cs="Arial"/>
        </w:rPr>
        <w:tab/>
      </w:r>
      <w:r w:rsidR="00025206" w:rsidRPr="007F5117">
        <w:rPr>
          <w:rFonts w:cs="Arial"/>
        </w:rPr>
        <w:t>Furniture, fittings and other equipment</w:t>
      </w:r>
      <w:r w:rsidR="00025206" w:rsidRPr="007F5117">
        <w:rPr>
          <w:rFonts w:cs="Arial"/>
        </w:rPr>
        <w:tab/>
        <w:t>4 to 10 years</w:t>
      </w:r>
    </w:p>
    <w:p w14:paraId="732BCC58" w14:textId="77777777" w:rsidR="00A76096" w:rsidRPr="007F5117" w:rsidRDefault="00A76096">
      <w:pPr>
        <w:pStyle w:val="BodyText"/>
        <w:spacing w:before="0"/>
      </w:pPr>
    </w:p>
    <w:p w14:paraId="724B3D2F" w14:textId="77777777" w:rsidR="00025206" w:rsidRPr="007F5117" w:rsidRDefault="00025206">
      <w:pPr>
        <w:pStyle w:val="BodyText"/>
        <w:spacing w:before="0"/>
      </w:pPr>
      <w:r w:rsidRPr="007F5117">
        <w:t xml:space="preserve">Gains or losses arising from the retirement or disposal of an item of property, plant and equipment are determined as the difference between the net disposal proceeds and the carrying amount of the item and are </w:t>
      </w:r>
      <w:proofErr w:type="spellStart"/>
      <w:r w:rsidRPr="007F5117">
        <w:t>recognised</w:t>
      </w:r>
      <w:proofErr w:type="spellEnd"/>
      <w:r w:rsidRPr="007F5117">
        <w:t xml:space="preserve"> in profit or loss on the date of retirement or disposal.</w:t>
      </w:r>
    </w:p>
    <w:p w14:paraId="4B771F99" w14:textId="77777777" w:rsidR="00A76096" w:rsidRPr="007F5117" w:rsidRDefault="00A76096">
      <w:pPr>
        <w:pStyle w:val="BodyText"/>
        <w:spacing w:before="0"/>
      </w:pPr>
    </w:p>
    <w:p w14:paraId="3403FD3C" w14:textId="77777777" w:rsidR="00025206" w:rsidRPr="007F5117" w:rsidRDefault="00025206">
      <w:pPr>
        <w:pStyle w:val="BodyText"/>
        <w:spacing w:before="0"/>
      </w:pPr>
      <w:r w:rsidRPr="007F5117">
        <w:t>Both the useful life of an asset and its residual value, if any, are reviewed annually.</w:t>
      </w:r>
    </w:p>
    <w:p w14:paraId="1816B9AC" w14:textId="77777777" w:rsidR="00025206" w:rsidRPr="007F5117" w:rsidRDefault="00025206">
      <w:pPr>
        <w:pStyle w:val="BodyText"/>
        <w:spacing w:before="0"/>
      </w:pPr>
    </w:p>
    <w:p w14:paraId="3ADDAAEA" w14:textId="77777777" w:rsidR="00176056" w:rsidRPr="007F5117" w:rsidRDefault="00176056">
      <w:pPr>
        <w:pStyle w:val="Heading3"/>
        <w:spacing w:before="0"/>
        <w:rPr>
          <w:rFonts w:cs="Arial"/>
        </w:rPr>
      </w:pPr>
      <w:r w:rsidRPr="007F5117">
        <w:rPr>
          <w:rFonts w:cs="Arial"/>
        </w:rPr>
        <w:t>(</w:t>
      </w:r>
      <w:r w:rsidR="00E532BE" w:rsidRPr="007F5117">
        <w:rPr>
          <w:rFonts w:cs="Arial"/>
        </w:rPr>
        <w:t>d</w:t>
      </w:r>
      <w:r w:rsidRPr="007F5117">
        <w:rPr>
          <w:rFonts w:cs="Arial"/>
        </w:rPr>
        <w:t>)</w:t>
      </w:r>
      <w:r w:rsidRPr="007F5117">
        <w:rPr>
          <w:rFonts w:cs="Arial"/>
        </w:rPr>
        <w:tab/>
        <w:t>Inventories</w:t>
      </w:r>
    </w:p>
    <w:p w14:paraId="64F2AC05" w14:textId="77777777" w:rsidR="00A76096" w:rsidRPr="007F5117" w:rsidRDefault="00A76096">
      <w:pPr>
        <w:pStyle w:val="BodyText"/>
        <w:spacing w:before="0"/>
        <w:rPr>
          <w:lang w:val="en-GB"/>
        </w:rPr>
      </w:pPr>
    </w:p>
    <w:p w14:paraId="4CBE33ED" w14:textId="77777777" w:rsidR="00176056" w:rsidRPr="007F5117" w:rsidRDefault="00176056">
      <w:pPr>
        <w:pStyle w:val="BodyText"/>
        <w:spacing w:before="0"/>
        <w:rPr>
          <w:lang w:val="en-GB"/>
        </w:rPr>
      </w:pPr>
      <w:r w:rsidRPr="007F5117">
        <w:rPr>
          <w:lang w:val="en-GB"/>
        </w:rPr>
        <w:t>Inventories are carried at the lower of cost and net realisable value.</w:t>
      </w:r>
    </w:p>
    <w:p w14:paraId="37DAEB75" w14:textId="77777777" w:rsidR="00A76096" w:rsidRPr="007F5117" w:rsidRDefault="00A76096">
      <w:pPr>
        <w:pStyle w:val="BodyText"/>
        <w:spacing w:before="0"/>
        <w:rPr>
          <w:lang w:val="en-GB"/>
        </w:rPr>
      </w:pPr>
    </w:p>
    <w:p w14:paraId="6487B19B" w14:textId="77777777" w:rsidR="00176056" w:rsidRPr="007F5117" w:rsidRDefault="00176056">
      <w:pPr>
        <w:pStyle w:val="BodyText"/>
        <w:spacing w:before="0"/>
        <w:rPr>
          <w:lang w:val="en-GB"/>
        </w:rPr>
      </w:pPr>
      <w:r w:rsidRPr="007F5117">
        <w:rPr>
          <w:lang w:val="en-GB"/>
        </w:rPr>
        <w:t>Cost is calculated using the weighted average cost formula and comprises all costs of purchase, costs of conversion and other costs incurred in bringing the inventories to their present location and condition.</w:t>
      </w:r>
    </w:p>
    <w:p w14:paraId="44B579CD" w14:textId="77777777" w:rsidR="00A76096" w:rsidRPr="007F5117" w:rsidRDefault="00A76096">
      <w:pPr>
        <w:pStyle w:val="BodyText"/>
        <w:spacing w:before="0"/>
        <w:rPr>
          <w:lang w:val="en-GB"/>
        </w:rPr>
      </w:pPr>
    </w:p>
    <w:p w14:paraId="010E75EF" w14:textId="77777777" w:rsidR="00176056" w:rsidRPr="007F5117" w:rsidRDefault="00176056">
      <w:pPr>
        <w:pStyle w:val="BodyText"/>
        <w:spacing w:before="0"/>
        <w:rPr>
          <w:lang w:val="en-GB"/>
        </w:rPr>
      </w:pPr>
      <w:r w:rsidRPr="007F5117">
        <w:rPr>
          <w:lang w:val="en-GB"/>
        </w:rPr>
        <w:t>Net realisable value is the estimated selling price in the ordinary course of business less the estimated costs of completion and the estimated costs necessary to make the sale.</w:t>
      </w:r>
    </w:p>
    <w:p w14:paraId="22CEF7BD" w14:textId="77777777" w:rsidR="00E532BE" w:rsidRPr="007F5117" w:rsidRDefault="00E532BE">
      <w:pPr>
        <w:pStyle w:val="Heading2"/>
        <w:spacing w:before="0"/>
        <w:rPr>
          <w:rFonts w:cs="Arial"/>
        </w:rPr>
      </w:pPr>
      <w:r w:rsidRPr="007F5117">
        <w:br w:type="page"/>
      </w:r>
      <w:r w:rsidRPr="007F5117">
        <w:rPr>
          <w:rFonts w:cs="Arial"/>
        </w:rPr>
        <w:t>2</w:t>
      </w:r>
      <w:r w:rsidRPr="007F5117">
        <w:rPr>
          <w:rFonts w:cs="Arial"/>
        </w:rPr>
        <w:tab/>
        <w:t>Significant accounting policies (continued)</w:t>
      </w:r>
    </w:p>
    <w:p w14:paraId="7902E40D" w14:textId="77777777" w:rsidR="00A76096" w:rsidRPr="007F5117" w:rsidRDefault="00A76096">
      <w:pPr>
        <w:pStyle w:val="BodyText"/>
        <w:spacing w:before="0"/>
        <w:rPr>
          <w:lang w:val="en-GB"/>
        </w:rPr>
      </w:pPr>
    </w:p>
    <w:p w14:paraId="7EF3BC9E" w14:textId="77777777" w:rsidR="00B557A0" w:rsidRPr="007F5117" w:rsidRDefault="00B557A0">
      <w:pPr>
        <w:pStyle w:val="Heading3"/>
        <w:spacing w:before="0"/>
      </w:pPr>
      <w:r w:rsidRPr="007F5117">
        <w:t>(</w:t>
      </w:r>
      <w:r w:rsidR="00E532BE" w:rsidRPr="007F5117">
        <w:t>e</w:t>
      </w:r>
      <w:r w:rsidRPr="007F5117">
        <w:t>)</w:t>
      </w:r>
      <w:r w:rsidRPr="007F5117">
        <w:tab/>
        <w:t>Impairment of assets</w:t>
      </w:r>
    </w:p>
    <w:p w14:paraId="67980596" w14:textId="77777777" w:rsidR="00A76096" w:rsidRPr="007F5117" w:rsidRDefault="00A76096">
      <w:pPr>
        <w:pStyle w:val="BodyText"/>
        <w:spacing w:before="0"/>
        <w:rPr>
          <w:lang w:val="en-GB"/>
        </w:rPr>
      </w:pPr>
    </w:p>
    <w:p w14:paraId="4E1B4600" w14:textId="27AEA03F" w:rsidR="00B557A0" w:rsidRPr="007F5117" w:rsidRDefault="00B557A0">
      <w:pPr>
        <w:pStyle w:val="BodyText"/>
        <w:spacing w:before="0"/>
        <w:ind w:hanging="567"/>
        <w:rPr>
          <w:lang w:val="en-GB"/>
        </w:rPr>
      </w:pPr>
      <w:r w:rsidRPr="007F5117">
        <w:rPr>
          <w:lang w:val="en-GB"/>
        </w:rPr>
        <w:t>(</w:t>
      </w:r>
      <w:proofErr w:type="spellStart"/>
      <w:r w:rsidRPr="007F5117">
        <w:rPr>
          <w:lang w:val="en-GB"/>
        </w:rPr>
        <w:t>i</w:t>
      </w:r>
      <w:proofErr w:type="spellEnd"/>
      <w:r w:rsidRPr="007F5117">
        <w:rPr>
          <w:lang w:val="en-GB"/>
        </w:rPr>
        <w:t>)</w:t>
      </w:r>
      <w:r w:rsidRPr="007F5117">
        <w:rPr>
          <w:lang w:val="en-GB"/>
        </w:rPr>
        <w:tab/>
      </w:r>
      <w:del w:id="77" w:author="Mak, Brian HL" w:date="2022-06-07T10:10:00Z">
        <w:r w:rsidR="00004925" w:rsidDel="00DA7DE5">
          <w:rPr>
            <w:lang w:val="en-GB"/>
          </w:rPr>
          <w:delText>R</w:delText>
        </w:r>
        <w:r w:rsidRPr="007F5117" w:rsidDel="00DA7DE5">
          <w:rPr>
            <w:lang w:val="en-GB"/>
          </w:rPr>
          <w:delText>eceivables</w:delText>
        </w:r>
        <w:r w:rsidR="00025206" w:rsidRPr="007F5117" w:rsidDel="00DA7DE5">
          <w:rPr>
            <w:lang w:val="en-GB"/>
          </w:rPr>
          <w:delText xml:space="preserve"> </w:delText>
        </w:r>
      </w:del>
      <w:ins w:id="78" w:author="Mak, Brian HL" w:date="2022-06-07T10:10:00Z">
        <w:r w:rsidR="00DA7DE5">
          <w:rPr>
            <w:lang w:val="en-GB"/>
          </w:rPr>
          <w:t>Trade and other receivable</w:t>
        </w:r>
        <w:r w:rsidR="00DA7DE5" w:rsidRPr="007F5117">
          <w:rPr>
            <w:lang w:val="en-GB"/>
          </w:rPr>
          <w:t xml:space="preserve"> </w:t>
        </w:r>
      </w:ins>
      <w:r w:rsidR="00025206" w:rsidRPr="007F5117">
        <w:rPr>
          <w:lang w:val="en-GB"/>
        </w:rPr>
        <w:t>(including amounts due from related parties)</w:t>
      </w:r>
    </w:p>
    <w:p w14:paraId="0759472B" w14:textId="77777777" w:rsidR="00A76096" w:rsidRPr="007F5117" w:rsidRDefault="00A76096">
      <w:pPr>
        <w:pStyle w:val="BodyText"/>
        <w:spacing w:before="0"/>
        <w:rPr>
          <w:lang w:val="en-GB"/>
        </w:rPr>
      </w:pPr>
    </w:p>
    <w:p w14:paraId="070BF5F2" w14:textId="34727745" w:rsidR="00B557A0" w:rsidRPr="007F5117" w:rsidRDefault="00B557A0">
      <w:pPr>
        <w:pStyle w:val="BodyText"/>
        <w:spacing w:before="0"/>
        <w:rPr>
          <w:lang w:val="en-GB"/>
        </w:rPr>
      </w:pPr>
      <w:r w:rsidRPr="007F5117">
        <w:rPr>
          <w:lang w:val="en-GB"/>
        </w:rPr>
        <w:t xml:space="preserve">The </w:t>
      </w:r>
      <w:r w:rsidR="00382298" w:rsidRPr="007F5117">
        <w:rPr>
          <w:lang w:val="en-GB"/>
        </w:rPr>
        <w:t>Company</w:t>
      </w:r>
      <w:r w:rsidRPr="007F5117">
        <w:rPr>
          <w:lang w:val="en-GB"/>
        </w:rPr>
        <w:t xml:space="preserve"> assesses on forward</w:t>
      </w:r>
      <w:r w:rsidR="006058F3" w:rsidRPr="007F5117">
        <w:rPr>
          <w:lang w:val="en-GB"/>
        </w:rPr>
        <w:t>-</w:t>
      </w:r>
      <w:r w:rsidRPr="007F5117">
        <w:rPr>
          <w:lang w:val="en-GB"/>
        </w:rPr>
        <w:t xml:space="preserve">looking basis the expected credit losses associated with its </w:t>
      </w:r>
      <w:r w:rsidR="0004262C">
        <w:rPr>
          <w:lang w:val="en-GB"/>
        </w:rPr>
        <w:t>r</w:t>
      </w:r>
      <w:r w:rsidRPr="007F5117">
        <w:rPr>
          <w:lang w:val="en-GB"/>
        </w:rPr>
        <w:t>eceivables carried at amortised cost</w:t>
      </w:r>
      <w:r w:rsidR="00D94A66" w:rsidRPr="007F5117">
        <w:rPr>
          <w:lang w:val="en-GB"/>
        </w:rPr>
        <w:t xml:space="preserve">.  </w:t>
      </w:r>
    </w:p>
    <w:p w14:paraId="70E6F6AA" w14:textId="77777777" w:rsidR="00A76096" w:rsidRPr="007F5117" w:rsidRDefault="00A76096">
      <w:pPr>
        <w:pStyle w:val="BodyText"/>
        <w:spacing w:before="0"/>
        <w:rPr>
          <w:lang w:val="en-GB"/>
        </w:rPr>
      </w:pPr>
    </w:p>
    <w:p w14:paraId="6791C8F9" w14:textId="6C9168F5" w:rsidR="00B557A0" w:rsidRPr="007F5117" w:rsidRDefault="00B557A0">
      <w:pPr>
        <w:pStyle w:val="BodyText"/>
        <w:spacing w:before="0"/>
        <w:rPr>
          <w:lang w:val="en-GB"/>
        </w:rPr>
      </w:pPr>
      <w:r w:rsidRPr="007F5117">
        <w:rPr>
          <w:lang w:val="en-GB"/>
        </w:rPr>
        <w:t xml:space="preserve">For other receivables, the </w:t>
      </w:r>
      <w:r w:rsidR="00E83FDC" w:rsidRPr="007F5117">
        <w:rPr>
          <w:lang w:val="en-GB"/>
        </w:rPr>
        <w:t xml:space="preserve">Company </w:t>
      </w:r>
      <w:r w:rsidRPr="007F5117">
        <w:rPr>
          <w:lang w:val="en-GB"/>
        </w:rPr>
        <w:t>considers the probability of default upon initial recognition of asset and whether there has been a significant increase in credit risk on an ongoing basis throughout each reporting period</w:t>
      </w:r>
      <w:r w:rsidR="00D94A66" w:rsidRPr="007F5117">
        <w:rPr>
          <w:lang w:val="en-GB"/>
        </w:rPr>
        <w:t xml:space="preserve">.  </w:t>
      </w:r>
      <w:r w:rsidRPr="007F5117">
        <w:rPr>
          <w:lang w:val="en-GB"/>
        </w:rPr>
        <w:t xml:space="preserve">To assess whether there is a significant increase in credit risk, the </w:t>
      </w:r>
      <w:r w:rsidR="00E83FDC" w:rsidRPr="007F5117">
        <w:rPr>
          <w:lang w:val="en-GB"/>
        </w:rPr>
        <w:t xml:space="preserve">Company </w:t>
      </w:r>
      <w:r w:rsidRPr="007F5117">
        <w:rPr>
          <w:lang w:val="en-GB"/>
        </w:rPr>
        <w:t>compares the risk of a default occurring on the asset as at the reporting date with the risk of default as at the date of initial recognition by considering available reasonable and supportive forward-looking information</w:t>
      </w:r>
      <w:r w:rsidR="00D94A66" w:rsidRPr="007F5117">
        <w:rPr>
          <w:lang w:val="en-GB"/>
        </w:rPr>
        <w:t xml:space="preserve">.  </w:t>
      </w:r>
      <w:r w:rsidRPr="007F5117">
        <w:rPr>
          <w:lang w:val="en-GB"/>
        </w:rPr>
        <w:t>Considerations may include:</w:t>
      </w:r>
    </w:p>
    <w:p w14:paraId="5ED7E3FA" w14:textId="77777777" w:rsidR="00A76096" w:rsidRPr="007F5117" w:rsidRDefault="00A76096">
      <w:pPr>
        <w:pStyle w:val="BodyText3"/>
        <w:numPr>
          <w:ilvl w:val="0"/>
          <w:numId w:val="0"/>
        </w:numPr>
        <w:tabs>
          <w:tab w:val="clear" w:pos="425"/>
        </w:tabs>
        <w:spacing w:before="0"/>
        <w:ind w:left="426"/>
        <w:rPr>
          <w:rFonts w:cs="Arial"/>
        </w:rPr>
      </w:pPr>
    </w:p>
    <w:p w14:paraId="1B51E0C3" w14:textId="77777777" w:rsidR="00B557A0" w:rsidRPr="007F5117" w:rsidRDefault="00827AB2">
      <w:pPr>
        <w:pStyle w:val="BodyText3"/>
        <w:numPr>
          <w:ilvl w:val="0"/>
          <w:numId w:val="0"/>
        </w:numPr>
        <w:tabs>
          <w:tab w:val="clear" w:pos="425"/>
        </w:tabs>
        <w:spacing w:before="0"/>
        <w:ind w:left="284" w:hanging="284"/>
        <w:rPr>
          <w:rFonts w:cs="Arial"/>
        </w:rPr>
      </w:pPr>
      <w:r w:rsidRPr="007F5117">
        <w:rPr>
          <w:rFonts w:cs="Arial"/>
        </w:rPr>
        <w:t>-</w:t>
      </w:r>
      <w:r w:rsidRPr="007F5117">
        <w:rPr>
          <w:rFonts w:cs="Arial"/>
        </w:rPr>
        <w:tab/>
      </w:r>
      <w:proofErr w:type="gramStart"/>
      <w:r w:rsidR="00B557A0" w:rsidRPr="007F5117">
        <w:t>internal</w:t>
      </w:r>
      <w:proofErr w:type="gramEnd"/>
      <w:r w:rsidR="00B557A0" w:rsidRPr="007F5117">
        <w:t xml:space="preserve"> credit </w:t>
      </w:r>
      <w:r w:rsidR="00B557A0" w:rsidRPr="007F5117">
        <w:rPr>
          <w:rFonts w:cs="Arial"/>
        </w:rPr>
        <w:t>rating;</w:t>
      </w:r>
    </w:p>
    <w:p w14:paraId="2F2864BE" w14:textId="77777777" w:rsidR="00A76096" w:rsidRPr="007F5117" w:rsidRDefault="00A76096">
      <w:pPr>
        <w:pStyle w:val="BodyText3"/>
        <w:numPr>
          <w:ilvl w:val="0"/>
          <w:numId w:val="0"/>
        </w:numPr>
        <w:tabs>
          <w:tab w:val="clear" w:pos="425"/>
        </w:tabs>
        <w:spacing w:before="0"/>
        <w:ind w:left="284" w:hanging="284"/>
        <w:rPr>
          <w:rFonts w:cs="Arial"/>
        </w:rPr>
      </w:pPr>
    </w:p>
    <w:p w14:paraId="3BADA6F0" w14:textId="77777777" w:rsidR="00B557A0" w:rsidRPr="007F5117" w:rsidRDefault="00827AB2">
      <w:pPr>
        <w:pStyle w:val="BodyText3"/>
        <w:numPr>
          <w:ilvl w:val="0"/>
          <w:numId w:val="0"/>
        </w:numPr>
        <w:tabs>
          <w:tab w:val="clear" w:pos="425"/>
        </w:tabs>
        <w:spacing w:before="0"/>
        <w:ind w:left="284" w:hanging="284"/>
        <w:rPr>
          <w:rFonts w:cs="Arial"/>
        </w:rPr>
      </w:pPr>
      <w:r w:rsidRPr="007F5117">
        <w:rPr>
          <w:rFonts w:cs="Arial"/>
        </w:rPr>
        <w:t>-</w:t>
      </w:r>
      <w:r w:rsidRPr="007F5117">
        <w:rPr>
          <w:rFonts w:cs="Arial"/>
        </w:rPr>
        <w:tab/>
      </w:r>
      <w:r w:rsidR="00B557A0" w:rsidRPr="007F5117">
        <w:rPr>
          <w:rFonts w:cs="Arial"/>
        </w:rPr>
        <w:t>actual or expected significant adverse changes in business, financial or economic conditions that are expected to cause a significant change to the borrower’s ability to meet its obligations;</w:t>
      </w:r>
    </w:p>
    <w:p w14:paraId="0FEA1DD5" w14:textId="77777777" w:rsidR="00A76096" w:rsidRPr="007F5117" w:rsidRDefault="00A76096">
      <w:pPr>
        <w:pStyle w:val="BodyText3"/>
        <w:numPr>
          <w:ilvl w:val="0"/>
          <w:numId w:val="0"/>
        </w:numPr>
        <w:tabs>
          <w:tab w:val="clear" w:pos="425"/>
        </w:tabs>
        <w:spacing w:before="0"/>
        <w:ind w:left="284" w:hanging="284"/>
        <w:rPr>
          <w:rFonts w:cs="Arial"/>
        </w:rPr>
      </w:pPr>
    </w:p>
    <w:p w14:paraId="23872349" w14:textId="77777777" w:rsidR="00025206" w:rsidRPr="007F5117" w:rsidRDefault="00827AB2">
      <w:pPr>
        <w:pStyle w:val="BodyText3"/>
        <w:numPr>
          <w:ilvl w:val="0"/>
          <w:numId w:val="0"/>
        </w:numPr>
        <w:tabs>
          <w:tab w:val="clear" w:pos="425"/>
        </w:tabs>
        <w:spacing w:before="0"/>
        <w:ind w:left="284" w:hanging="284"/>
        <w:rPr>
          <w:rFonts w:cs="Arial"/>
        </w:rPr>
      </w:pPr>
      <w:r w:rsidRPr="007F5117">
        <w:rPr>
          <w:rFonts w:cs="Arial"/>
        </w:rPr>
        <w:t>-</w:t>
      </w:r>
      <w:r w:rsidRPr="007F5117">
        <w:rPr>
          <w:rFonts w:cs="Arial"/>
        </w:rPr>
        <w:tab/>
      </w:r>
      <w:proofErr w:type="gramStart"/>
      <w:r w:rsidR="00025206" w:rsidRPr="007F5117">
        <w:rPr>
          <w:rFonts w:cs="Arial"/>
        </w:rPr>
        <w:t>actual</w:t>
      </w:r>
      <w:proofErr w:type="gramEnd"/>
      <w:r w:rsidR="00025206" w:rsidRPr="007F5117">
        <w:rPr>
          <w:rFonts w:cs="Arial"/>
        </w:rPr>
        <w:t xml:space="preserve"> or expected significant changes in the operating results of the borrower; and</w:t>
      </w:r>
    </w:p>
    <w:p w14:paraId="1261761F" w14:textId="77777777" w:rsidR="00A76096" w:rsidRPr="007F5117" w:rsidRDefault="00A76096">
      <w:pPr>
        <w:pStyle w:val="BodyText3"/>
        <w:numPr>
          <w:ilvl w:val="0"/>
          <w:numId w:val="0"/>
        </w:numPr>
        <w:tabs>
          <w:tab w:val="clear" w:pos="425"/>
        </w:tabs>
        <w:spacing w:before="0"/>
        <w:ind w:left="284" w:hanging="284"/>
        <w:rPr>
          <w:rFonts w:cs="Arial"/>
        </w:rPr>
      </w:pPr>
    </w:p>
    <w:p w14:paraId="3FFD4B7E" w14:textId="77777777" w:rsidR="00025206" w:rsidRPr="007F5117" w:rsidRDefault="00827AB2">
      <w:pPr>
        <w:pStyle w:val="BodyText3"/>
        <w:numPr>
          <w:ilvl w:val="0"/>
          <w:numId w:val="0"/>
        </w:numPr>
        <w:tabs>
          <w:tab w:val="clear" w:pos="425"/>
        </w:tabs>
        <w:spacing w:before="0"/>
        <w:ind w:left="284" w:hanging="284"/>
        <w:rPr>
          <w:rFonts w:cs="Arial"/>
        </w:rPr>
      </w:pPr>
      <w:r w:rsidRPr="007F5117">
        <w:rPr>
          <w:rFonts w:cs="Arial"/>
        </w:rPr>
        <w:t>-</w:t>
      </w:r>
      <w:r w:rsidRPr="007F5117">
        <w:rPr>
          <w:rFonts w:cs="Arial"/>
        </w:rPr>
        <w:tab/>
      </w:r>
      <w:proofErr w:type="gramStart"/>
      <w:r w:rsidR="00025206" w:rsidRPr="007F5117">
        <w:rPr>
          <w:rFonts w:cs="Arial"/>
        </w:rPr>
        <w:t>significant</w:t>
      </w:r>
      <w:proofErr w:type="gramEnd"/>
      <w:r w:rsidR="00025206" w:rsidRPr="007F5117">
        <w:rPr>
          <w:rFonts w:cs="Arial"/>
        </w:rPr>
        <w:t xml:space="preserve"> changes in the expected performance and behavior of the borrower and changes in the operating results of the borrower.</w:t>
      </w:r>
    </w:p>
    <w:p w14:paraId="7345FE82" w14:textId="77777777" w:rsidR="00A76096" w:rsidRPr="007F5117" w:rsidRDefault="00A76096">
      <w:pPr>
        <w:pStyle w:val="BodyText"/>
        <w:spacing w:before="0"/>
        <w:rPr>
          <w:lang w:val="en-GB"/>
        </w:rPr>
      </w:pPr>
    </w:p>
    <w:p w14:paraId="5F41A3FB" w14:textId="77777777" w:rsidR="00025206" w:rsidRPr="007F5117" w:rsidRDefault="00025206">
      <w:pPr>
        <w:pStyle w:val="BodyText"/>
        <w:spacing w:before="0"/>
        <w:rPr>
          <w:lang w:val="en-GB"/>
        </w:rPr>
      </w:pPr>
      <w:r w:rsidRPr="007F5117">
        <w:rPr>
          <w:lang w:val="en-GB"/>
        </w:rPr>
        <w:t>Regardless of the analysis above, a significant increase in credit risk is presumed if a debtor is delinquent and in default status when there are unsettled amounts remaining on the account on the day after the invoice due date.</w:t>
      </w:r>
    </w:p>
    <w:p w14:paraId="743CBD9B" w14:textId="77777777" w:rsidR="00A76096" w:rsidRPr="007F5117" w:rsidRDefault="00A76096">
      <w:pPr>
        <w:pStyle w:val="BodyText"/>
        <w:spacing w:before="0"/>
        <w:rPr>
          <w:lang w:val="en-GB"/>
        </w:rPr>
      </w:pPr>
    </w:p>
    <w:p w14:paraId="5942D2F3" w14:textId="091955DB" w:rsidR="00025206" w:rsidRPr="007F5117" w:rsidRDefault="00025206">
      <w:pPr>
        <w:pStyle w:val="BodyText"/>
        <w:spacing w:before="0"/>
        <w:rPr>
          <w:lang w:val="en-GB"/>
        </w:rPr>
      </w:pPr>
      <w:r w:rsidRPr="007F5117">
        <w:rPr>
          <w:lang w:val="en-GB"/>
        </w:rPr>
        <w:t>At each reporting date, the Company measures the loss allowance for a financial asset at an amount equal to the lifetime expected credit losses if the credit risk on that financial asset has increased significantly since initial recognition</w:t>
      </w:r>
      <w:r w:rsidR="00D94A66" w:rsidRPr="007F5117">
        <w:rPr>
          <w:lang w:val="en-GB"/>
        </w:rPr>
        <w:t xml:space="preserve">.  </w:t>
      </w:r>
      <w:r w:rsidRPr="007F5117">
        <w:rPr>
          <w:lang w:val="en-GB"/>
        </w:rPr>
        <w:t>If, at the reporting date, the credit risk on a financial asset has not increased significantly since initial recognition, the Company measures the loss allowance for that financial asset at an amount equal to 12-month expected credit losses</w:t>
      </w:r>
      <w:r w:rsidR="00D94A66" w:rsidRPr="007F5117">
        <w:rPr>
          <w:lang w:val="en-GB"/>
        </w:rPr>
        <w:t xml:space="preserve">.  </w:t>
      </w:r>
    </w:p>
    <w:p w14:paraId="73A3A6FD" w14:textId="77777777" w:rsidR="00025206" w:rsidRPr="007F5117" w:rsidRDefault="00025206">
      <w:pPr>
        <w:pStyle w:val="BodyText3"/>
        <w:numPr>
          <w:ilvl w:val="0"/>
          <w:numId w:val="0"/>
        </w:numPr>
        <w:tabs>
          <w:tab w:val="clear" w:pos="425"/>
        </w:tabs>
        <w:spacing w:before="0"/>
        <w:ind w:left="426"/>
        <w:rPr>
          <w:rFonts w:cs="Arial"/>
        </w:rPr>
      </w:pPr>
    </w:p>
    <w:p w14:paraId="684A3BA2" w14:textId="1E14D1EC" w:rsidR="00D94A66" w:rsidRPr="007F5117" w:rsidRDefault="00D94A66">
      <w:pPr>
        <w:pStyle w:val="BodyText"/>
        <w:spacing w:before="0"/>
        <w:rPr>
          <w:lang w:val="en-GB"/>
        </w:rPr>
      </w:pPr>
      <w:r w:rsidRPr="007F5117">
        <w:rPr>
          <w:lang w:val="en-GB"/>
        </w:rPr>
        <w:t>For trade receivables, the Company applies the simplified approach to providing for expected credit losses, which permits the use of the lifetime expected loss provision for all trade receivables. To measure the expected credit losses, trade receivables have been assessed individually except for debtors with shared credit characteristics of which the Company would assess collectively.  When measuring expected credit losses, the Company considers the risk or probability that a credit loss occurs by reflecting the possibility that a credit loss occurs and possibility that no credit loss occurs.</w:t>
      </w:r>
    </w:p>
    <w:p w14:paraId="6EED897A" w14:textId="77777777" w:rsidR="00E83FDC" w:rsidRPr="007F5117" w:rsidRDefault="00E83FDC">
      <w:pPr>
        <w:pStyle w:val="Heading2"/>
        <w:spacing w:before="0"/>
      </w:pPr>
      <w:r w:rsidRPr="007F5117">
        <w:rPr>
          <w:rFonts w:cs="Arial"/>
        </w:rPr>
        <w:br w:type="page"/>
        <w:t>2</w:t>
      </w:r>
      <w:r w:rsidRPr="007F5117">
        <w:rPr>
          <w:rFonts w:cs="Arial"/>
        </w:rPr>
        <w:tab/>
        <w:t>Significant accounting policies (continued)</w:t>
      </w:r>
    </w:p>
    <w:p w14:paraId="29C00B20" w14:textId="7CEAE328" w:rsidR="00A76096" w:rsidRDefault="00A76096">
      <w:pPr>
        <w:pStyle w:val="BodyText"/>
        <w:spacing w:before="0"/>
        <w:rPr>
          <w:lang w:val="en-GB"/>
        </w:rPr>
      </w:pPr>
    </w:p>
    <w:p w14:paraId="1D8A21D6" w14:textId="0A39171E" w:rsidR="005C5009" w:rsidRPr="007F5117" w:rsidRDefault="005C5009" w:rsidP="005C5009">
      <w:pPr>
        <w:pStyle w:val="Heading3"/>
        <w:spacing w:before="0"/>
      </w:pPr>
      <w:r w:rsidRPr="007F5117">
        <w:t>(e)</w:t>
      </w:r>
      <w:r w:rsidRPr="007F5117">
        <w:tab/>
        <w:t>Impairment of assets</w:t>
      </w:r>
      <w:r>
        <w:t xml:space="preserve"> (continued)</w:t>
      </w:r>
    </w:p>
    <w:p w14:paraId="5A197429" w14:textId="77777777" w:rsidR="005C5009" w:rsidRPr="007F5117" w:rsidRDefault="005C5009">
      <w:pPr>
        <w:pStyle w:val="BodyText"/>
        <w:spacing w:before="0"/>
        <w:rPr>
          <w:lang w:val="en-GB"/>
        </w:rPr>
      </w:pPr>
    </w:p>
    <w:p w14:paraId="5CFCC603" w14:textId="27AD52EC" w:rsidR="00B557A0" w:rsidRPr="007F5117" w:rsidRDefault="00B557A0">
      <w:pPr>
        <w:pStyle w:val="BodyText"/>
        <w:spacing w:before="0"/>
        <w:rPr>
          <w:lang w:val="en-GB"/>
        </w:rPr>
      </w:pPr>
      <w:r w:rsidRPr="007F5117">
        <w:rPr>
          <w:lang w:val="en-GB"/>
        </w:rPr>
        <w:t>Financial assets are written off when there is no reasonable expectation of recovery</w:t>
      </w:r>
      <w:r w:rsidR="00D94A66" w:rsidRPr="007F5117">
        <w:rPr>
          <w:lang w:val="en-GB"/>
        </w:rPr>
        <w:t xml:space="preserve">.  </w:t>
      </w:r>
      <w:r w:rsidRPr="007F5117">
        <w:rPr>
          <w:lang w:val="en-GB"/>
        </w:rPr>
        <w:t xml:space="preserve">The </w:t>
      </w:r>
      <w:r w:rsidR="00025206" w:rsidRPr="007F5117">
        <w:rPr>
          <w:lang w:val="en-GB"/>
        </w:rPr>
        <w:t xml:space="preserve">Company </w:t>
      </w:r>
      <w:r w:rsidRPr="007F5117">
        <w:rPr>
          <w:lang w:val="en-GB"/>
        </w:rPr>
        <w:t>categorises a financial asset for write off when a debtor fails to make contractual payments for a period greater than predefined limit</w:t>
      </w:r>
      <w:r w:rsidR="00D94A66" w:rsidRPr="007F5117">
        <w:rPr>
          <w:lang w:val="en-GB"/>
        </w:rPr>
        <w:t xml:space="preserve">.  </w:t>
      </w:r>
      <w:r w:rsidRPr="007F5117">
        <w:rPr>
          <w:lang w:val="en-GB"/>
        </w:rPr>
        <w:t xml:space="preserve">Where loans or receivables have been written off, the </w:t>
      </w:r>
      <w:r w:rsidR="00025206" w:rsidRPr="007F5117">
        <w:rPr>
          <w:lang w:val="en-GB"/>
        </w:rPr>
        <w:t>Company</w:t>
      </w:r>
      <w:r w:rsidR="00025206" w:rsidRPr="007F5117" w:rsidDel="00025206">
        <w:rPr>
          <w:lang w:val="en-GB"/>
        </w:rPr>
        <w:t xml:space="preserve"> </w:t>
      </w:r>
      <w:r w:rsidRPr="007F5117">
        <w:rPr>
          <w:lang w:val="en-GB"/>
        </w:rPr>
        <w:t>continues to engage in enforcement activity to attempt to recover the receivable due</w:t>
      </w:r>
      <w:r w:rsidR="00D94A66" w:rsidRPr="007F5117">
        <w:rPr>
          <w:lang w:val="en-GB"/>
        </w:rPr>
        <w:t xml:space="preserve">.  </w:t>
      </w:r>
      <w:r w:rsidRPr="007F5117">
        <w:rPr>
          <w:lang w:val="en-GB"/>
        </w:rPr>
        <w:t>Where recoveries are made, these are recognised in profit or loss.</w:t>
      </w:r>
    </w:p>
    <w:p w14:paraId="6845492A" w14:textId="77777777" w:rsidR="00A76096" w:rsidRPr="007F5117" w:rsidRDefault="00A76096">
      <w:pPr>
        <w:pStyle w:val="BodyText"/>
        <w:spacing w:before="0"/>
        <w:rPr>
          <w:lang w:val="en-GB"/>
        </w:rPr>
      </w:pPr>
    </w:p>
    <w:p w14:paraId="4514B590" w14:textId="77777777" w:rsidR="00B557A0" w:rsidRPr="007F5117" w:rsidRDefault="00B557A0">
      <w:pPr>
        <w:pStyle w:val="BodyText"/>
        <w:spacing w:before="0"/>
        <w:ind w:hanging="567"/>
        <w:rPr>
          <w:lang w:val="en-GB"/>
        </w:rPr>
      </w:pPr>
      <w:r w:rsidRPr="007F5117">
        <w:rPr>
          <w:lang w:val="en-GB"/>
        </w:rPr>
        <w:t>(ii)</w:t>
      </w:r>
      <w:r w:rsidRPr="007F5117">
        <w:rPr>
          <w:lang w:val="en-GB"/>
        </w:rPr>
        <w:tab/>
      </w:r>
      <w:r w:rsidR="006058F3" w:rsidRPr="007F5117">
        <w:rPr>
          <w:lang w:val="en-GB"/>
        </w:rPr>
        <w:t>Property, plant and equipment</w:t>
      </w:r>
    </w:p>
    <w:p w14:paraId="46861EF8" w14:textId="77777777" w:rsidR="00A76096" w:rsidRPr="007F5117" w:rsidRDefault="00A76096">
      <w:pPr>
        <w:pStyle w:val="BodyText"/>
        <w:spacing w:before="0"/>
        <w:rPr>
          <w:lang w:val="en-GB"/>
        </w:rPr>
      </w:pPr>
    </w:p>
    <w:p w14:paraId="225ED8C7" w14:textId="77777777" w:rsidR="00B557A0" w:rsidRPr="007F5117" w:rsidRDefault="00B557A0">
      <w:pPr>
        <w:pStyle w:val="BodyText"/>
        <w:spacing w:before="0"/>
      </w:pPr>
      <w:r w:rsidRPr="007F5117">
        <w:rPr>
          <w:lang w:val="en-GB"/>
        </w:rPr>
        <w:t>Internal and external sources of information are reviewed at the end of each reporting period, or whenever events or changes in circumstances indicate that the carrying amount may not be recoverable, to identify indications that the assets may be impaired or, an impairment loss previously recognised no longer exists or may have decreased</w:t>
      </w:r>
      <w:r w:rsidR="002F6FA9" w:rsidRPr="007F5117">
        <w:rPr>
          <w:lang w:val="en-GB"/>
        </w:rPr>
        <w:t>.</w:t>
      </w:r>
    </w:p>
    <w:p w14:paraId="2BAF051D" w14:textId="77777777" w:rsidR="00A76096" w:rsidRPr="007F5117" w:rsidRDefault="00A76096">
      <w:pPr>
        <w:pStyle w:val="BodyText4"/>
        <w:numPr>
          <w:ilvl w:val="0"/>
          <w:numId w:val="0"/>
        </w:numPr>
        <w:tabs>
          <w:tab w:val="clear" w:pos="851"/>
        </w:tabs>
        <w:spacing w:before="0"/>
        <w:ind w:left="426"/>
      </w:pPr>
    </w:p>
    <w:p w14:paraId="7463F390" w14:textId="77777777" w:rsidR="00B557A0" w:rsidRPr="007F5117" w:rsidRDefault="00B557A0">
      <w:pPr>
        <w:pStyle w:val="BodyText"/>
        <w:spacing w:before="0"/>
      </w:pPr>
      <w:r w:rsidRPr="007F5117">
        <w:t>If any such indication exists, the asset's recoverable amount is estimated.</w:t>
      </w:r>
    </w:p>
    <w:p w14:paraId="3983C6D6" w14:textId="77777777" w:rsidR="00A76096" w:rsidRPr="007F5117" w:rsidRDefault="00A76096">
      <w:pPr>
        <w:pStyle w:val="BodyText4"/>
        <w:numPr>
          <w:ilvl w:val="0"/>
          <w:numId w:val="0"/>
        </w:numPr>
        <w:tabs>
          <w:tab w:val="clear" w:pos="851"/>
        </w:tabs>
        <w:spacing w:before="0"/>
        <w:ind w:left="426"/>
      </w:pPr>
    </w:p>
    <w:p w14:paraId="0F6FCC66" w14:textId="77777777" w:rsidR="00B557A0" w:rsidRPr="007F5117" w:rsidRDefault="00827AB2">
      <w:pPr>
        <w:pStyle w:val="BodyText3"/>
        <w:numPr>
          <w:ilvl w:val="0"/>
          <w:numId w:val="0"/>
        </w:numPr>
        <w:tabs>
          <w:tab w:val="clear" w:pos="425"/>
        </w:tabs>
        <w:spacing w:before="0"/>
        <w:ind w:left="284" w:hanging="284"/>
      </w:pPr>
      <w:r w:rsidRPr="007F5117">
        <w:rPr>
          <w:rFonts w:cs="Arial"/>
        </w:rPr>
        <w:t>-</w:t>
      </w:r>
      <w:r w:rsidRPr="007F5117">
        <w:rPr>
          <w:rFonts w:cs="Arial"/>
        </w:rPr>
        <w:tab/>
      </w:r>
      <w:r w:rsidR="00B557A0" w:rsidRPr="007F5117">
        <w:t>Calculation of recoverable amount</w:t>
      </w:r>
    </w:p>
    <w:p w14:paraId="4F011190" w14:textId="77777777" w:rsidR="00A76096" w:rsidRPr="007F5117" w:rsidRDefault="00A76096">
      <w:pPr>
        <w:pStyle w:val="BodyText4"/>
        <w:numPr>
          <w:ilvl w:val="0"/>
          <w:numId w:val="0"/>
        </w:numPr>
        <w:tabs>
          <w:tab w:val="clear" w:pos="851"/>
        </w:tabs>
        <w:spacing w:before="0"/>
        <w:ind w:left="426"/>
      </w:pPr>
    </w:p>
    <w:p w14:paraId="770B971A" w14:textId="069FAFED" w:rsidR="00B557A0" w:rsidRPr="007F5117" w:rsidRDefault="00B557A0">
      <w:pPr>
        <w:pStyle w:val="BodyText4"/>
        <w:numPr>
          <w:ilvl w:val="0"/>
          <w:numId w:val="0"/>
        </w:numPr>
        <w:tabs>
          <w:tab w:val="clear" w:pos="851"/>
        </w:tabs>
        <w:spacing w:before="0"/>
        <w:ind w:left="284"/>
      </w:pPr>
      <w:r w:rsidRPr="007F5117">
        <w:t>The recoverable amount of an asset is the higher of its fair value less costs of disposal and value in use</w:t>
      </w:r>
      <w:r w:rsidR="00D94A66" w:rsidRPr="007F5117">
        <w:t xml:space="preserve">.  </w:t>
      </w:r>
      <w:r w:rsidRPr="007F5117">
        <w:t>Fair value less costs of disposal is the amount obtainable from the sale of an asset in an arm’s length transaction between knowledgeable, willing parties, less the costs of disposal</w:t>
      </w:r>
      <w:r w:rsidR="00D94A66" w:rsidRPr="007F5117">
        <w:t xml:space="preserve">.  </w:t>
      </w:r>
      <w:r w:rsidRPr="007F5117">
        <w:t>In assessing value in use, the estimated future cash flows are discounted to their present value using a pre-tax discount rate that reflects current market assessments of the time value of money and the risks specific to the asset</w:t>
      </w:r>
      <w:r w:rsidR="00D94A66" w:rsidRPr="007F5117">
        <w:t xml:space="preserve">.  </w:t>
      </w:r>
      <w:r w:rsidRPr="007F5117">
        <w:t>Where an asset does not generate cash inflows largely independent of those from other assets, the recoverable amount is determined for the smallest group of assets that generates cash inflows independently (i.e</w:t>
      </w:r>
      <w:r w:rsidR="00D94A66" w:rsidRPr="007F5117">
        <w:t xml:space="preserve">.  </w:t>
      </w:r>
      <w:proofErr w:type="gramStart"/>
      <w:r w:rsidRPr="007F5117">
        <w:t>a</w:t>
      </w:r>
      <w:proofErr w:type="gramEnd"/>
      <w:r w:rsidRPr="007F5117">
        <w:t xml:space="preserve"> </w:t>
      </w:r>
      <w:r w:rsidR="00025206" w:rsidRPr="007F5117">
        <w:t>cash-generating unit, “CGU”</w:t>
      </w:r>
      <w:r w:rsidRPr="007F5117">
        <w:t>).</w:t>
      </w:r>
    </w:p>
    <w:p w14:paraId="12B0BFD4" w14:textId="77777777" w:rsidR="00A76096" w:rsidRPr="007F5117" w:rsidRDefault="00A76096">
      <w:pPr>
        <w:pStyle w:val="BodyText4"/>
        <w:numPr>
          <w:ilvl w:val="0"/>
          <w:numId w:val="0"/>
        </w:numPr>
        <w:tabs>
          <w:tab w:val="clear" w:pos="851"/>
        </w:tabs>
        <w:spacing w:before="0"/>
        <w:ind w:left="426"/>
      </w:pPr>
    </w:p>
    <w:p w14:paraId="21BBD367" w14:textId="77777777" w:rsidR="00B557A0" w:rsidRPr="007F5117" w:rsidRDefault="00827AB2">
      <w:pPr>
        <w:pStyle w:val="BodyText3"/>
        <w:numPr>
          <w:ilvl w:val="0"/>
          <w:numId w:val="0"/>
        </w:numPr>
        <w:tabs>
          <w:tab w:val="clear" w:pos="425"/>
        </w:tabs>
        <w:spacing w:before="0"/>
        <w:ind w:left="284" w:hanging="284"/>
        <w:rPr>
          <w:rFonts w:cs="Arial"/>
        </w:rPr>
      </w:pPr>
      <w:r w:rsidRPr="007F5117">
        <w:rPr>
          <w:rFonts w:cs="Arial"/>
        </w:rPr>
        <w:t>-</w:t>
      </w:r>
      <w:r w:rsidRPr="007F5117">
        <w:rPr>
          <w:rFonts w:cs="Arial"/>
        </w:rPr>
        <w:tab/>
      </w:r>
      <w:r w:rsidR="00B557A0" w:rsidRPr="007F5117">
        <w:rPr>
          <w:rFonts w:cs="Arial"/>
        </w:rPr>
        <w:t>Recognition of impairment losses</w:t>
      </w:r>
    </w:p>
    <w:p w14:paraId="3DA9D06A" w14:textId="77777777" w:rsidR="00A76096" w:rsidRPr="007F5117" w:rsidRDefault="00A76096">
      <w:pPr>
        <w:pStyle w:val="BodyText4"/>
        <w:numPr>
          <w:ilvl w:val="0"/>
          <w:numId w:val="0"/>
        </w:numPr>
        <w:tabs>
          <w:tab w:val="clear" w:pos="851"/>
          <w:tab w:val="left" w:pos="426"/>
        </w:tabs>
        <w:spacing w:before="0"/>
        <w:ind w:left="426"/>
      </w:pPr>
    </w:p>
    <w:p w14:paraId="36AD3C9D" w14:textId="3F52F8E2" w:rsidR="00025206" w:rsidRPr="007F5117" w:rsidRDefault="00B557A0">
      <w:pPr>
        <w:pStyle w:val="BodyText4"/>
        <w:numPr>
          <w:ilvl w:val="0"/>
          <w:numId w:val="0"/>
        </w:numPr>
        <w:tabs>
          <w:tab w:val="clear" w:pos="851"/>
          <w:tab w:val="left" w:pos="426"/>
        </w:tabs>
        <w:spacing w:before="0"/>
        <w:ind w:left="284"/>
      </w:pPr>
      <w:r w:rsidRPr="007F5117">
        <w:t>An impairment loss is recognised in profit or loss whenever the carrying amount of an asset, or the CGU to which it belongs, exceeds its recoverable amount</w:t>
      </w:r>
      <w:r w:rsidR="00D94A66" w:rsidRPr="007F5117">
        <w:t xml:space="preserve">.  </w:t>
      </w:r>
      <w:r w:rsidRPr="007F5117">
        <w:t>Impairment losses recognised in respect of CGUs are allocated to reduce the carrying amount of assets in the CGU on a pro rata basis, except that the carrying amount of an asset will not be reduced below its individual fair value less costs of disposal, or value in use, if determinable.</w:t>
      </w:r>
    </w:p>
    <w:p w14:paraId="4C8C0048" w14:textId="77777777" w:rsidR="00A76096" w:rsidRPr="007F5117" w:rsidRDefault="00A76096" w:rsidP="00AC4623">
      <w:pPr>
        <w:pStyle w:val="BodyText3"/>
        <w:numPr>
          <w:ilvl w:val="0"/>
          <w:numId w:val="0"/>
        </w:numPr>
        <w:spacing w:before="0"/>
        <w:ind w:left="533"/>
        <w:rPr>
          <w:lang w:val="en-GB"/>
        </w:rPr>
      </w:pPr>
    </w:p>
    <w:p w14:paraId="31F3AE43" w14:textId="77777777" w:rsidR="00B557A0" w:rsidRPr="007F5117" w:rsidRDefault="00827AB2">
      <w:pPr>
        <w:pStyle w:val="BodyText3"/>
        <w:numPr>
          <w:ilvl w:val="0"/>
          <w:numId w:val="0"/>
        </w:numPr>
        <w:tabs>
          <w:tab w:val="clear" w:pos="425"/>
        </w:tabs>
        <w:spacing w:before="0"/>
        <w:ind w:left="284" w:hanging="284"/>
      </w:pPr>
      <w:r w:rsidRPr="007F5117">
        <w:t>-</w:t>
      </w:r>
      <w:r w:rsidRPr="007F5117">
        <w:tab/>
      </w:r>
      <w:r w:rsidR="00B557A0" w:rsidRPr="007F5117">
        <w:t>Reversals of impairment losses</w:t>
      </w:r>
    </w:p>
    <w:p w14:paraId="6C710D97" w14:textId="77777777" w:rsidR="00A76096" w:rsidRPr="007F5117" w:rsidRDefault="00A76096">
      <w:pPr>
        <w:pStyle w:val="BodyText4"/>
        <w:numPr>
          <w:ilvl w:val="0"/>
          <w:numId w:val="0"/>
        </w:numPr>
        <w:tabs>
          <w:tab w:val="clear" w:pos="851"/>
          <w:tab w:val="left" w:pos="426"/>
        </w:tabs>
        <w:spacing w:before="0"/>
        <w:ind w:left="426"/>
      </w:pPr>
    </w:p>
    <w:p w14:paraId="48233E1C" w14:textId="77777777" w:rsidR="00B557A0" w:rsidRPr="007F5117" w:rsidRDefault="00025206">
      <w:pPr>
        <w:pStyle w:val="BodyText4"/>
        <w:numPr>
          <w:ilvl w:val="0"/>
          <w:numId w:val="0"/>
        </w:numPr>
        <w:tabs>
          <w:tab w:val="clear" w:pos="851"/>
        </w:tabs>
        <w:spacing w:before="0"/>
        <w:ind w:left="284"/>
      </w:pPr>
      <w:r w:rsidRPr="007F5117">
        <w:t>An</w:t>
      </w:r>
      <w:r w:rsidR="00B557A0" w:rsidRPr="007F5117">
        <w:t xml:space="preserve"> impairment loss is reversed if there has been a favourable change in the estimates used to determine the recoverable amount.</w:t>
      </w:r>
    </w:p>
    <w:p w14:paraId="0B129383" w14:textId="77777777" w:rsidR="00A76096" w:rsidRPr="007F5117" w:rsidRDefault="00A76096">
      <w:pPr>
        <w:pStyle w:val="BodyText4"/>
        <w:numPr>
          <w:ilvl w:val="0"/>
          <w:numId w:val="0"/>
        </w:numPr>
        <w:tabs>
          <w:tab w:val="clear" w:pos="851"/>
        </w:tabs>
        <w:spacing w:before="0"/>
        <w:ind w:left="284"/>
      </w:pPr>
    </w:p>
    <w:p w14:paraId="62B1CC2C" w14:textId="6D22C513" w:rsidR="00B557A0" w:rsidRPr="007F5117" w:rsidRDefault="00B557A0">
      <w:pPr>
        <w:pStyle w:val="BodyText4"/>
        <w:numPr>
          <w:ilvl w:val="0"/>
          <w:numId w:val="0"/>
        </w:numPr>
        <w:tabs>
          <w:tab w:val="clear" w:pos="851"/>
        </w:tabs>
        <w:spacing w:before="0"/>
        <w:ind w:left="284"/>
      </w:pPr>
      <w:r w:rsidRPr="007F5117">
        <w:t>A reversal of an impairment loss is limited to the asset’s carrying amount that would have been determined had no impairment loss been recognised in prior years</w:t>
      </w:r>
      <w:r w:rsidR="00D94A66" w:rsidRPr="007F5117">
        <w:t xml:space="preserve">.  </w:t>
      </w:r>
      <w:r w:rsidRPr="007F5117">
        <w:t>Reversals of impairment losses are credited to profit or loss in the period in which the reversals are recognised.</w:t>
      </w:r>
    </w:p>
    <w:p w14:paraId="4E0BB1B7" w14:textId="77777777" w:rsidR="00D94A66" w:rsidRPr="007F5117" w:rsidRDefault="00D94A66">
      <w:pPr>
        <w:pStyle w:val="Heading2"/>
        <w:spacing w:before="0"/>
      </w:pPr>
      <w:r w:rsidRPr="007F5117">
        <w:rPr>
          <w:rFonts w:cs="Arial"/>
        </w:rPr>
        <w:br w:type="page"/>
        <w:t>2</w:t>
      </w:r>
      <w:r w:rsidRPr="007F5117">
        <w:rPr>
          <w:rFonts w:cs="Arial"/>
        </w:rPr>
        <w:tab/>
        <w:t>Significant accounting policies (continued)</w:t>
      </w:r>
    </w:p>
    <w:p w14:paraId="31AD8B87" w14:textId="77777777" w:rsidR="00D94A66" w:rsidRPr="00C469D4" w:rsidRDefault="00D94A66">
      <w:pPr>
        <w:pStyle w:val="BodyText"/>
        <w:spacing w:before="0"/>
      </w:pPr>
    </w:p>
    <w:p w14:paraId="69CE8FE9" w14:textId="77777777" w:rsidR="00176056" w:rsidRPr="007F5117" w:rsidRDefault="00176056">
      <w:pPr>
        <w:pStyle w:val="Heading3"/>
        <w:spacing w:before="0"/>
        <w:rPr>
          <w:rFonts w:cs="Arial"/>
        </w:rPr>
      </w:pPr>
      <w:r w:rsidRPr="007F5117">
        <w:rPr>
          <w:rFonts w:cs="Arial"/>
        </w:rPr>
        <w:t>(</w:t>
      </w:r>
      <w:r w:rsidR="00E532BE" w:rsidRPr="007F5117">
        <w:rPr>
          <w:rFonts w:cs="Arial"/>
        </w:rPr>
        <w:t>f</w:t>
      </w:r>
      <w:r w:rsidRPr="007F5117">
        <w:rPr>
          <w:rFonts w:cs="Arial"/>
        </w:rPr>
        <w:t>)</w:t>
      </w:r>
      <w:r w:rsidRPr="007F5117">
        <w:rPr>
          <w:rFonts w:cs="Arial"/>
        </w:rPr>
        <w:tab/>
        <w:t>Receivables (including amounts due from related parties)</w:t>
      </w:r>
    </w:p>
    <w:p w14:paraId="3473BDA1" w14:textId="77777777" w:rsidR="00A76096" w:rsidRPr="007F5117" w:rsidRDefault="00A76096">
      <w:pPr>
        <w:pStyle w:val="BodyText"/>
        <w:spacing w:before="0"/>
      </w:pPr>
    </w:p>
    <w:p w14:paraId="573E971D" w14:textId="0028B473" w:rsidR="00E127B0" w:rsidRPr="007F5117" w:rsidRDefault="00E127B0">
      <w:pPr>
        <w:pStyle w:val="BodyText"/>
        <w:spacing w:before="0"/>
      </w:pPr>
      <w:r w:rsidRPr="007F5117">
        <w:t xml:space="preserve">Trade and other receivables are </w:t>
      </w:r>
      <w:proofErr w:type="spellStart"/>
      <w:r w:rsidRPr="007F5117">
        <w:t>recognised</w:t>
      </w:r>
      <w:proofErr w:type="spellEnd"/>
      <w:r w:rsidRPr="007F5117">
        <w:t xml:space="preserve"> initially at the amount of consideration that is unconditional unless they contain significant financing component, when they are </w:t>
      </w:r>
      <w:proofErr w:type="spellStart"/>
      <w:r w:rsidRPr="007F5117">
        <w:t>recognised</w:t>
      </w:r>
      <w:proofErr w:type="spellEnd"/>
      <w:r w:rsidRPr="007F5117">
        <w:t xml:space="preserve"> at fair value</w:t>
      </w:r>
      <w:r w:rsidR="00D94A66" w:rsidRPr="007F5117">
        <w:t xml:space="preserve">.  </w:t>
      </w:r>
      <w:r w:rsidRPr="007F5117">
        <w:t xml:space="preserve">The </w:t>
      </w:r>
      <w:r w:rsidR="00025206" w:rsidRPr="007F5117">
        <w:t xml:space="preserve">Company </w:t>
      </w:r>
      <w:r w:rsidRPr="007F5117">
        <w:t xml:space="preserve">holds trade and other receivables with the objective to collect the contractual cash flows and therefore measures them subsequently at </w:t>
      </w:r>
      <w:proofErr w:type="spellStart"/>
      <w:r w:rsidRPr="007F5117">
        <w:t>amortised</w:t>
      </w:r>
      <w:proofErr w:type="spellEnd"/>
      <w:r w:rsidRPr="007F5117">
        <w:t xml:space="preserve"> cost using </w:t>
      </w:r>
      <w:r w:rsidRPr="007F5117">
        <w:rPr>
          <w:spacing w:val="-2"/>
        </w:rPr>
        <w:t xml:space="preserve">the effective interest method, less loss allowance for expected credit losses (see note </w:t>
      </w:r>
      <w:r w:rsidR="00E704EF" w:rsidRPr="007F5117">
        <w:rPr>
          <w:spacing w:val="-2"/>
        </w:rPr>
        <w:t>2</w:t>
      </w:r>
      <w:r w:rsidR="00B72D05" w:rsidRPr="007F5117">
        <w:rPr>
          <w:spacing w:val="-2"/>
        </w:rPr>
        <w:t>(</w:t>
      </w:r>
      <w:r w:rsidR="00E532BE" w:rsidRPr="007F5117">
        <w:rPr>
          <w:spacing w:val="-2"/>
        </w:rPr>
        <w:t>e</w:t>
      </w:r>
      <w:proofErr w:type="gramStart"/>
      <w:r w:rsidRPr="007F5117">
        <w:rPr>
          <w:spacing w:val="-2"/>
        </w:rPr>
        <w:t>)(</w:t>
      </w:r>
      <w:proofErr w:type="spellStart"/>
      <w:proofErr w:type="gramEnd"/>
      <w:r w:rsidRPr="007F5117">
        <w:rPr>
          <w:spacing w:val="-2"/>
        </w:rPr>
        <w:t>i</w:t>
      </w:r>
      <w:proofErr w:type="spellEnd"/>
      <w:r w:rsidRPr="007F5117">
        <w:rPr>
          <w:spacing w:val="-2"/>
        </w:rPr>
        <w:t>))</w:t>
      </w:r>
      <w:r w:rsidRPr="007F5117">
        <w:t>.</w:t>
      </w:r>
    </w:p>
    <w:p w14:paraId="17381445" w14:textId="77777777" w:rsidR="00A76096" w:rsidRPr="007F5117" w:rsidRDefault="00A76096">
      <w:pPr>
        <w:pStyle w:val="BodyText"/>
        <w:spacing w:before="0"/>
        <w:rPr>
          <w:lang w:val="en-GB"/>
        </w:rPr>
      </w:pPr>
    </w:p>
    <w:p w14:paraId="5D6E61A6" w14:textId="77777777" w:rsidR="00176056" w:rsidRPr="007F5117" w:rsidRDefault="00176056">
      <w:pPr>
        <w:pStyle w:val="Heading3"/>
        <w:spacing w:before="0"/>
        <w:rPr>
          <w:rFonts w:cs="Arial"/>
        </w:rPr>
      </w:pPr>
      <w:r w:rsidRPr="007F5117">
        <w:rPr>
          <w:rFonts w:cs="Arial"/>
        </w:rPr>
        <w:t>(</w:t>
      </w:r>
      <w:r w:rsidR="00E532BE" w:rsidRPr="007F5117">
        <w:rPr>
          <w:rFonts w:cs="Arial"/>
        </w:rPr>
        <w:t>g</w:t>
      </w:r>
      <w:r w:rsidRPr="007F5117">
        <w:rPr>
          <w:rFonts w:cs="Arial"/>
        </w:rPr>
        <w:t>)</w:t>
      </w:r>
      <w:r w:rsidRPr="007F5117">
        <w:rPr>
          <w:rFonts w:cs="Arial"/>
        </w:rPr>
        <w:tab/>
        <w:t>Payables (including amounts due to related parties)</w:t>
      </w:r>
    </w:p>
    <w:p w14:paraId="6EA4FB30" w14:textId="77777777" w:rsidR="00A76096" w:rsidRPr="007F5117" w:rsidRDefault="00A76096">
      <w:pPr>
        <w:pStyle w:val="BodyText"/>
        <w:spacing w:before="0"/>
        <w:rPr>
          <w:lang w:val="en-GB"/>
        </w:rPr>
      </w:pPr>
    </w:p>
    <w:p w14:paraId="4A455121" w14:textId="4B389D2F" w:rsidR="00176056" w:rsidRDefault="00176056">
      <w:pPr>
        <w:pStyle w:val="BodyText"/>
        <w:spacing w:before="0"/>
        <w:rPr>
          <w:lang w:val="en-GB"/>
        </w:rPr>
      </w:pPr>
      <w:r w:rsidRPr="007F5117">
        <w:rPr>
          <w:lang w:val="en-GB"/>
        </w:rPr>
        <w:t xml:space="preserve">Payables are initially recognised at fair value </w:t>
      </w:r>
      <w:r w:rsidR="006058F3" w:rsidRPr="007F5117">
        <w:rPr>
          <w:lang w:val="en-GB"/>
        </w:rPr>
        <w:t>and thereafter</w:t>
      </w:r>
      <w:r w:rsidRPr="007F5117">
        <w:rPr>
          <w:lang w:val="en-GB"/>
        </w:rPr>
        <w:t xml:space="preserve"> stated at amortised cost using the effective interest method, except where the payables are interest-free advances from related parties without any fixed repayment terms or the effect of discounting would be immaterial, in which case they are stated at cost.</w:t>
      </w:r>
    </w:p>
    <w:p w14:paraId="55F2F242" w14:textId="6444B42D" w:rsidR="005C5009" w:rsidRDefault="005C5009">
      <w:pPr>
        <w:pStyle w:val="BodyText"/>
        <w:spacing w:before="0"/>
        <w:rPr>
          <w:lang w:val="en-GB"/>
        </w:rPr>
      </w:pPr>
    </w:p>
    <w:p w14:paraId="52937888" w14:textId="15DDAAA7" w:rsidR="005C5009" w:rsidRPr="007F5117" w:rsidRDefault="005C5009" w:rsidP="005C5009">
      <w:pPr>
        <w:pStyle w:val="Heading3"/>
        <w:spacing w:before="0"/>
        <w:rPr>
          <w:szCs w:val="22"/>
        </w:rPr>
      </w:pPr>
      <w:r w:rsidRPr="007F5117">
        <w:rPr>
          <w:rFonts w:cs="Arial"/>
        </w:rPr>
        <w:t>(h)</w:t>
      </w:r>
      <w:r w:rsidRPr="007F5117">
        <w:rPr>
          <w:rFonts w:cs="Arial"/>
        </w:rPr>
        <w:tab/>
      </w:r>
      <w:r>
        <w:rPr>
          <w:szCs w:val="22"/>
        </w:rPr>
        <w:t>Leased assets</w:t>
      </w:r>
    </w:p>
    <w:p w14:paraId="542B499F" w14:textId="77777777" w:rsidR="005C5009" w:rsidRDefault="005C5009" w:rsidP="005C5009">
      <w:pPr>
        <w:pStyle w:val="BodyText"/>
        <w:adjustRightInd w:val="0"/>
        <w:snapToGrid w:val="0"/>
        <w:spacing w:before="0"/>
        <w:rPr>
          <w:lang w:val="en-GB"/>
        </w:rPr>
      </w:pPr>
    </w:p>
    <w:p w14:paraId="13BB1D96" w14:textId="4BECBD69" w:rsidR="005C5009" w:rsidRPr="005B1D97" w:rsidRDefault="005C5009" w:rsidP="005C5009">
      <w:pPr>
        <w:pStyle w:val="BodyText"/>
        <w:adjustRightInd w:val="0"/>
        <w:snapToGrid w:val="0"/>
        <w:spacing w:before="0"/>
        <w:rPr>
          <w:lang w:val="en-GB"/>
        </w:rPr>
      </w:pPr>
      <w:r w:rsidRPr="005B1D97">
        <w:rPr>
          <w:lang w:val="en-GB"/>
        </w:rPr>
        <w:t>An arrangement, comprising a transaction or a series of transactions, is or contains a lease if the Company determines that the arrangement conveys a right to control the use of an identified asset for a period of time in exchange for consideration. Such determination is made on an evaluation of the substance of the arrangement, regardless of whether the arrangements take the legal form of a lease.</w:t>
      </w:r>
    </w:p>
    <w:p w14:paraId="0C6AC5E2" w14:textId="77777777" w:rsidR="005C5009" w:rsidRPr="005B1D97" w:rsidRDefault="005C5009" w:rsidP="005C5009">
      <w:pPr>
        <w:pStyle w:val="BodyText"/>
        <w:adjustRightInd w:val="0"/>
        <w:snapToGrid w:val="0"/>
        <w:spacing w:before="0"/>
        <w:rPr>
          <w:lang w:val="en-GB"/>
        </w:rPr>
      </w:pPr>
    </w:p>
    <w:p w14:paraId="77362007" w14:textId="77777777" w:rsidR="005C5009" w:rsidRDefault="005C5009" w:rsidP="005C5009">
      <w:pPr>
        <w:pStyle w:val="BodyText"/>
        <w:adjustRightInd w:val="0"/>
        <w:snapToGrid w:val="0"/>
        <w:spacing w:before="0"/>
        <w:rPr>
          <w:lang w:val="en-GB"/>
        </w:rPr>
      </w:pPr>
      <w:r w:rsidRPr="005B1D97">
        <w:rPr>
          <w:lang w:val="en-GB"/>
        </w:rPr>
        <w:t>Regarding the assets leased to the Company, leases are initially recognised as a right-of-use asset and corresponding liability at the date of which the leased asset is available for use by the Company.  Each lease payment is allocated between the liability and finance cost.  The finance cost is charged to profit or loss over the lease period so as to produce a constant periodic rate of interest on the remaining balance of the liability for each period.  The right-of-use asset is depreciated on a straight-line basis over the shorter of the asset’s useful life and the lease term.</w:t>
      </w:r>
    </w:p>
    <w:p w14:paraId="72779DD5" w14:textId="77777777" w:rsidR="005C5009" w:rsidRDefault="005C5009" w:rsidP="005C5009">
      <w:pPr>
        <w:pStyle w:val="BodyText"/>
        <w:adjustRightInd w:val="0"/>
        <w:snapToGrid w:val="0"/>
        <w:spacing w:before="0"/>
        <w:rPr>
          <w:lang w:val="en-GB"/>
        </w:rPr>
      </w:pPr>
    </w:p>
    <w:p w14:paraId="71EEE6CB" w14:textId="3B609B2B" w:rsidR="005C5009" w:rsidRPr="00AB7FC8" w:rsidRDefault="005C5009" w:rsidP="005C5009">
      <w:pPr>
        <w:pStyle w:val="BodyText3"/>
        <w:numPr>
          <w:ilvl w:val="0"/>
          <w:numId w:val="0"/>
        </w:numPr>
        <w:adjustRightInd w:val="0"/>
        <w:snapToGrid w:val="0"/>
        <w:spacing w:before="0"/>
      </w:pPr>
      <w:r w:rsidRPr="00AB7FC8">
        <w:t xml:space="preserve">The Company has elected the practical expedient not to separate lease and non-lease components </w:t>
      </w:r>
      <w:del w:id="79" w:author="Mak, Brian HL" w:date="2022-06-07T10:10:00Z">
        <w:r w:rsidRPr="00AB7FC8" w:rsidDel="000622B5">
          <w:delText xml:space="preserve">of certain class of underlying </w:delText>
        </w:r>
        <w:r w:rsidRPr="00AB7FC8" w:rsidDel="000622B5">
          <w:rPr>
            <w:rFonts w:hint="eastAsia"/>
          </w:rPr>
          <w:delText xml:space="preserve">assets </w:delText>
        </w:r>
      </w:del>
      <w:r w:rsidRPr="00AB7FC8">
        <w:rPr>
          <w:rFonts w:hint="eastAsia"/>
        </w:rPr>
        <w:t>and</w:t>
      </w:r>
      <w:r w:rsidRPr="00AB7FC8">
        <w:t xml:space="preserve"> account for</w:t>
      </w:r>
      <w:r w:rsidRPr="00AB7FC8">
        <w:rPr>
          <w:rFonts w:hint="eastAsia"/>
        </w:rPr>
        <w:t xml:space="preserve"> whole as a single lease </w:t>
      </w:r>
      <w:r w:rsidRPr="00AB7FC8">
        <w:t>component in the measurement of lease liabilities and right-of-use assets.</w:t>
      </w:r>
    </w:p>
    <w:p w14:paraId="7518E1AB" w14:textId="77777777" w:rsidR="005C5009" w:rsidRPr="00AB7FC8" w:rsidRDefault="005C5009" w:rsidP="005C5009">
      <w:pPr>
        <w:pStyle w:val="BodyText3"/>
        <w:numPr>
          <w:ilvl w:val="0"/>
          <w:numId w:val="0"/>
        </w:numPr>
        <w:adjustRightInd w:val="0"/>
        <w:snapToGrid w:val="0"/>
        <w:spacing w:before="0"/>
      </w:pPr>
    </w:p>
    <w:p w14:paraId="30BA8395" w14:textId="77777777" w:rsidR="005C5009" w:rsidRPr="00AB7FC8" w:rsidRDefault="005C5009" w:rsidP="005C5009">
      <w:pPr>
        <w:pStyle w:val="BodyText3"/>
        <w:numPr>
          <w:ilvl w:val="0"/>
          <w:numId w:val="0"/>
        </w:numPr>
        <w:adjustRightInd w:val="0"/>
        <w:snapToGrid w:val="0"/>
        <w:spacing w:before="0"/>
      </w:pPr>
      <w:r w:rsidRPr="00AB7FC8">
        <w:t>Assets leased to the Company and the corresponding liabilities are initially measured on a present value basis.  Lease liabilities include the net present value of the following lease payments:</w:t>
      </w:r>
    </w:p>
    <w:p w14:paraId="7E56AE09" w14:textId="77777777" w:rsidR="005C5009" w:rsidRPr="00AB7FC8" w:rsidRDefault="005C5009" w:rsidP="005C5009">
      <w:pPr>
        <w:pStyle w:val="BodyText3"/>
        <w:numPr>
          <w:ilvl w:val="0"/>
          <w:numId w:val="0"/>
        </w:numPr>
        <w:adjustRightInd w:val="0"/>
        <w:snapToGrid w:val="0"/>
        <w:spacing w:before="0"/>
      </w:pPr>
    </w:p>
    <w:p w14:paraId="5E5F9756"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t xml:space="preserve">fixed payments (including in-substance fixed payments), less any lease incentives receivable; </w:t>
      </w:r>
    </w:p>
    <w:p w14:paraId="143DB90D" w14:textId="77777777" w:rsidR="005C5009" w:rsidRPr="00AB7FC8" w:rsidRDefault="005C5009" w:rsidP="005C5009">
      <w:pPr>
        <w:pStyle w:val="BodyText3"/>
        <w:numPr>
          <w:ilvl w:val="0"/>
          <w:numId w:val="0"/>
        </w:numPr>
        <w:adjustRightInd w:val="0"/>
        <w:snapToGrid w:val="0"/>
        <w:spacing w:before="0"/>
        <w:ind w:left="284" w:hanging="284"/>
        <w:rPr>
          <w:lang w:val="en-GB"/>
        </w:rPr>
      </w:pPr>
    </w:p>
    <w:p w14:paraId="1EF0F666"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r>
      <w:proofErr w:type="gramStart"/>
      <w:r w:rsidRPr="00AB7FC8">
        <w:t>variable</w:t>
      </w:r>
      <w:proofErr w:type="gramEnd"/>
      <w:r w:rsidRPr="00AB7FC8">
        <w:t xml:space="preserve"> lease payments that are based on an index or a rate; and</w:t>
      </w:r>
    </w:p>
    <w:p w14:paraId="1D297642" w14:textId="77777777" w:rsidR="005C5009" w:rsidRPr="00AB7FC8" w:rsidRDefault="005C5009" w:rsidP="005C5009">
      <w:pPr>
        <w:pStyle w:val="BodyText3"/>
        <w:numPr>
          <w:ilvl w:val="0"/>
          <w:numId w:val="0"/>
        </w:numPr>
        <w:adjustRightInd w:val="0"/>
        <w:snapToGrid w:val="0"/>
        <w:spacing w:before="0"/>
        <w:ind w:left="284" w:hanging="284"/>
      </w:pPr>
    </w:p>
    <w:p w14:paraId="5AAA753A"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r>
      <w:proofErr w:type="gramStart"/>
      <w:r w:rsidRPr="00AB7FC8">
        <w:t>payments</w:t>
      </w:r>
      <w:proofErr w:type="gramEnd"/>
      <w:r w:rsidRPr="00AB7FC8">
        <w:t xml:space="preserve"> of penalties for terminating the lease, if the lease term reflects the Company, as a lessee, exercising an option to terminate the lease.</w:t>
      </w:r>
    </w:p>
    <w:p w14:paraId="58601533" w14:textId="77777777" w:rsidR="005C5009" w:rsidRPr="00AB7FC8" w:rsidRDefault="005C5009" w:rsidP="005C5009">
      <w:pPr>
        <w:pStyle w:val="BodyText3"/>
        <w:numPr>
          <w:ilvl w:val="0"/>
          <w:numId w:val="0"/>
        </w:numPr>
        <w:adjustRightInd w:val="0"/>
        <w:snapToGrid w:val="0"/>
        <w:spacing w:before="0"/>
        <w:ind w:left="284" w:hanging="284"/>
      </w:pPr>
    </w:p>
    <w:p w14:paraId="791A2B47" w14:textId="6480BB68" w:rsidR="005C5009" w:rsidRDefault="005C5009" w:rsidP="005C5009">
      <w:pPr>
        <w:pStyle w:val="BodyText3"/>
        <w:numPr>
          <w:ilvl w:val="0"/>
          <w:numId w:val="0"/>
        </w:numPr>
        <w:adjustRightInd w:val="0"/>
        <w:snapToGrid w:val="0"/>
        <w:spacing w:before="0"/>
      </w:pPr>
      <w:r w:rsidRPr="00AB7FC8">
        <w:t>Lease payments to be made under reasonably certain extension options are also included in the measurement of the liability.</w:t>
      </w:r>
      <w:r>
        <w:br/>
      </w:r>
    </w:p>
    <w:p w14:paraId="39A27027" w14:textId="27B56D2C" w:rsidR="005C5009" w:rsidRDefault="005C5009" w:rsidP="005C5009">
      <w:pPr>
        <w:pStyle w:val="BodyText3"/>
        <w:numPr>
          <w:ilvl w:val="0"/>
          <w:numId w:val="0"/>
        </w:numPr>
        <w:adjustRightInd w:val="0"/>
        <w:snapToGrid w:val="0"/>
        <w:spacing w:before="0"/>
      </w:pPr>
    </w:p>
    <w:p w14:paraId="45139C27" w14:textId="77777777" w:rsidR="005C5009" w:rsidRPr="00F968AD" w:rsidRDefault="005C5009" w:rsidP="005C5009">
      <w:pPr>
        <w:pStyle w:val="Heading2"/>
        <w:adjustRightInd w:val="0"/>
        <w:snapToGrid w:val="0"/>
        <w:spacing w:before="0"/>
        <w:rPr>
          <w:rFonts w:cs="Arial"/>
        </w:rPr>
      </w:pPr>
      <w:r w:rsidRPr="00F968AD">
        <w:rPr>
          <w:rFonts w:cs="Arial"/>
        </w:rPr>
        <w:t>2</w:t>
      </w:r>
      <w:r w:rsidRPr="00F968AD">
        <w:rPr>
          <w:rFonts w:cs="Arial"/>
        </w:rPr>
        <w:tab/>
        <w:t>Significant accounting policies (continued)</w:t>
      </w:r>
    </w:p>
    <w:p w14:paraId="1C5A6401" w14:textId="77777777" w:rsidR="005C5009" w:rsidRPr="00BC0D5F" w:rsidRDefault="005C5009" w:rsidP="005C5009">
      <w:pPr>
        <w:pStyle w:val="BodyText"/>
        <w:adjustRightInd w:val="0"/>
        <w:snapToGrid w:val="0"/>
        <w:spacing w:before="0"/>
        <w:rPr>
          <w:lang w:val="en-GB"/>
        </w:rPr>
      </w:pPr>
    </w:p>
    <w:p w14:paraId="5B5DB4DE" w14:textId="797544EE" w:rsidR="005C5009" w:rsidRPr="007F5117" w:rsidRDefault="005C5009" w:rsidP="005C5009">
      <w:pPr>
        <w:pStyle w:val="Heading3"/>
        <w:spacing w:before="0"/>
        <w:rPr>
          <w:szCs w:val="22"/>
        </w:rPr>
      </w:pPr>
      <w:r w:rsidRPr="007F5117">
        <w:rPr>
          <w:rFonts w:cs="Arial"/>
        </w:rPr>
        <w:t>(h)</w:t>
      </w:r>
      <w:r w:rsidRPr="007F5117">
        <w:rPr>
          <w:rFonts w:cs="Arial"/>
        </w:rPr>
        <w:tab/>
      </w:r>
      <w:r>
        <w:rPr>
          <w:szCs w:val="22"/>
        </w:rPr>
        <w:t>Leased assets (continued)</w:t>
      </w:r>
    </w:p>
    <w:p w14:paraId="73AEEDB2" w14:textId="77777777" w:rsidR="005C5009" w:rsidRPr="005C5009" w:rsidRDefault="005C5009" w:rsidP="005C5009">
      <w:pPr>
        <w:pStyle w:val="BodyText"/>
        <w:adjustRightInd w:val="0"/>
        <w:snapToGrid w:val="0"/>
        <w:spacing w:before="0"/>
        <w:rPr>
          <w:lang w:val="en-GB"/>
        </w:rPr>
      </w:pPr>
    </w:p>
    <w:p w14:paraId="18E1B1DD" w14:textId="77777777" w:rsidR="005C5009" w:rsidRPr="00AB7FC8" w:rsidRDefault="005C5009" w:rsidP="005C5009">
      <w:pPr>
        <w:pStyle w:val="BodyText4"/>
        <w:numPr>
          <w:ilvl w:val="0"/>
          <w:numId w:val="0"/>
        </w:numPr>
        <w:tabs>
          <w:tab w:val="left" w:pos="426"/>
        </w:tabs>
        <w:adjustRightInd w:val="0"/>
        <w:snapToGrid w:val="0"/>
        <w:spacing w:before="0"/>
      </w:pPr>
      <w:r w:rsidRPr="00AB7FC8">
        <w:t>The lease payments are discounted using the interest rate implicit in the lease, if that rate can be determined, or the incremental borrowing rate of respective entities.  Right-of-use assets are measured at cost comprising the following:</w:t>
      </w:r>
    </w:p>
    <w:p w14:paraId="257129DA" w14:textId="77777777" w:rsidR="005C5009" w:rsidRPr="00AB7FC8" w:rsidRDefault="005C5009" w:rsidP="005C5009">
      <w:pPr>
        <w:pStyle w:val="BodyText4"/>
        <w:numPr>
          <w:ilvl w:val="0"/>
          <w:numId w:val="0"/>
        </w:numPr>
        <w:tabs>
          <w:tab w:val="left" w:pos="426"/>
        </w:tabs>
        <w:adjustRightInd w:val="0"/>
        <w:snapToGrid w:val="0"/>
        <w:spacing w:before="0"/>
      </w:pPr>
    </w:p>
    <w:p w14:paraId="015F5D60"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r>
      <w:proofErr w:type="gramStart"/>
      <w:r w:rsidRPr="00AB7FC8">
        <w:t>the</w:t>
      </w:r>
      <w:proofErr w:type="gramEnd"/>
      <w:r w:rsidRPr="00AB7FC8">
        <w:t xml:space="preserve"> amount of the initial measurement of lease liabilities;</w:t>
      </w:r>
    </w:p>
    <w:p w14:paraId="428DE2CC" w14:textId="77777777" w:rsidR="005C5009" w:rsidRPr="00AB7FC8" w:rsidRDefault="005C5009" w:rsidP="005C5009">
      <w:pPr>
        <w:pStyle w:val="BodyText3"/>
        <w:numPr>
          <w:ilvl w:val="0"/>
          <w:numId w:val="0"/>
        </w:numPr>
        <w:adjustRightInd w:val="0"/>
        <w:snapToGrid w:val="0"/>
        <w:spacing w:before="0"/>
        <w:ind w:left="284" w:hanging="284"/>
      </w:pPr>
    </w:p>
    <w:p w14:paraId="58428B6B"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r>
      <w:proofErr w:type="gramStart"/>
      <w:r w:rsidRPr="00AB7FC8">
        <w:t>any</w:t>
      </w:r>
      <w:proofErr w:type="gramEnd"/>
      <w:r w:rsidRPr="00AB7FC8">
        <w:t xml:space="preserve"> lease payments made at or before the commencement date, less any lease incentive received;</w:t>
      </w:r>
    </w:p>
    <w:p w14:paraId="0BEB6EFA" w14:textId="77777777" w:rsidR="005C5009" w:rsidRPr="00AB7FC8" w:rsidRDefault="005C5009" w:rsidP="005C5009">
      <w:pPr>
        <w:pStyle w:val="BodyText3"/>
        <w:numPr>
          <w:ilvl w:val="0"/>
          <w:numId w:val="0"/>
        </w:numPr>
        <w:adjustRightInd w:val="0"/>
        <w:snapToGrid w:val="0"/>
        <w:spacing w:before="0"/>
        <w:ind w:left="284" w:hanging="284"/>
      </w:pPr>
    </w:p>
    <w:p w14:paraId="620D1DE6"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r>
      <w:proofErr w:type="gramStart"/>
      <w:r w:rsidRPr="00AB7FC8">
        <w:t>any</w:t>
      </w:r>
      <w:proofErr w:type="gramEnd"/>
      <w:r w:rsidRPr="00AB7FC8">
        <w:t xml:space="preserve"> initial direct costs; and</w:t>
      </w:r>
    </w:p>
    <w:p w14:paraId="2C40D96C" w14:textId="77777777" w:rsidR="005C5009" w:rsidRPr="00AB7FC8" w:rsidRDefault="005C5009" w:rsidP="005C5009">
      <w:pPr>
        <w:pStyle w:val="BodyText3"/>
        <w:numPr>
          <w:ilvl w:val="0"/>
          <w:numId w:val="0"/>
        </w:numPr>
        <w:adjustRightInd w:val="0"/>
        <w:snapToGrid w:val="0"/>
        <w:spacing w:before="0"/>
        <w:ind w:left="284" w:hanging="284"/>
      </w:pPr>
    </w:p>
    <w:p w14:paraId="4EE1C80B" w14:textId="77777777" w:rsidR="005C5009" w:rsidRPr="00AB7FC8" w:rsidRDefault="005C5009" w:rsidP="005C5009">
      <w:pPr>
        <w:pStyle w:val="BodyText3"/>
        <w:numPr>
          <w:ilvl w:val="0"/>
          <w:numId w:val="0"/>
        </w:numPr>
        <w:adjustRightInd w:val="0"/>
        <w:snapToGrid w:val="0"/>
        <w:spacing w:before="0"/>
        <w:ind w:left="284" w:hanging="284"/>
      </w:pPr>
      <w:r w:rsidRPr="00AB7FC8">
        <w:t>-</w:t>
      </w:r>
      <w:r w:rsidRPr="00AB7FC8">
        <w:tab/>
      </w:r>
      <w:proofErr w:type="gramStart"/>
      <w:r w:rsidRPr="00AB7FC8">
        <w:t>restoration</w:t>
      </w:r>
      <w:proofErr w:type="gramEnd"/>
      <w:r w:rsidRPr="00AB7FC8">
        <w:t xml:space="preserve"> costs.</w:t>
      </w:r>
    </w:p>
    <w:p w14:paraId="46C43699" w14:textId="77777777" w:rsidR="005C5009" w:rsidRDefault="005C5009" w:rsidP="005C5009">
      <w:pPr>
        <w:pStyle w:val="BodyText"/>
        <w:adjustRightInd w:val="0"/>
        <w:snapToGrid w:val="0"/>
        <w:spacing w:before="0"/>
      </w:pPr>
    </w:p>
    <w:p w14:paraId="706F54EF" w14:textId="77777777" w:rsidR="005C5009" w:rsidRPr="00AB7FC8" w:rsidRDefault="005C5009" w:rsidP="005C5009">
      <w:pPr>
        <w:pStyle w:val="BodyText3"/>
        <w:numPr>
          <w:ilvl w:val="0"/>
          <w:numId w:val="0"/>
        </w:numPr>
        <w:adjustRightInd w:val="0"/>
        <w:snapToGrid w:val="0"/>
        <w:spacing w:before="0"/>
      </w:pPr>
      <w:r w:rsidRPr="00AB7FC8">
        <w:t xml:space="preserve">Payments associated with short-term leases and leases of low-value assets are </w:t>
      </w:r>
      <w:proofErr w:type="spellStart"/>
      <w:r w:rsidRPr="00AB7FC8">
        <w:t>recognised</w:t>
      </w:r>
      <w:proofErr w:type="spellEnd"/>
      <w:r w:rsidRPr="00AB7FC8">
        <w:t xml:space="preserve"> on a straight-line basis as an expense in profit or loss.  Short-term leases are leases with a lease term of 12 months or less. Low-value assets comprise equipment and small items of office furniture.</w:t>
      </w:r>
    </w:p>
    <w:p w14:paraId="7A1A4E5B" w14:textId="77777777" w:rsidR="005C5009" w:rsidRPr="005B1D97" w:rsidRDefault="005C5009" w:rsidP="005C5009">
      <w:pPr>
        <w:pStyle w:val="BodyText"/>
        <w:adjustRightInd w:val="0"/>
        <w:snapToGrid w:val="0"/>
        <w:spacing w:before="0"/>
      </w:pPr>
    </w:p>
    <w:p w14:paraId="0212E247" w14:textId="7835C9F2" w:rsidR="00176056" w:rsidRPr="007F5117" w:rsidRDefault="00176056">
      <w:pPr>
        <w:pStyle w:val="Heading3"/>
        <w:spacing w:before="0"/>
        <w:rPr>
          <w:szCs w:val="22"/>
        </w:rPr>
      </w:pPr>
      <w:r w:rsidRPr="007F5117">
        <w:rPr>
          <w:rFonts w:cs="Arial"/>
        </w:rPr>
        <w:t>(</w:t>
      </w:r>
      <w:proofErr w:type="spellStart"/>
      <w:r w:rsidR="005C5009">
        <w:rPr>
          <w:rFonts w:cs="Arial"/>
        </w:rPr>
        <w:t>i</w:t>
      </w:r>
      <w:proofErr w:type="spellEnd"/>
      <w:r w:rsidRPr="007F5117">
        <w:rPr>
          <w:rFonts w:cs="Arial"/>
        </w:rPr>
        <w:t>)</w:t>
      </w:r>
      <w:r w:rsidRPr="007F5117">
        <w:rPr>
          <w:rFonts w:cs="Arial"/>
        </w:rPr>
        <w:tab/>
      </w:r>
      <w:r w:rsidRPr="007F5117">
        <w:rPr>
          <w:szCs w:val="22"/>
        </w:rPr>
        <w:t>Contract assets and contract liabilities</w:t>
      </w:r>
    </w:p>
    <w:p w14:paraId="297F64D5" w14:textId="77777777" w:rsidR="00A76096" w:rsidRPr="007F5117" w:rsidRDefault="00A76096">
      <w:pPr>
        <w:pStyle w:val="BodyText"/>
        <w:spacing w:before="0"/>
        <w:rPr>
          <w:lang w:val="en-GB"/>
        </w:rPr>
      </w:pPr>
    </w:p>
    <w:p w14:paraId="174C0B36" w14:textId="713033B6" w:rsidR="00FF4E9F" w:rsidRPr="007F5117" w:rsidRDefault="006058F3">
      <w:pPr>
        <w:pStyle w:val="BodyText"/>
        <w:spacing w:before="0"/>
        <w:rPr>
          <w:lang w:val="en-GB"/>
        </w:rPr>
      </w:pPr>
      <w:r w:rsidRPr="007F5117">
        <w:rPr>
          <w:lang w:val="en-GB"/>
        </w:rPr>
        <w:t>C</w:t>
      </w:r>
      <w:r w:rsidR="00FF4E9F" w:rsidRPr="007F5117">
        <w:rPr>
          <w:lang w:val="en-GB"/>
        </w:rPr>
        <w:t xml:space="preserve">ustomer pays </w:t>
      </w:r>
      <w:r w:rsidRPr="007F5117">
        <w:rPr>
          <w:lang w:val="en-GB"/>
        </w:rPr>
        <w:t xml:space="preserve">according to a pre-agreed payment </w:t>
      </w:r>
      <w:r w:rsidR="00FF4E9F" w:rsidRPr="007F5117">
        <w:rPr>
          <w:lang w:val="en-GB"/>
        </w:rPr>
        <w:t>schedule</w:t>
      </w:r>
      <w:r w:rsidR="00D94A66" w:rsidRPr="007F5117">
        <w:rPr>
          <w:lang w:val="en-GB"/>
        </w:rPr>
        <w:t xml:space="preserve">.  </w:t>
      </w:r>
      <w:r w:rsidR="00FF4E9F" w:rsidRPr="007F5117">
        <w:rPr>
          <w:lang w:val="en-GB"/>
        </w:rPr>
        <w:t xml:space="preserve">If the performance obligations fulfilled by the Company exceed the total </w:t>
      </w:r>
      <w:r w:rsidRPr="007F5117">
        <w:rPr>
          <w:lang w:val="en-GB"/>
        </w:rPr>
        <w:t xml:space="preserve">non-refundable </w:t>
      </w:r>
      <w:r w:rsidR="00FF4E9F" w:rsidRPr="007F5117">
        <w:rPr>
          <w:lang w:val="en-GB"/>
        </w:rPr>
        <w:t>payments received and unconditional rights to contract consideration to date, a contract asset is recognised</w:t>
      </w:r>
      <w:r w:rsidR="00D94A66" w:rsidRPr="007F5117">
        <w:rPr>
          <w:lang w:val="en-GB"/>
        </w:rPr>
        <w:t xml:space="preserve">.  </w:t>
      </w:r>
      <w:r w:rsidR="00FF4E9F" w:rsidRPr="007F5117">
        <w:rPr>
          <w:lang w:val="en-GB"/>
        </w:rPr>
        <w:t xml:space="preserve">If the total </w:t>
      </w:r>
      <w:r w:rsidRPr="007F5117">
        <w:rPr>
          <w:lang w:val="en-GB"/>
        </w:rPr>
        <w:t xml:space="preserve">non-refundable </w:t>
      </w:r>
      <w:r w:rsidR="00FF4E9F" w:rsidRPr="007F5117">
        <w:rPr>
          <w:lang w:val="en-GB"/>
        </w:rPr>
        <w:t>payments received and unconditional rights to contract consideration to date exceed the performance obligation fulfilled, a contract liability is recognised</w:t>
      </w:r>
      <w:r w:rsidR="00D94A66" w:rsidRPr="007F5117">
        <w:rPr>
          <w:lang w:val="en-GB"/>
        </w:rPr>
        <w:t xml:space="preserve">.  </w:t>
      </w:r>
      <w:r w:rsidR="00FF4E9F" w:rsidRPr="007F5117">
        <w:rPr>
          <w:lang w:val="en-GB"/>
        </w:rPr>
        <w:t>The contract assets are transferred to receivables when the Company’s rights to the contract consideration become unconditional.</w:t>
      </w:r>
    </w:p>
    <w:p w14:paraId="5B56DA33" w14:textId="77777777" w:rsidR="00A76096" w:rsidRPr="007F5117" w:rsidRDefault="00A76096">
      <w:pPr>
        <w:pStyle w:val="BodyText"/>
        <w:spacing w:before="0"/>
        <w:rPr>
          <w:lang w:val="en-GB"/>
        </w:rPr>
      </w:pPr>
    </w:p>
    <w:p w14:paraId="2DFDD096" w14:textId="5EFDAC9B" w:rsidR="00176056" w:rsidRPr="007F5117" w:rsidRDefault="00176056">
      <w:pPr>
        <w:pStyle w:val="Heading3"/>
        <w:spacing w:before="0"/>
        <w:rPr>
          <w:rFonts w:cs="Arial"/>
          <w:szCs w:val="22"/>
        </w:rPr>
      </w:pPr>
      <w:r w:rsidRPr="007F5117">
        <w:rPr>
          <w:rFonts w:cs="Arial"/>
          <w:szCs w:val="22"/>
        </w:rPr>
        <w:t>(</w:t>
      </w:r>
      <w:r w:rsidR="005C5009">
        <w:rPr>
          <w:rFonts w:cs="Arial"/>
          <w:szCs w:val="22"/>
        </w:rPr>
        <w:t>j</w:t>
      </w:r>
      <w:r w:rsidRPr="007F5117">
        <w:rPr>
          <w:rFonts w:cs="Arial"/>
          <w:szCs w:val="22"/>
        </w:rPr>
        <w:t>)</w:t>
      </w:r>
      <w:r w:rsidRPr="007F5117">
        <w:rPr>
          <w:rFonts w:cs="Arial"/>
          <w:szCs w:val="22"/>
        </w:rPr>
        <w:tab/>
        <w:t>Cash and cash equivalents</w:t>
      </w:r>
    </w:p>
    <w:p w14:paraId="7D37E035" w14:textId="77777777" w:rsidR="00A76096" w:rsidRPr="007F5117" w:rsidRDefault="00A76096">
      <w:pPr>
        <w:pStyle w:val="BodyText"/>
        <w:spacing w:before="0"/>
        <w:rPr>
          <w:lang w:val="en-GB"/>
        </w:rPr>
      </w:pPr>
    </w:p>
    <w:p w14:paraId="63A149A9" w14:textId="6027FA0B" w:rsidR="00C20BFA" w:rsidRPr="007F5117" w:rsidRDefault="00C20BFA">
      <w:pPr>
        <w:pStyle w:val="BodyText"/>
        <w:spacing w:before="0"/>
        <w:rPr>
          <w:lang w:val="en-GB"/>
        </w:rPr>
      </w:pPr>
      <w:r w:rsidRPr="007F5117">
        <w:rPr>
          <w:lang w:val="en-GB"/>
        </w:rPr>
        <w:t>Cash and cash equivalents comprise cash at bank having been within three months of maturity at acquisition</w:t>
      </w:r>
      <w:del w:id="80" w:author="Mak, Brian HL" w:date="2022-06-07T10:11:00Z">
        <w:r w:rsidRPr="007F5117" w:rsidDel="000622B5">
          <w:rPr>
            <w:lang w:val="en-GB"/>
          </w:rPr>
          <w:delText xml:space="preserve"> and form an integral part of the Company’s cash management</w:delText>
        </w:r>
      </w:del>
      <w:r w:rsidR="00D94A66" w:rsidRPr="007F5117">
        <w:rPr>
          <w:lang w:val="en-GB"/>
        </w:rPr>
        <w:t xml:space="preserve">.  </w:t>
      </w:r>
    </w:p>
    <w:p w14:paraId="6B53BDFA" w14:textId="77777777" w:rsidR="004B6654" w:rsidRPr="007F5117" w:rsidRDefault="004B6654">
      <w:pPr>
        <w:pStyle w:val="BodyText"/>
        <w:spacing w:before="0"/>
        <w:rPr>
          <w:lang w:val="en-GB"/>
        </w:rPr>
      </w:pPr>
    </w:p>
    <w:p w14:paraId="06AC0FB1" w14:textId="07EB3E54" w:rsidR="000D3208" w:rsidRPr="007F5117" w:rsidRDefault="000D3208">
      <w:pPr>
        <w:pStyle w:val="Heading3"/>
        <w:spacing w:before="0"/>
      </w:pPr>
      <w:r w:rsidRPr="007F5117">
        <w:t>(</w:t>
      </w:r>
      <w:r w:rsidR="005C5009">
        <w:t>k</w:t>
      </w:r>
      <w:r w:rsidRPr="007F5117">
        <w:t>)</w:t>
      </w:r>
      <w:r w:rsidRPr="007F5117">
        <w:tab/>
        <w:t>Employee benefits</w:t>
      </w:r>
    </w:p>
    <w:p w14:paraId="11E2B41F" w14:textId="77777777" w:rsidR="00A76096" w:rsidRPr="007F5117" w:rsidRDefault="00A76096">
      <w:pPr>
        <w:pStyle w:val="BodyText"/>
        <w:spacing w:before="0"/>
        <w:rPr>
          <w:lang w:val="en-GB"/>
        </w:rPr>
      </w:pPr>
    </w:p>
    <w:p w14:paraId="4124D34B" w14:textId="698E573C" w:rsidR="000D3208" w:rsidRPr="007F5117" w:rsidRDefault="000D3208">
      <w:pPr>
        <w:pStyle w:val="BodyText"/>
        <w:spacing w:before="0"/>
        <w:ind w:hanging="567"/>
      </w:pPr>
      <w:r w:rsidRPr="007F5117">
        <w:rPr>
          <w:lang w:val="en-GB"/>
        </w:rPr>
        <w:t>(</w:t>
      </w:r>
      <w:proofErr w:type="spellStart"/>
      <w:r w:rsidRPr="007F5117">
        <w:rPr>
          <w:lang w:val="en-GB"/>
        </w:rPr>
        <w:t>i</w:t>
      </w:r>
      <w:proofErr w:type="spellEnd"/>
      <w:r w:rsidRPr="007F5117">
        <w:rPr>
          <w:lang w:val="en-GB"/>
        </w:rPr>
        <w:t>)</w:t>
      </w:r>
      <w:r w:rsidRPr="007F5117">
        <w:rPr>
          <w:lang w:val="en-GB"/>
        </w:rPr>
        <w:tab/>
        <w:t>Short-term employee benefits</w:t>
      </w:r>
      <w:r w:rsidR="006058F3" w:rsidRPr="007F5117">
        <w:rPr>
          <w:lang w:val="en-GB"/>
        </w:rPr>
        <w:t xml:space="preserve"> and contributions to defined contribution retirement scheme</w:t>
      </w:r>
      <w:ins w:id="81" w:author="Mak, Brian HL" w:date="2022-06-07T10:11:00Z">
        <w:r w:rsidR="00564347">
          <w:rPr>
            <w:lang w:val="en-GB"/>
          </w:rPr>
          <w:t>s (including Mandatory Providen</w:t>
        </w:r>
      </w:ins>
      <w:ins w:id="82" w:author="Mak, Brian HL" w:date="2022-06-07T10:12:00Z">
        <w:r w:rsidR="00564347">
          <w:rPr>
            <w:lang w:val="en-GB"/>
          </w:rPr>
          <w:t>t</w:t>
        </w:r>
      </w:ins>
      <w:ins w:id="83" w:author="Mak, Brian HL" w:date="2022-06-07T10:11:00Z">
        <w:r w:rsidR="00564347">
          <w:rPr>
            <w:lang w:val="en-GB"/>
          </w:rPr>
          <w:t xml:space="preserve"> Fund)</w:t>
        </w:r>
      </w:ins>
    </w:p>
    <w:p w14:paraId="3CCAA968" w14:textId="77777777" w:rsidR="00A76096" w:rsidRPr="007F5117" w:rsidRDefault="00A76096">
      <w:pPr>
        <w:pStyle w:val="BodyText"/>
        <w:spacing w:before="0"/>
        <w:rPr>
          <w:lang w:val="en-GB"/>
        </w:rPr>
      </w:pPr>
    </w:p>
    <w:p w14:paraId="45D1C75C" w14:textId="6B55428D" w:rsidR="000D3208" w:rsidRPr="007F5117" w:rsidRDefault="000D3208">
      <w:pPr>
        <w:pStyle w:val="BodyText"/>
        <w:spacing w:before="0"/>
      </w:pPr>
      <w:r w:rsidRPr="007F5117">
        <w:rPr>
          <w:lang w:val="en-GB"/>
        </w:rPr>
        <w:t>Salaries, annual bonuses, annual leave</w:t>
      </w:r>
      <w:r w:rsidR="006058F3" w:rsidRPr="007F5117">
        <w:rPr>
          <w:lang w:val="en-GB"/>
        </w:rPr>
        <w:t>, contributions to defined contribution retirement scheme</w:t>
      </w:r>
      <w:ins w:id="84" w:author="Mak, Brian HL" w:date="2022-06-07T10:12:00Z">
        <w:r w:rsidR="00564347">
          <w:rPr>
            <w:lang w:val="en-GB"/>
          </w:rPr>
          <w:t xml:space="preserve">s (including Mandatory Provident Fund) </w:t>
        </w:r>
      </w:ins>
      <w:del w:id="85" w:author="Mak, Brian HL" w:date="2022-06-07T10:12:00Z">
        <w:r w:rsidRPr="007F5117" w:rsidDel="00564347">
          <w:rPr>
            <w:lang w:val="en-GB"/>
          </w:rPr>
          <w:delText xml:space="preserve"> </w:delText>
        </w:r>
      </w:del>
      <w:r w:rsidRPr="007F5117">
        <w:rPr>
          <w:lang w:val="en-GB"/>
        </w:rPr>
        <w:t>and the cost of non-monetary benefits are accrued in the year in which the associated services are rendered by employees</w:t>
      </w:r>
      <w:r w:rsidR="00D94A66" w:rsidRPr="007F5117">
        <w:rPr>
          <w:lang w:val="en-GB"/>
        </w:rPr>
        <w:t xml:space="preserve">.  </w:t>
      </w:r>
      <w:r w:rsidRPr="007F5117">
        <w:rPr>
          <w:lang w:val="en-GB"/>
        </w:rPr>
        <w:t>Where payment or settlement is deferred and the effect would be material, these amounts are stated at their present values.</w:t>
      </w:r>
    </w:p>
    <w:p w14:paraId="1BD9E054" w14:textId="77777777" w:rsidR="00A76096" w:rsidRPr="007F5117" w:rsidRDefault="00A76096">
      <w:pPr>
        <w:pStyle w:val="Tablespace"/>
      </w:pPr>
    </w:p>
    <w:p w14:paraId="107FAA12" w14:textId="48F7AFC0" w:rsidR="000D3208" w:rsidRPr="007F5117" w:rsidDel="00564347" w:rsidRDefault="000D3208">
      <w:pPr>
        <w:pStyle w:val="BodyText"/>
        <w:spacing w:before="0"/>
        <w:ind w:hanging="567"/>
        <w:rPr>
          <w:moveFrom w:id="86" w:author="Mak, Brian HL" w:date="2022-06-07T10:13:00Z"/>
          <w:lang w:val="en-GB"/>
        </w:rPr>
      </w:pPr>
      <w:moveFromRangeStart w:id="87" w:author="Mak, Brian HL" w:date="2022-06-07T10:13:00Z" w:name="move105489215"/>
      <w:moveFrom w:id="88" w:author="Mak, Brian HL" w:date="2022-06-07T10:13:00Z">
        <w:r w:rsidRPr="007F5117" w:rsidDel="00564347">
          <w:rPr>
            <w:lang w:val="en-GB"/>
          </w:rPr>
          <w:t>(ii)</w:t>
        </w:r>
        <w:r w:rsidRPr="007F5117" w:rsidDel="00564347">
          <w:rPr>
            <w:lang w:val="en-GB"/>
          </w:rPr>
          <w:tab/>
          <w:t>Share-based payments</w:t>
        </w:r>
      </w:moveFrom>
    </w:p>
    <w:p w14:paraId="0CAC26D2" w14:textId="611E2CF8" w:rsidR="00A76096" w:rsidRPr="007F5117" w:rsidDel="00564347" w:rsidRDefault="00A76096">
      <w:pPr>
        <w:pStyle w:val="BodyText"/>
        <w:spacing w:before="0"/>
        <w:rPr>
          <w:moveFrom w:id="89" w:author="Mak, Brian HL" w:date="2022-06-07T10:13:00Z"/>
          <w:lang w:val="en-GB"/>
        </w:rPr>
      </w:pPr>
    </w:p>
    <w:p w14:paraId="6D204DC3" w14:textId="6597444C" w:rsidR="00A76096" w:rsidRPr="007F5117" w:rsidDel="00564347" w:rsidRDefault="000D3208">
      <w:pPr>
        <w:pStyle w:val="BodyText"/>
        <w:spacing w:before="0"/>
        <w:rPr>
          <w:moveFrom w:id="90" w:author="Mak, Brian HL" w:date="2022-06-07T10:13:00Z"/>
          <w:lang w:val="en-GB"/>
        </w:rPr>
      </w:pPr>
      <w:moveFrom w:id="91" w:author="Mak, Brian HL" w:date="2022-06-07T10:13:00Z">
        <w:r w:rsidRPr="007F5117" w:rsidDel="00564347">
          <w:rPr>
            <w:lang w:val="en-GB"/>
          </w:rPr>
          <w:t>PCCW grants shares of PCCW (“PCCW Shares”) and share stapled units of HKT Trust and HKT Limited (“Share Stapled Units”) to employees at nil consideration under its share award schemes, under which the awarded PCCW Shares and Share Stapled Units are either newly issued at issue price (the “Subscription Scheme”) or are purchased from the open market (the “Purchase Scheme”)</w:t>
        </w:r>
        <w:r w:rsidR="00D94A66" w:rsidRPr="007F5117" w:rsidDel="00564347">
          <w:rPr>
            <w:lang w:val="en-GB"/>
          </w:rPr>
          <w:t xml:space="preserve">.  </w:t>
        </w:r>
      </w:moveFrom>
    </w:p>
    <w:moveFromRangeEnd w:id="87"/>
    <w:p w14:paraId="0B542070" w14:textId="09246F9E" w:rsidR="00D94A66" w:rsidRDefault="00D94A66">
      <w:pPr>
        <w:pStyle w:val="Heading2"/>
        <w:spacing w:before="0"/>
        <w:rPr>
          <w:rFonts w:cs="Arial"/>
        </w:rPr>
      </w:pPr>
      <w:r w:rsidRPr="007F5117">
        <w:br w:type="page"/>
      </w:r>
      <w:r w:rsidRPr="007F5117">
        <w:rPr>
          <w:rFonts w:cs="Arial"/>
        </w:rPr>
        <w:t>2</w:t>
      </w:r>
      <w:r w:rsidRPr="007F5117">
        <w:rPr>
          <w:rFonts w:cs="Arial"/>
        </w:rPr>
        <w:tab/>
        <w:t>Significant accounting policies (continued)</w:t>
      </w:r>
    </w:p>
    <w:p w14:paraId="07A8F22E" w14:textId="3C060C61" w:rsidR="004D5FE0" w:rsidRDefault="004D5FE0">
      <w:pPr>
        <w:pStyle w:val="BodyText"/>
        <w:spacing w:before="0"/>
        <w:rPr>
          <w:lang w:val="en-GB"/>
        </w:rPr>
      </w:pPr>
    </w:p>
    <w:p w14:paraId="0FA97B71" w14:textId="77D55D58" w:rsidR="005C5009" w:rsidRPr="007F5117" w:rsidRDefault="005C5009" w:rsidP="005C5009">
      <w:pPr>
        <w:pStyle w:val="Heading3"/>
        <w:spacing w:before="0"/>
      </w:pPr>
      <w:r w:rsidRPr="007F5117">
        <w:t>(</w:t>
      </w:r>
      <w:r>
        <w:t>k</w:t>
      </w:r>
      <w:r w:rsidRPr="007F5117">
        <w:t>)</w:t>
      </w:r>
      <w:r w:rsidRPr="007F5117">
        <w:tab/>
        <w:t>Employee benefits</w:t>
      </w:r>
      <w:r>
        <w:t xml:space="preserve"> (continued)</w:t>
      </w:r>
    </w:p>
    <w:p w14:paraId="4F15BABB" w14:textId="77777777" w:rsidR="005C5009" w:rsidRPr="007F5117" w:rsidRDefault="005C5009">
      <w:pPr>
        <w:pStyle w:val="BodyText"/>
        <w:spacing w:before="0"/>
        <w:rPr>
          <w:lang w:val="en-GB"/>
        </w:rPr>
      </w:pPr>
    </w:p>
    <w:p w14:paraId="50F0668B" w14:textId="77777777" w:rsidR="00564347" w:rsidRPr="007F5117" w:rsidRDefault="00564347" w:rsidP="00564347">
      <w:pPr>
        <w:pStyle w:val="BodyText"/>
        <w:spacing w:before="0"/>
        <w:ind w:hanging="567"/>
        <w:rPr>
          <w:moveTo w:id="92" w:author="Mak, Brian HL" w:date="2022-06-07T10:13:00Z"/>
          <w:lang w:val="en-GB"/>
        </w:rPr>
      </w:pPr>
      <w:moveToRangeStart w:id="93" w:author="Mak, Brian HL" w:date="2022-06-07T10:13:00Z" w:name="move105489215"/>
      <w:moveTo w:id="94" w:author="Mak, Brian HL" w:date="2022-06-07T10:13:00Z">
        <w:r w:rsidRPr="007F5117">
          <w:rPr>
            <w:lang w:val="en-GB"/>
          </w:rPr>
          <w:t>(ii)</w:t>
        </w:r>
        <w:r w:rsidRPr="007F5117">
          <w:rPr>
            <w:lang w:val="en-GB"/>
          </w:rPr>
          <w:tab/>
          <w:t>Share-based payments</w:t>
        </w:r>
      </w:moveTo>
    </w:p>
    <w:p w14:paraId="319ABFA2" w14:textId="77777777" w:rsidR="00564347" w:rsidRPr="007F5117" w:rsidRDefault="00564347" w:rsidP="00564347">
      <w:pPr>
        <w:pStyle w:val="BodyText"/>
        <w:spacing w:before="0"/>
        <w:rPr>
          <w:moveTo w:id="95" w:author="Mak, Brian HL" w:date="2022-06-07T10:13:00Z"/>
          <w:lang w:val="en-GB"/>
        </w:rPr>
      </w:pPr>
    </w:p>
    <w:p w14:paraId="18B67B3A" w14:textId="77777777" w:rsidR="00564347" w:rsidRDefault="00564347" w:rsidP="00564347">
      <w:pPr>
        <w:pStyle w:val="BodyText"/>
        <w:spacing w:before="0"/>
        <w:rPr>
          <w:ins w:id="96" w:author="Mak, Brian HL" w:date="2022-06-07T10:13:00Z"/>
          <w:lang w:val="en-GB"/>
        </w:rPr>
      </w:pPr>
      <w:moveTo w:id="97" w:author="Mak, Brian HL" w:date="2022-06-07T10:13:00Z">
        <w:r w:rsidRPr="007F5117">
          <w:rPr>
            <w:lang w:val="en-GB"/>
          </w:rPr>
          <w:t xml:space="preserve">PCCW grants shares of PCCW (“PCCW Shares”) and share stapled units of HKT Trust and HKT Limited (“Share Stapled Units”) to employees at nil consideration under its share award schemes, under which the awarded PCCW Shares and Share Stapled Units are either newly issued at issue price (the “Subscription Scheme”) or are purchased from the open market (the “Purchase Scheme”).  </w:t>
        </w:r>
      </w:moveTo>
    </w:p>
    <w:p w14:paraId="0124E4D7" w14:textId="77777777" w:rsidR="00564347" w:rsidRPr="007F5117" w:rsidRDefault="00564347" w:rsidP="00564347">
      <w:pPr>
        <w:pStyle w:val="BodyText"/>
        <w:spacing w:before="0"/>
        <w:rPr>
          <w:moveTo w:id="98" w:author="Mak, Brian HL" w:date="2022-06-07T10:13:00Z"/>
          <w:lang w:val="en-GB"/>
        </w:rPr>
      </w:pPr>
    </w:p>
    <w:moveToRangeEnd w:id="93"/>
    <w:p w14:paraId="775F7718" w14:textId="1BE7804D" w:rsidR="000D3208" w:rsidRPr="007F5117" w:rsidRDefault="000D3208">
      <w:pPr>
        <w:pStyle w:val="BodyText"/>
        <w:spacing w:before="0"/>
      </w:pPr>
      <w:r w:rsidRPr="007F5117">
        <w:rPr>
          <w:lang w:val="en-GB"/>
        </w:rPr>
        <w:t>Awards under the Purchase Scheme and the Subscription Scheme are accounted for as cash-settled share-based payments</w:t>
      </w:r>
      <w:r w:rsidR="00D94A66" w:rsidRPr="007F5117">
        <w:rPr>
          <w:lang w:val="en-GB"/>
        </w:rPr>
        <w:t xml:space="preserve">.  </w:t>
      </w:r>
      <w:r w:rsidRPr="007F5117">
        <w:rPr>
          <w:lang w:val="en-GB"/>
        </w:rPr>
        <w:t>The fair value of the awarded PCCW Shares and Share Stapled Units</w:t>
      </w:r>
      <w:r w:rsidR="00E522F9">
        <w:rPr>
          <w:lang w:val="en-GB"/>
        </w:rPr>
        <w:t>,</w:t>
      </w:r>
      <w:r w:rsidRPr="007F5117">
        <w:rPr>
          <w:lang w:val="en-GB"/>
        </w:rPr>
        <w:t xml:space="preserve"> represent</w:t>
      </w:r>
      <w:r w:rsidR="006058F3" w:rsidRPr="007F5117">
        <w:rPr>
          <w:lang w:val="en-GB"/>
        </w:rPr>
        <w:t>ing</w:t>
      </w:r>
      <w:r w:rsidRPr="007F5117">
        <w:rPr>
          <w:lang w:val="en-GB"/>
        </w:rPr>
        <w:t xml:space="preserve"> the respective quoted market prices of PCCW Shares and Share Stapled Units purchased from the open market</w:t>
      </w:r>
      <w:r w:rsidR="00E522F9">
        <w:rPr>
          <w:lang w:val="en-GB"/>
        </w:rPr>
        <w:t>,</w:t>
      </w:r>
      <w:r w:rsidRPr="007F5117">
        <w:rPr>
          <w:lang w:val="en-GB"/>
        </w:rPr>
        <w:t xml:space="preserve"> are recognised</w:t>
      </w:r>
      <w:r w:rsidR="008E42DD" w:rsidRPr="007F5117">
        <w:rPr>
          <w:lang w:val="en-GB"/>
        </w:rPr>
        <w:t xml:space="preserve"> initially</w:t>
      </w:r>
      <w:r w:rsidRPr="007F5117">
        <w:rPr>
          <w:lang w:val="en-GB"/>
        </w:rPr>
        <w:t xml:space="preserve"> as financial asset</w:t>
      </w:r>
      <w:r w:rsidR="008E42DD" w:rsidRPr="007F5117">
        <w:rPr>
          <w:lang w:val="en-GB"/>
        </w:rPr>
        <w:t>s</w:t>
      </w:r>
      <w:r w:rsidRPr="007F5117">
        <w:rPr>
          <w:lang w:val="en-GB"/>
        </w:rPr>
        <w:t xml:space="preserve"> at fair value through profit and loss</w:t>
      </w:r>
      <w:r w:rsidR="008E42DD" w:rsidRPr="007F5117">
        <w:rPr>
          <w:lang w:val="en-GB"/>
        </w:rPr>
        <w:t xml:space="preserve"> in the statement of financial position</w:t>
      </w:r>
      <w:r w:rsidRPr="007F5117">
        <w:rPr>
          <w:lang w:val="en-GB"/>
        </w:rPr>
        <w:t>, and subsequently measured at fair value</w:t>
      </w:r>
      <w:r w:rsidR="00D94A66" w:rsidRPr="007F5117">
        <w:rPr>
          <w:lang w:val="en-GB"/>
        </w:rPr>
        <w:t xml:space="preserve">.  </w:t>
      </w:r>
      <w:r w:rsidRPr="007F5117">
        <w:rPr>
          <w:lang w:val="en-GB"/>
        </w:rPr>
        <w:t>The fair value of the employee services received in exchange for the grant of PCCW Shares and Share Stapled Units are recognised as staff costs in profit or loss over the respective vesting period with a corresponding obligation being recognised</w:t>
      </w:r>
      <w:r w:rsidR="00D94A66" w:rsidRPr="007F5117">
        <w:rPr>
          <w:lang w:val="en-GB"/>
        </w:rPr>
        <w:t xml:space="preserve">.  </w:t>
      </w:r>
      <w:r w:rsidRPr="007F5117">
        <w:rPr>
          <w:lang w:val="en-GB"/>
        </w:rPr>
        <w:t>During the vesting period, the number of awarded PCCW Shares and Share Stapled Units that are expected to vest is reviewed</w:t>
      </w:r>
      <w:r w:rsidR="00D94A66" w:rsidRPr="007F5117">
        <w:rPr>
          <w:lang w:val="en-GB"/>
        </w:rPr>
        <w:t xml:space="preserve">.  </w:t>
      </w:r>
      <w:r w:rsidRPr="007F5117">
        <w:rPr>
          <w:lang w:val="en-GB"/>
        </w:rPr>
        <w:t>Any adjustment to the cumulative fair value recognised in prior years is charged or credited i</w:t>
      </w:r>
      <w:r w:rsidR="00F52162">
        <w:rPr>
          <w:lang w:val="en-GB"/>
        </w:rPr>
        <w:t xml:space="preserve">n </w:t>
      </w:r>
      <w:r w:rsidRPr="007F5117">
        <w:rPr>
          <w:lang w:val="en-GB"/>
        </w:rPr>
        <w:t xml:space="preserve">profit or loss for the year </w:t>
      </w:r>
      <w:r w:rsidR="00E704EF" w:rsidRPr="007F5117">
        <w:rPr>
          <w:lang w:val="en-GB"/>
        </w:rPr>
        <w:t xml:space="preserve">of the </w:t>
      </w:r>
      <w:r w:rsidRPr="007F5117">
        <w:rPr>
          <w:lang w:val="en-GB"/>
        </w:rPr>
        <w:t>review, unless the original staff costs qualif</w:t>
      </w:r>
      <w:r w:rsidR="00004925">
        <w:rPr>
          <w:lang w:val="en-GB"/>
        </w:rPr>
        <w:t>y</w:t>
      </w:r>
      <w:r w:rsidRPr="007F5117">
        <w:rPr>
          <w:lang w:val="en-GB"/>
        </w:rPr>
        <w:t xml:space="preserve"> for recognition as an asset, with a corresponding adjustment to the obligation</w:t>
      </w:r>
      <w:r w:rsidR="00D94A66" w:rsidRPr="007F5117">
        <w:rPr>
          <w:lang w:val="en-GB"/>
        </w:rPr>
        <w:t xml:space="preserve">.  </w:t>
      </w:r>
      <w:r w:rsidRPr="007F5117">
        <w:rPr>
          <w:lang w:val="en-GB"/>
        </w:rPr>
        <w:t>On vesting date, the amount recognised as staff costs is adjusted to reflect the actual number of awarded PCCW Shares and Share Stapled Units that vest (with a corresponding adjustment to the obligation) and the carrying amount of awarded PCCW Shares and Share Stapled Units recognised in the financial assets at fair value through profit or loss</w:t>
      </w:r>
      <w:r w:rsidR="00E522F9">
        <w:rPr>
          <w:lang w:val="en-GB"/>
        </w:rPr>
        <w:t xml:space="preserve"> is</w:t>
      </w:r>
      <w:r w:rsidRPr="007F5117">
        <w:rPr>
          <w:lang w:val="en-GB"/>
        </w:rPr>
        <w:t xml:space="preserve"> offset </w:t>
      </w:r>
      <w:r w:rsidR="008E42DD" w:rsidRPr="007F5117">
        <w:rPr>
          <w:lang w:val="en-GB"/>
        </w:rPr>
        <w:t xml:space="preserve">against </w:t>
      </w:r>
      <w:r w:rsidRPr="007F5117">
        <w:rPr>
          <w:lang w:val="en-GB"/>
        </w:rPr>
        <w:t>the obligation.</w:t>
      </w:r>
    </w:p>
    <w:p w14:paraId="2468D040" w14:textId="77777777" w:rsidR="00450227" w:rsidRPr="007F5117" w:rsidRDefault="00450227">
      <w:pPr>
        <w:pStyle w:val="BodyText"/>
        <w:spacing w:before="0"/>
        <w:rPr>
          <w:lang w:val="en-GB"/>
        </w:rPr>
      </w:pPr>
    </w:p>
    <w:p w14:paraId="6409FCE4" w14:textId="77777777" w:rsidR="000D3208" w:rsidRPr="007F5117" w:rsidRDefault="000D3208">
      <w:pPr>
        <w:pStyle w:val="BodyText2"/>
        <w:spacing w:before="0"/>
      </w:pPr>
      <w:r w:rsidRPr="007F5117">
        <w:t>(i</w:t>
      </w:r>
      <w:r w:rsidR="006058F3" w:rsidRPr="007F5117">
        <w:t>ii</w:t>
      </w:r>
      <w:r w:rsidRPr="007F5117">
        <w:t>)</w:t>
      </w:r>
      <w:r w:rsidRPr="007F5117">
        <w:tab/>
        <w:t>Termination benefits</w:t>
      </w:r>
    </w:p>
    <w:p w14:paraId="6E37A844" w14:textId="77777777" w:rsidR="00450227" w:rsidRPr="007F5117" w:rsidRDefault="00450227">
      <w:pPr>
        <w:pStyle w:val="BodyText"/>
        <w:spacing w:before="0"/>
      </w:pPr>
    </w:p>
    <w:p w14:paraId="683F390E" w14:textId="77777777" w:rsidR="000D3208" w:rsidRPr="007F5117" w:rsidRDefault="000D3208">
      <w:pPr>
        <w:pStyle w:val="BodyText"/>
        <w:spacing w:before="0"/>
      </w:pPr>
      <w:r w:rsidRPr="007F5117">
        <w:t xml:space="preserve">Termination benefits are </w:t>
      </w:r>
      <w:proofErr w:type="spellStart"/>
      <w:r w:rsidRPr="007F5117">
        <w:t>recognised</w:t>
      </w:r>
      <w:proofErr w:type="spellEnd"/>
      <w:r w:rsidRPr="007F5117">
        <w:t xml:space="preserve"> only after </w:t>
      </w:r>
      <w:proofErr w:type="gramStart"/>
      <w:r w:rsidRPr="007F5117">
        <w:t>either an agreement is in place with the appropriate employee representatives specifying the terms of redundancy and</w:t>
      </w:r>
      <w:proofErr w:type="gramEnd"/>
      <w:r w:rsidRPr="007F5117">
        <w:t xml:space="preserve"> the number</w:t>
      </w:r>
      <w:del w:id="99" w:author="Mak, Brian HL" w:date="2022-06-07T10:14:00Z">
        <w:r w:rsidRPr="007F5117" w:rsidDel="00564347">
          <w:delText>s</w:delText>
        </w:r>
      </w:del>
      <w:r w:rsidRPr="007F5117">
        <w:t xml:space="preserve"> of employees affected, or, after individual employees have been advised of the specific terms.</w:t>
      </w:r>
    </w:p>
    <w:p w14:paraId="362336AF" w14:textId="77777777" w:rsidR="00450227" w:rsidRPr="007F5117" w:rsidRDefault="00450227">
      <w:pPr>
        <w:pStyle w:val="BodyText"/>
        <w:spacing w:before="0"/>
        <w:rPr>
          <w:lang w:val="en-GB"/>
        </w:rPr>
      </w:pPr>
    </w:p>
    <w:p w14:paraId="7FF5A26D" w14:textId="55562532" w:rsidR="00176056" w:rsidRPr="007F5117" w:rsidRDefault="00176056">
      <w:pPr>
        <w:pStyle w:val="Heading3"/>
        <w:spacing w:before="0"/>
        <w:rPr>
          <w:rFonts w:cs="Arial"/>
          <w:szCs w:val="22"/>
        </w:rPr>
      </w:pPr>
      <w:r w:rsidRPr="007F5117">
        <w:rPr>
          <w:rFonts w:cs="Arial"/>
          <w:szCs w:val="22"/>
        </w:rPr>
        <w:t>(</w:t>
      </w:r>
      <w:r w:rsidR="005C5009">
        <w:rPr>
          <w:rFonts w:cs="Arial"/>
          <w:szCs w:val="22"/>
        </w:rPr>
        <w:t>l</w:t>
      </w:r>
      <w:r w:rsidRPr="007F5117">
        <w:rPr>
          <w:rFonts w:cs="Arial"/>
          <w:szCs w:val="22"/>
        </w:rPr>
        <w:t>)</w:t>
      </w:r>
      <w:r w:rsidRPr="007F5117">
        <w:rPr>
          <w:rFonts w:cs="Arial"/>
          <w:szCs w:val="22"/>
        </w:rPr>
        <w:tab/>
        <w:t>Income tax</w:t>
      </w:r>
    </w:p>
    <w:p w14:paraId="0D651B0C" w14:textId="77777777" w:rsidR="00450227" w:rsidRPr="007F5117" w:rsidRDefault="00450227">
      <w:pPr>
        <w:pStyle w:val="BodyText"/>
        <w:spacing w:before="0"/>
        <w:rPr>
          <w:lang w:val="en-GB"/>
        </w:rPr>
      </w:pPr>
    </w:p>
    <w:p w14:paraId="7ACB611D" w14:textId="773676D6" w:rsidR="009E4E57" w:rsidRPr="007F5117" w:rsidRDefault="009E4E57">
      <w:pPr>
        <w:pStyle w:val="BodyText"/>
        <w:spacing w:before="0"/>
        <w:rPr>
          <w:lang w:val="en-GB"/>
        </w:rPr>
      </w:pPr>
      <w:r w:rsidRPr="007F5117">
        <w:rPr>
          <w:lang w:val="en-GB"/>
        </w:rPr>
        <w:t>Income tax for the year comprises current tax and movements in deferred tax assets and liabilities</w:t>
      </w:r>
      <w:r w:rsidR="00D94A66" w:rsidRPr="007F5117">
        <w:rPr>
          <w:lang w:val="en-GB"/>
        </w:rPr>
        <w:t xml:space="preserve">.  </w:t>
      </w:r>
      <w:r w:rsidRPr="007F5117">
        <w:rPr>
          <w:lang w:val="en-GB"/>
        </w:rPr>
        <w:t>Current tax and movements in deferred tax assets and liabilities are recognised in profit or loss except to the extent that they relate to items recognised in other comprehensive income or directly in equity, in which case the relevant amounts of tax are recognised in other comprehensive income or directly in equity, respectively.</w:t>
      </w:r>
    </w:p>
    <w:p w14:paraId="675999DB" w14:textId="77777777" w:rsidR="00450227" w:rsidRPr="007F5117" w:rsidRDefault="00450227">
      <w:pPr>
        <w:pStyle w:val="BodyText"/>
        <w:spacing w:before="0"/>
        <w:rPr>
          <w:lang w:val="en-GB"/>
        </w:rPr>
      </w:pPr>
    </w:p>
    <w:p w14:paraId="73705E5E" w14:textId="77777777" w:rsidR="009E4E57" w:rsidRPr="007F5117" w:rsidRDefault="009E4E57">
      <w:pPr>
        <w:pStyle w:val="BodyText"/>
        <w:spacing w:before="0"/>
        <w:rPr>
          <w:lang w:val="en-GB"/>
        </w:rPr>
      </w:pPr>
      <w:r w:rsidRPr="007F5117">
        <w:rPr>
          <w:lang w:val="en-GB"/>
        </w:rPr>
        <w:t>Current tax is the expected tax payable on the taxable income for the year, using tax rates enacted or substantively enacted at the end of the reporting period, and any adjustment to tax payable in respect of previous years.</w:t>
      </w:r>
    </w:p>
    <w:p w14:paraId="38E126FF" w14:textId="77777777" w:rsidR="00450227" w:rsidRPr="007F5117" w:rsidRDefault="00450227">
      <w:pPr>
        <w:pStyle w:val="BodyText"/>
        <w:spacing w:before="0"/>
        <w:rPr>
          <w:lang w:val="en-GB"/>
        </w:rPr>
      </w:pPr>
    </w:p>
    <w:p w14:paraId="30A1DF60" w14:textId="10D56A29" w:rsidR="009E4E57" w:rsidRPr="007F5117" w:rsidDel="00564347" w:rsidRDefault="009E4E57">
      <w:pPr>
        <w:pStyle w:val="BodyText"/>
        <w:spacing w:before="0"/>
        <w:rPr>
          <w:moveFrom w:id="100" w:author="Mak, Brian HL" w:date="2022-06-07T10:13:00Z"/>
          <w:lang w:val="en-GB"/>
        </w:rPr>
      </w:pPr>
      <w:moveFromRangeStart w:id="101" w:author="Mak, Brian HL" w:date="2022-06-07T10:13:00Z" w:name="move105489230"/>
      <w:moveFrom w:id="102" w:author="Mak, Brian HL" w:date="2022-06-07T10:13:00Z">
        <w:r w:rsidRPr="007F5117" w:rsidDel="00564347">
          <w:rPr>
            <w:lang w:val="en-GB"/>
          </w:rPr>
          <w:t>Deferred tax assets and liabilities arise from deductible and taxable temporary differences respectively, being the differences between the carrying amounts of assets and liabilities for financial reporting purposes and their tax bases</w:t>
        </w:r>
        <w:r w:rsidR="00D94A66" w:rsidRPr="007F5117" w:rsidDel="00564347">
          <w:rPr>
            <w:lang w:val="en-GB"/>
          </w:rPr>
          <w:t xml:space="preserve">.  </w:t>
        </w:r>
        <w:r w:rsidRPr="007F5117" w:rsidDel="00564347">
          <w:rPr>
            <w:lang w:val="en-GB"/>
          </w:rPr>
          <w:t>Deferred tax assets also arise from unused tax losses and unused tax credits</w:t>
        </w:r>
        <w:r w:rsidR="00D94A66" w:rsidRPr="007F5117" w:rsidDel="00564347">
          <w:rPr>
            <w:lang w:val="en-GB"/>
          </w:rPr>
          <w:t xml:space="preserve">.  </w:t>
        </w:r>
        <w:r w:rsidR="008E42DD" w:rsidRPr="007F5117" w:rsidDel="00564347">
          <w:rPr>
            <w:lang w:val="en-GB"/>
          </w:rPr>
          <w:t>All deferred tax liabilities, and all deferred tax assets to the extent that it is probable that future taxable profits will be available against which the asset can be utilised</w:t>
        </w:r>
        <w:r w:rsidR="00E522F9" w:rsidDel="00564347">
          <w:rPr>
            <w:lang w:val="en-GB"/>
          </w:rPr>
          <w:t>,</w:t>
        </w:r>
        <w:r w:rsidR="008E42DD" w:rsidRPr="007F5117" w:rsidDel="00564347">
          <w:rPr>
            <w:lang w:val="en-GB"/>
          </w:rPr>
          <w:t xml:space="preserve"> are recognised.</w:t>
        </w:r>
      </w:moveFrom>
    </w:p>
    <w:moveFromRangeEnd w:id="101"/>
    <w:p w14:paraId="4D033E71" w14:textId="77777777" w:rsidR="00450227" w:rsidRPr="007F5117" w:rsidRDefault="00450227">
      <w:pPr>
        <w:pStyle w:val="BodyText"/>
        <w:spacing w:before="0"/>
        <w:rPr>
          <w:lang w:val="en-GB"/>
        </w:rPr>
      </w:pPr>
    </w:p>
    <w:p w14:paraId="7D47A66A" w14:textId="3ACE8662" w:rsidR="00D94A66" w:rsidRDefault="00D94A66">
      <w:pPr>
        <w:pStyle w:val="Heading2"/>
        <w:spacing w:before="0"/>
        <w:rPr>
          <w:rFonts w:cs="Arial"/>
        </w:rPr>
      </w:pPr>
      <w:r w:rsidRPr="007F5117">
        <w:br w:type="page"/>
      </w:r>
      <w:r w:rsidRPr="007F5117">
        <w:rPr>
          <w:rFonts w:cs="Arial"/>
        </w:rPr>
        <w:t>2</w:t>
      </w:r>
      <w:r w:rsidRPr="007F5117">
        <w:rPr>
          <w:rFonts w:cs="Arial"/>
        </w:rPr>
        <w:tab/>
        <w:t>Significant accounting policies (continued)</w:t>
      </w:r>
    </w:p>
    <w:p w14:paraId="40C81EBA" w14:textId="51542061" w:rsidR="00450227" w:rsidRDefault="00450227">
      <w:pPr>
        <w:pStyle w:val="BodyText"/>
        <w:spacing w:before="0"/>
        <w:rPr>
          <w:lang w:val="en-GB"/>
        </w:rPr>
      </w:pPr>
    </w:p>
    <w:p w14:paraId="5ADACE04" w14:textId="3A10C675" w:rsidR="005C5009" w:rsidRPr="007F5117" w:rsidRDefault="005C5009" w:rsidP="005C5009">
      <w:pPr>
        <w:pStyle w:val="Heading3"/>
        <w:spacing w:before="0"/>
        <w:rPr>
          <w:rFonts w:cs="Arial"/>
          <w:szCs w:val="22"/>
        </w:rPr>
      </w:pPr>
      <w:r w:rsidRPr="007F5117">
        <w:rPr>
          <w:rFonts w:cs="Arial"/>
          <w:szCs w:val="22"/>
        </w:rPr>
        <w:t>(</w:t>
      </w:r>
      <w:r>
        <w:rPr>
          <w:rFonts w:cs="Arial"/>
          <w:szCs w:val="22"/>
        </w:rPr>
        <w:t>l</w:t>
      </w:r>
      <w:r w:rsidRPr="007F5117">
        <w:rPr>
          <w:rFonts w:cs="Arial"/>
          <w:szCs w:val="22"/>
        </w:rPr>
        <w:t>)</w:t>
      </w:r>
      <w:r w:rsidRPr="007F5117">
        <w:rPr>
          <w:rFonts w:cs="Arial"/>
          <w:szCs w:val="22"/>
        </w:rPr>
        <w:tab/>
        <w:t>Income tax</w:t>
      </w:r>
      <w:r>
        <w:rPr>
          <w:rFonts w:cs="Arial"/>
          <w:szCs w:val="22"/>
        </w:rPr>
        <w:t xml:space="preserve"> (continued)</w:t>
      </w:r>
    </w:p>
    <w:p w14:paraId="236AFF8F" w14:textId="77777777" w:rsidR="005C5009" w:rsidRPr="007F5117" w:rsidRDefault="005C5009">
      <w:pPr>
        <w:pStyle w:val="BodyText"/>
        <w:spacing w:before="0"/>
        <w:rPr>
          <w:lang w:val="en-GB"/>
        </w:rPr>
      </w:pPr>
    </w:p>
    <w:p w14:paraId="23094E85" w14:textId="77777777" w:rsidR="00564347" w:rsidRPr="007F5117" w:rsidRDefault="00564347" w:rsidP="00564347">
      <w:pPr>
        <w:pStyle w:val="BodyText"/>
        <w:spacing w:before="0"/>
        <w:rPr>
          <w:moveTo w:id="103" w:author="Mak, Brian HL" w:date="2022-06-07T10:13:00Z"/>
          <w:lang w:val="en-GB"/>
        </w:rPr>
      </w:pPr>
      <w:moveToRangeStart w:id="104" w:author="Mak, Brian HL" w:date="2022-06-07T10:13:00Z" w:name="move105489230"/>
      <w:moveTo w:id="105" w:author="Mak, Brian HL" w:date="2022-06-07T10:13:00Z">
        <w:r w:rsidRPr="007F5117">
          <w:rPr>
            <w:lang w:val="en-GB"/>
          </w:rPr>
          <w:t>Deferred tax assets and liabilities arise from deductible and taxable temporary differences respectively, being the differences between the carrying amounts of assets and liabilities for financial reporting purposes and their tax bases.  Deferred tax assets also arise from unused tax losses and unused tax credits.  All deferred tax liabilities, and all deferred tax assets to the extent that it is probable that future taxable profits will be available against which the asset can be utilised</w:t>
        </w:r>
        <w:r>
          <w:rPr>
            <w:lang w:val="en-GB"/>
          </w:rPr>
          <w:t>,</w:t>
        </w:r>
        <w:r w:rsidRPr="007F5117">
          <w:rPr>
            <w:lang w:val="en-GB"/>
          </w:rPr>
          <w:t xml:space="preserve"> are recognised.</w:t>
        </w:r>
      </w:moveTo>
    </w:p>
    <w:moveToRangeEnd w:id="104"/>
    <w:p w14:paraId="1F5D70CE" w14:textId="77777777" w:rsidR="00564347" w:rsidRDefault="00564347">
      <w:pPr>
        <w:pStyle w:val="BodyText"/>
        <w:spacing w:before="0"/>
        <w:rPr>
          <w:ins w:id="106" w:author="Mak, Brian HL" w:date="2022-06-07T10:13:00Z"/>
          <w:lang w:val="en-GB"/>
        </w:rPr>
      </w:pPr>
    </w:p>
    <w:p w14:paraId="04E19863" w14:textId="77777777" w:rsidR="004D5FE0" w:rsidRPr="007F5117" w:rsidRDefault="004D5FE0">
      <w:pPr>
        <w:pStyle w:val="BodyText"/>
        <w:spacing w:before="0"/>
        <w:rPr>
          <w:lang w:val="en-GB"/>
        </w:rPr>
      </w:pPr>
      <w:r w:rsidRPr="007F5117">
        <w:rPr>
          <w:lang w:val="en-GB"/>
        </w:rPr>
        <w:t>The amount of deferred tax recognised is measured based on the expected manner of realisation or settlement of the carrying amount of the assets and liabilities, using tax rates enacted or substantively enacted at the end of the reporting period and are expected to apply when the related deferred tax asset is realised and the deferred tax liability is settled.  Deferred tax assets and liabilities are not discounted.</w:t>
      </w:r>
    </w:p>
    <w:p w14:paraId="5D9FB4EE" w14:textId="77777777" w:rsidR="004D5FE0" w:rsidRPr="007F5117" w:rsidRDefault="004D5FE0">
      <w:pPr>
        <w:pStyle w:val="BodyText"/>
        <w:spacing w:before="0"/>
        <w:rPr>
          <w:lang w:val="en-GB"/>
        </w:rPr>
      </w:pPr>
    </w:p>
    <w:p w14:paraId="52ECEA50" w14:textId="145279E1" w:rsidR="009E4E57" w:rsidRPr="007F5117" w:rsidRDefault="009E4E57">
      <w:pPr>
        <w:pStyle w:val="BodyText"/>
        <w:spacing w:before="0"/>
        <w:rPr>
          <w:lang w:val="en-GB"/>
        </w:rPr>
      </w:pPr>
      <w:r w:rsidRPr="007F5117">
        <w:rPr>
          <w:lang w:val="en-GB"/>
        </w:rPr>
        <w:t>The carrying amount of a deferred tax asset is reviewed at the end of each reporting period and is reduced to the extent that it is no longer probable that sufficient taxable profits will be available to allow the related tax benefit to be utilised</w:t>
      </w:r>
      <w:r w:rsidR="00D94A66" w:rsidRPr="007F5117">
        <w:rPr>
          <w:lang w:val="en-GB"/>
        </w:rPr>
        <w:t xml:space="preserve">.  </w:t>
      </w:r>
      <w:r w:rsidRPr="007F5117">
        <w:rPr>
          <w:lang w:val="en-GB"/>
        </w:rPr>
        <w:t>Any such reduction is reversed to the extent that it becomes probable that sufficient taxable profits will be available.</w:t>
      </w:r>
    </w:p>
    <w:p w14:paraId="65E5E424" w14:textId="77777777" w:rsidR="00450227" w:rsidRPr="007F5117" w:rsidRDefault="00450227">
      <w:pPr>
        <w:pStyle w:val="BodyText"/>
        <w:spacing w:before="0"/>
        <w:rPr>
          <w:lang w:val="en-GB"/>
        </w:rPr>
      </w:pPr>
    </w:p>
    <w:p w14:paraId="3F6E1431" w14:textId="27433D19" w:rsidR="008E42DD" w:rsidRPr="007F5117" w:rsidRDefault="008E42DD">
      <w:pPr>
        <w:pStyle w:val="Heading3"/>
        <w:spacing w:before="0"/>
        <w:rPr>
          <w:rFonts w:cs="Arial"/>
        </w:rPr>
      </w:pPr>
      <w:r w:rsidRPr="007F5117">
        <w:rPr>
          <w:rFonts w:cs="Arial"/>
        </w:rPr>
        <w:t>(</w:t>
      </w:r>
      <w:r w:rsidR="005C5009">
        <w:rPr>
          <w:rFonts w:cs="Arial"/>
        </w:rPr>
        <w:t>m</w:t>
      </w:r>
      <w:r w:rsidRPr="007F5117">
        <w:rPr>
          <w:rFonts w:cs="Arial"/>
        </w:rPr>
        <w:t>)</w:t>
      </w:r>
      <w:r w:rsidRPr="007F5117">
        <w:rPr>
          <w:rFonts w:cs="Arial"/>
        </w:rPr>
        <w:tab/>
        <w:t>Revenue recognition</w:t>
      </w:r>
    </w:p>
    <w:p w14:paraId="7D0970D7" w14:textId="77777777" w:rsidR="00450227" w:rsidRPr="007F5117" w:rsidRDefault="00450227">
      <w:pPr>
        <w:pStyle w:val="BodyText"/>
        <w:spacing w:before="0"/>
      </w:pPr>
    </w:p>
    <w:p w14:paraId="6E3AEE86" w14:textId="77777777" w:rsidR="008E42DD" w:rsidRPr="007F5117" w:rsidRDefault="008E42DD">
      <w:pPr>
        <w:pStyle w:val="BodyText"/>
        <w:spacing w:before="0"/>
      </w:pPr>
      <w:r w:rsidRPr="007F5117">
        <w:t>Revenue is measured at the fair value of the consideration received or receivable for the sales of goods and rendering of services in the ordinary course of the Company’s activities.</w:t>
      </w:r>
    </w:p>
    <w:p w14:paraId="65DD85C9" w14:textId="64C4BE48" w:rsidR="00450227" w:rsidRPr="007F5117" w:rsidRDefault="00450227">
      <w:pPr>
        <w:pStyle w:val="BodyText"/>
        <w:spacing w:before="0"/>
      </w:pPr>
    </w:p>
    <w:p w14:paraId="7E625AA4" w14:textId="39A074AE" w:rsidR="008E42DD" w:rsidRPr="007F5117" w:rsidRDefault="008E42DD">
      <w:pPr>
        <w:pStyle w:val="BodyText"/>
        <w:spacing w:before="0"/>
      </w:pPr>
      <w:r w:rsidRPr="007F5117">
        <w:t xml:space="preserve">Revenue is </w:t>
      </w:r>
      <w:proofErr w:type="spellStart"/>
      <w:r w:rsidRPr="007F5117">
        <w:t>recognised</w:t>
      </w:r>
      <w:proofErr w:type="spellEnd"/>
      <w:r w:rsidRPr="007F5117">
        <w:t xml:space="preserve"> when the control of the goods or services is transferred to the customer</w:t>
      </w:r>
      <w:r w:rsidR="00D94A66" w:rsidRPr="007F5117">
        <w:t xml:space="preserve">.  </w:t>
      </w:r>
      <w:r w:rsidRPr="007F5117">
        <w:t>Depending on the terms of the contract and the laws that apply to the contract, control of the goods or services may be transferred over time or at a point in time</w:t>
      </w:r>
      <w:r w:rsidR="00D94A66" w:rsidRPr="007F5117">
        <w:t xml:space="preserve">.  </w:t>
      </w:r>
    </w:p>
    <w:p w14:paraId="1E3C31A1" w14:textId="77777777" w:rsidR="00450227" w:rsidRPr="007F5117" w:rsidRDefault="00450227">
      <w:pPr>
        <w:pStyle w:val="BodyText"/>
        <w:spacing w:before="0"/>
      </w:pPr>
    </w:p>
    <w:p w14:paraId="06489E45" w14:textId="3B8D2E47" w:rsidR="008E42DD" w:rsidRPr="007F5117" w:rsidRDefault="008E42DD">
      <w:pPr>
        <w:pStyle w:val="BodyText"/>
        <w:spacing w:before="0"/>
      </w:pPr>
      <w:r w:rsidRPr="007F5117">
        <w:t xml:space="preserve">A financing component, if any, might exist when timing of the payment for goods </w:t>
      </w:r>
      <w:r w:rsidR="00631D7F">
        <w:t xml:space="preserve">or services </w:t>
      </w:r>
      <w:r w:rsidRPr="007F5117">
        <w:t>by the customers, differs from the</w:t>
      </w:r>
      <w:r w:rsidR="006058F3" w:rsidRPr="007F5117">
        <w:t xml:space="preserve"> timing of</w:t>
      </w:r>
      <w:r w:rsidRPr="007F5117">
        <w:t xml:space="preserve"> satisfaction of the performance obligation</w:t>
      </w:r>
      <w:r w:rsidR="00D94A66" w:rsidRPr="007F5117">
        <w:t xml:space="preserve">.  </w:t>
      </w:r>
      <w:r w:rsidRPr="007F5117">
        <w:t>Such financing component is not significant to the Company</w:t>
      </w:r>
      <w:r w:rsidR="00D94A66" w:rsidRPr="007F5117">
        <w:t xml:space="preserve">.  </w:t>
      </w:r>
    </w:p>
    <w:p w14:paraId="2AEC7A0F" w14:textId="77777777" w:rsidR="00450227" w:rsidRPr="007F5117" w:rsidRDefault="00450227">
      <w:pPr>
        <w:pStyle w:val="BodyText"/>
        <w:spacing w:before="0"/>
      </w:pPr>
    </w:p>
    <w:p w14:paraId="4D1365BE" w14:textId="77777777" w:rsidR="008E42DD" w:rsidRPr="007F5117" w:rsidRDefault="008E42DD">
      <w:pPr>
        <w:pStyle w:val="BodyText"/>
        <w:spacing w:before="0"/>
      </w:pPr>
      <w:r w:rsidRPr="007F5117">
        <w:t>Further details of the Company’s income recognition policies are as follows:</w:t>
      </w:r>
    </w:p>
    <w:p w14:paraId="7C33111F" w14:textId="77777777" w:rsidR="00450227" w:rsidRPr="007F5117" w:rsidRDefault="00450227">
      <w:pPr>
        <w:pStyle w:val="BodyText"/>
        <w:spacing w:before="0"/>
        <w:rPr>
          <w:lang w:val="en-GB"/>
        </w:rPr>
      </w:pPr>
    </w:p>
    <w:p w14:paraId="4E24D011" w14:textId="77777777" w:rsidR="008E42DD" w:rsidRPr="007F5117" w:rsidRDefault="008E42DD">
      <w:pPr>
        <w:pStyle w:val="BodyText2"/>
        <w:spacing w:before="0"/>
        <w:ind w:left="567"/>
      </w:pPr>
      <w:r w:rsidRPr="007F5117">
        <w:t>(</w:t>
      </w:r>
      <w:proofErr w:type="spellStart"/>
      <w:r w:rsidRPr="007F5117">
        <w:t>i</w:t>
      </w:r>
      <w:proofErr w:type="spellEnd"/>
      <w:r w:rsidRPr="007F5117">
        <w:t>)</w:t>
      </w:r>
      <w:r w:rsidRPr="007F5117">
        <w:tab/>
        <w:t>Subscription revenue</w:t>
      </w:r>
    </w:p>
    <w:p w14:paraId="754EF51D" w14:textId="77777777" w:rsidR="00450227" w:rsidRPr="007F5117" w:rsidRDefault="00450227">
      <w:pPr>
        <w:pStyle w:val="BodyText"/>
        <w:spacing w:before="0"/>
        <w:rPr>
          <w:lang w:val="en-GB"/>
        </w:rPr>
      </w:pPr>
    </w:p>
    <w:p w14:paraId="711E4AAD" w14:textId="77777777" w:rsidR="009E4E57" w:rsidRPr="007F5117" w:rsidRDefault="008E42DD">
      <w:pPr>
        <w:pStyle w:val="BodyText"/>
        <w:spacing w:before="0"/>
        <w:ind w:left="567"/>
      </w:pPr>
      <w:r w:rsidRPr="007F5117">
        <w:rPr>
          <w:lang w:val="en-GB"/>
        </w:rPr>
        <w:t xml:space="preserve">Subscription income from the provision of </w:t>
      </w:r>
      <w:r w:rsidR="00724C04" w:rsidRPr="007F5117">
        <w:rPr>
          <w:lang w:val="en-GB"/>
        </w:rPr>
        <w:t>digital media entertainment services</w:t>
      </w:r>
      <w:r w:rsidRPr="007F5117">
        <w:rPr>
          <w:lang w:val="en-GB"/>
        </w:rPr>
        <w:t xml:space="preserve"> are recognised </w:t>
      </w:r>
      <w:proofErr w:type="spellStart"/>
      <w:r w:rsidRPr="007F5117">
        <w:rPr>
          <w:lang w:val="en-GB"/>
        </w:rPr>
        <w:t>ratably</w:t>
      </w:r>
      <w:proofErr w:type="spellEnd"/>
      <w:r w:rsidRPr="007F5117">
        <w:rPr>
          <w:lang w:val="en-GB"/>
        </w:rPr>
        <w:t xml:space="preserve"> over the contract period which generally coincides with when the services are rendered.</w:t>
      </w:r>
    </w:p>
    <w:p w14:paraId="3EEC8E21" w14:textId="77777777" w:rsidR="00450227" w:rsidRPr="007F5117" w:rsidRDefault="00450227">
      <w:pPr>
        <w:pStyle w:val="BodyText"/>
        <w:spacing w:before="0"/>
        <w:rPr>
          <w:lang w:val="en-GB"/>
        </w:rPr>
      </w:pPr>
    </w:p>
    <w:p w14:paraId="14154BBA" w14:textId="77777777" w:rsidR="00714B5B" w:rsidRPr="007F5117" w:rsidRDefault="00714B5B">
      <w:pPr>
        <w:pStyle w:val="BodyText2"/>
        <w:spacing w:before="0"/>
        <w:ind w:left="567"/>
      </w:pPr>
      <w:r w:rsidRPr="007F5117">
        <w:t>(ii)</w:t>
      </w:r>
      <w:r w:rsidRPr="007F5117">
        <w:tab/>
        <w:t>Event and production revenue</w:t>
      </w:r>
    </w:p>
    <w:p w14:paraId="1006D9D8" w14:textId="77777777" w:rsidR="00450227" w:rsidRPr="007F5117" w:rsidRDefault="00450227">
      <w:pPr>
        <w:pStyle w:val="BodyText"/>
        <w:spacing w:before="0"/>
        <w:rPr>
          <w:lang w:val="en-GB"/>
        </w:rPr>
      </w:pPr>
    </w:p>
    <w:p w14:paraId="71DFDA94" w14:textId="77777777" w:rsidR="00714B5B" w:rsidRPr="007F5117" w:rsidRDefault="00621CB3">
      <w:pPr>
        <w:pStyle w:val="BodyText"/>
        <w:spacing w:before="0"/>
        <w:ind w:left="567"/>
        <w:rPr>
          <w:lang w:val="en-GB"/>
        </w:rPr>
      </w:pPr>
      <w:r w:rsidRPr="007F5117">
        <w:rPr>
          <w:lang w:val="en-GB"/>
        </w:rPr>
        <w:t>Event and production revenue</w:t>
      </w:r>
      <w:r w:rsidR="00786BA0" w:rsidRPr="007F5117">
        <w:rPr>
          <w:lang w:val="en-GB"/>
        </w:rPr>
        <w:t xml:space="preserve"> are</w:t>
      </w:r>
      <w:r w:rsidR="00714B5B" w:rsidRPr="007F5117">
        <w:rPr>
          <w:lang w:val="en-GB"/>
        </w:rPr>
        <w:t xml:space="preserve"> recognised </w:t>
      </w:r>
      <w:r w:rsidR="005E3C9A" w:rsidRPr="007F5117">
        <w:rPr>
          <w:lang w:val="en-GB"/>
        </w:rPr>
        <w:t>when services are rendered.</w:t>
      </w:r>
    </w:p>
    <w:p w14:paraId="33D158ED" w14:textId="77777777" w:rsidR="00450227" w:rsidRPr="007F5117" w:rsidRDefault="00450227">
      <w:pPr>
        <w:pStyle w:val="BodyText"/>
        <w:spacing w:before="0"/>
        <w:rPr>
          <w:lang w:val="en-GB"/>
        </w:rPr>
      </w:pPr>
    </w:p>
    <w:p w14:paraId="014D4B00" w14:textId="5C544930" w:rsidR="0093160E" w:rsidRPr="007F5117" w:rsidRDefault="0093160E">
      <w:pPr>
        <w:pStyle w:val="Heading3"/>
        <w:spacing w:before="0"/>
      </w:pPr>
      <w:r w:rsidRPr="007F5117">
        <w:t>(</w:t>
      </w:r>
      <w:r w:rsidR="005C5009">
        <w:t>n</w:t>
      </w:r>
      <w:r w:rsidRPr="007F5117">
        <w:t>)</w:t>
      </w:r>
      <w:r w:rsidRPr="007F5117">
        <w:tab/>
        <w:t>Interest income</w:t>
      </w:r>
    </w:p>
    <w:p w14:paraId="0D42FCBF" w14:textId="77777777" w:rsidR="00450227" w:rsidRPr="007F5117" w:rsidRDefault="00450227">
      <w:pPr>
        <w:pStyle w:val="BodyText"/>
        <w:spacing w:before="0"/>
        <w:rPr>
          <w:lang w:val="en-GB"/>
        </w:rPr>
      </w:pPr>
    </w:p>
    <w:p w14:paraId="5DE6D246" w14:textId="77777777" w:rsidR="0093160E" w:rsidRPr="007F5117" w:rsidRDefault="0093160E">
      <w:pPr>
        <w:pStyle w:val="BodyText"/>
        <w:spacing w:before="0"/>
        <w:rPr>
          <w:lang w:val="en-GB"/>
        </w:rPr>
      </w:pPr>
      <w:r w:rsidRPr="007F5117">
        <w:rPr>
          <w:lang w:val="en-GB"/>
        </w:rPr>
        <w:t>Interest income is recognised on a time-apportioned basis using the effective interest method.</w:t>
      </w:r>
    </w:p>
    <w:p w14:paraId="7B1DB72F" w14:textId="77777777" w:rsidR="00450227" w:rsidRPr="007F5117" w:rsidRDefault="00450227">
      <w:pPr>
        <w:pStyle w:val="BodyText"/>
        <w:spacing w:before="0"/>
        <w:rPr>
          <w:lang w:val="en-GB"/>
        </w:rPr>
      </w:pPr>
    </w:p>
    <w:p w14:paraId="3E096FE0" w14:textId="0C027002" w:rsidR="00176056" w:rsidRPr="007F5117" w:rsidDel="00564347" w:rsidRDefault="00176056">
      <w:pPr>
        <w:pStyle w:val="Heading3"/>
        <w:spacing w:before="0"/>
        <w:rPr>
          <w:moveFrom w:id="107" w:author="Mak, Brian HL" w:date="2022-06-07T10:13:00Z"/>
          <w:rFonts w:cs="Arial"/>
        </w:rPr>
      </w:pPr>
      <w:moveFromRangeStart w:id="108" w:author="Mak, Brian HL" w:date="2022-06-07T10:13:00Z" w:name="move105489244"/>
      <w:moveFrom w:id="109" w:author="Mak, Brian HL" w:date="2022-06-07T10:13:00Z">
        <w:r w:rsidRPr="007F5117" w:rsidDel="00564347">
          <w:rPr>
            <w:rFonts w:cs="Arial"/>
          </w:rPr>
          <w:t>(</w:t>
        </w:r>
        <w:r w:rsidR="005C5009" w:rsidDel="00564347">
          <w:rPr>
            <w:rFonts w:cs="Arial"/>
          </w:rPr>
          <w:t>o</w:t>
        </w:r>
        <w:r w:rsidRPr="007F5117" w:rsidDel="00564347">
          <w:rPr>
            <w:rFonts w:cs="Arial"/>
          </w:rPr>
          <w:t>)</w:t>
        </w:r>
        <w:r w:rsidRPr="007F5117" w:rsidDel="00564347">
          <w:rPr>
            <w:rFonts w:cs="Arial"/>
          </w:rPr>
          <w:tab/>
          <w:t>Provisions and contingent liabilities</w:t>
        </w:r>
      </w:moveFrom>
    </w:p>
    <w:p w14:paraId="0B15AA23" w14:textId="548FBD9D" w:rsidR="00450227" w:rsidRPr="007F5117" w:rsidDel="00564347" w:rsidRDefault="00450227">
      <w:pPr>
        <w:pStyle w:val="BodyText"/>
        <w:spacing w:before="0"/>
        <w:rPr>
          <w:moveFrom w:id="110" w:author="Mak, Brian HL" w:date="2022-06-07T10:13:00Z"/>
          <w:lang w:val="en-GB"/>
        </w:rPr>
      </w:pPr>
    </w:p>
    <w:p w14:paraId="592CB84F" w14:textId="12676288" w:rsidR="00176056" w:rsidRPr="007F5117" w:rsidDel="00564347" w:rsidRDefault="00176056">
      <w:pPr>
        <w:pStyle w:val="BodyText"/>
        <w:spacing w:before="0"/>
        <w:rPr>
          <w:moveFrom w:id="111" w:author="Mak, Brian HL" w:date="2022-06-07T10:13:00Z"/>
          <w:lang w:val="en-GB"/>
        </w:rPr>
      </w:pPr>
      <w:moveFrom w:id="112" w:author="Mak, Brian HL" w:date="2022-06-07T10:13:00Z">
        <w:r w:rsidRPr="007F5117" w:rsidDel="00564347">
          <w:rPr>
            <w:lang w:val="en-GB"/>
          </w:rPr>
          <w:t>Provisions are recognised</w:t>
        </w:r>
        <w:r w:rsidR="006058F3" w:rsidRPr="007F5117" w:rsidDel="00564347">
          <w:rPr>
            <w:lang w:val="en-GB"/>
          </w:rPr>
          <w:t xml:space="preserve"> for liabilities of uncertain timing or amount</w:t>
        </w:r>
        <w:r w:rsidRPr="007F5117" w:rsidDel="00564347">
          <w:rPr>
            <w:lang w:val="en-GB"/>
          </w:rPr>
          <w:t xml:space="preserve"> when the Company has a</w:t>
        </w:r>
        <w:r w:rsidR="00724C04" w:rsidRPr="007F5117" w:rsidDel="00564347">
          <w:rPr>
            <w:lang w:val="en-GB"/>
          </w:rPr>
          <w:t xml:space="preserve"> present</w:t>
        </w:r>
        <w:r w:rsidRPr="007F5117" w:rsidDel="00564347">
          <w:rPr>
            <w:lang w:val="en-GB"/>
          </w:rPr>
          <w:t xml:space="preserve"> legal or constructive obligation arising as a result of a past event, it is probable that an outflow of economic benefits will be required to settle the obligation and a reliable estimate can be made</w:t>
        </w:r>
        <w:r w:rsidR="00D94A66" w:rsidRPr="007F5117" w:rsidDel="00564347">
          <w:rPr>
            <w:lang w:val="en-GB"/>
          </w:rPr>
          <w:t xml:space="preserve">.  </w:t>
        </w:r>
        <w:r w:rsidRPr="007F5117" w:rsidDel="00564347">
          <w:rPr>
            <w:lang w:val="en-GB"/>
          </w:rPr>
          <w:t>Where the time value of money is material, provisions are stated at the present value of the expenditure expected to settle the obligation</w:t>
        </w:r>
        <w:r w:rsidR="00D94A66" w:rsidRPr="007F5117" w:rsidDel="00564347">
          <w:rPr>
            <w:lang w:val="en-GB"/>
          </w:rPr>
          <w:t xml:space="preserve">.  </w:t>
        </w:r>
      </w:moveFrom>
    </w:p>
    <w:moveFromRangeEnd w:id="108"/>
    <w:p w14:paraId="069B43B7" w14:textId="3E219E7D" w:rsidR="00D94A66" w:rsidRDefault="00D94A66">
      <w:pPr>
        <w:pStyle w:val="Heading2"/>
        <w:spacing w:before="0"/>
        <w:rPr>
          <w:rFonts w:cs="Arial"/>
        </w:rPr>
      </w:pPr>
      <w:r w:rsidRPr="007F5117">
        <w:br w:type="page"/>
      </w:r>
      <w:r w:rsidRPr="007F5117">
        <w:rPr>
          <w:rFonts w:cs="Arial"/>
        </w:rPr>
        <w:t>2</w:t>
      </w:r>
      <w:r w:rsidRPr="007F5117">
        <w:rPr>
          <w:rFonts w:cs="Arial"/>
        </w:rPr>
        <w:tab/>
        <w:t>Significant accounting policies (continued)</w:t>
      </w:r>
    </w:p>
    <w:p w14:paraId="0D816713" w14:textId="34D0F676" w:rsidR="004D5FE0" w:rsidRDefault="004D5FE0">
      <w:pPr>
        <w:pStyle w:val="BodyText"/>
        <w:spacing w:before="0"/>
        <w:rPr>
          <w:lang w:val="en-GB"/>
        </w:rPr>
      </w:pPr>
    </w:p>
    <w:p w14:paraId="27B7B9B9" w14:textId="77777777" w:rsidR="00564347" w:rsidRPr="007F5117" w:rsidRDefault="00564347" w:rsidP="00564347">
      <w:pPr>
        <w:pStyle w:val="Heading3"/>
        <w:spacing w:before="0"/>
        <w:rPr>
          <w:moveTo w:id="113" w:author="Mak, Brian HL" w:date="2022-06-07T10:13:00Z"/>
          <w:rFonts w:cs="Arial"/>
        </w:rPr>
      </w:pPr>
      <w:moveToRangeStart w:id="114" w:author="Mak, Brian HL" w:date="2022-06-07T10:13:00Z" w:name="move105489244"/>
      <w:moveTo w:id="115" w:author="Mak, Brian HL" w:date="2022-06-07T10:13:00Z">
        <w:r w:rsidRPr="007F5117">
          <w:rPr>
            <w:rFonts w:cs="Arial"/>
          </w:rPr>
          <w:t>(</w:t>
        </w:r>
        <w:r>
          <w:rPr>
            <w:rFonts w:cs="Arial"/>
          </w:rPr>
          <w:t>o</w:t>
        </w:r>
        <w:r w:rsidRPr="007F5117">
          <w:rPr>
            <w:rFonts w:cs="Arial"/>
          </w:rPr>
          <w:t>)</w:t>
        </w:r>
        <w:r w:rsidRPr="007F5117">
          <w:rPr>
            <w:rFonts w:cs="Arial"/>
          </w:rPr>
          <w:tab/>
          <w:t>Provisions and contingent liabilities</w:t>
        </w:r>
      </w:moveTo>
    </w:p>
    <w:p w14:paraId="4E5CC280" w14:textId="77777777" w:rsidR="00564347" w:rsidRPr="007F5117" w:rsidRDefault="00564347" w:rsidP="00564347">
      <w:pPr>
        <w:pStyle w:val="BodyText"/>
        <w:spacing w:before="0"/>
        <w:rPr>
          <w:moveTo w:id="116" w:author="Mak, Brian HL" w:date="2022-06-07T10:13:00Z"/>
          <w:lang w:val="en-GB"/>
        </w:rPr>
      </w:pPr>
    </w:p>
    <w:p w14:paraId="579E8F9A" w14:textId="77777777" w:rsidR="00564347" w:rsidRPr="007F5117" w:rsidRDefault="00564347" w:rsidP="00564347">
      <w:pPr>
        <w:pStyle w:val="BodyText"/>
        <w:spacing w:before="0"/>
        <w:rPr>
          <w:moveTo w:id="117" w:author="Mak, Brian HL" w:date="2022-06-07T10:13:00Z"/>
          <w:lang w:val="en-GB"/>
        </w:rPr>
      </w:pPr>
      <w:moveTo w:id="118" w:author="Mak, Brian HL" w:date="2022-06-07T10:13:00Z">
        <w:r w:rsidRPr="007F5117">
          <w:rPr>
            <w:lang w:val="en-GB"/>
          </w:rPr>
          <w:t xml:space="preserve">Provisions are recognised for liabilities of uncertain timing or amount when the Company has a present legal or constructive obligation arising as a result of a past event, it is probable that an outflow of economic benefits will be required to settle the obligation and a reliable estimate can be made.  Where the time value of money is material, provisions are stated at the present value of the expenditure expected to settle the obligation.  </w:t>
        </w:r>
      </w:moveTo>
    </w:p>
    <w:moveToRangeEnd w:id="114"/>
    <w:p w14:paraId="46776FE8" w14:textId="5A2DC262" w:rsidR="005C5009" w:rsidRPr="00564347" w:rsidDel="00564347" w:rsidRDefault="005C5009" w:rsidP="00564347">
      <w:pPr>
        <w:pStyle w:val="Heading3"/>
        <w:spacing w:before="0"/>
        <w:rPr>
          <w:del w:id="119" w:author="Mak, Brian HL" w:date="2022-06-07T10:13:00Z"/>
          <w:rFonts w:cs="Arial"/>
          <w:sz w:val="16"/>
          <w:szCs w:val="16"/>
          <w:rPrChange w:id="120" w:author="Mak, Brian HL" w:date="2022-06-07T10:15:00Z">
            <w:rPr>
              <w:del w:id="121" w:author="Mak, Brian HL" w:date="2022-06-07T10:13:00Z"/>
              <w:rFonts w:cs="Arial"/>
            </w:rPr>
          </w:rPrChange>
        </w:rPr>
      </w:pPr>
      <w:del w:id="122" w:author="Mak, Brian HL" w:date="2022-06-07T10:13:00Z">
        <w:r w:rsidRPr="00564347" w:rsidDel="00564347">
          <w:rPr>
            <w:rFonts w:cs="Arial"/>
            <w:sz w:val="16"/>
            <w:szCs w:val="16"/>
            <w:rPrChange w:id="123" w:author="Mak, Brian HL" w:date="2022-06-07T10:15:00Z">
              <w:rPr>
                <w:rFonts w:cs="Arial"/>
              </w:rPr>
            </w:rPrChange>
          </w:rPr>
          <w:delText>(o)</w:delText>
        </w:r>
        <w:r w:rsidRPr="00564347" w:rsidDel="00564347">
          <w:rPr>
            <w:rFonts w:cs="Arial"/>
            <w:sz w:val="16"/>
            <w:szCs w:val="16"/>
            <w:rPrChange w:id="124" w:author="Mak, Brian HL" w:date="2022-06-07T10:15:00Z">
              <w:rPr>
                <w:rFonts w:cs="Arial"/>
              </w:rPr>
            </w:rPrChange>
          </w:rPr>
          <w:tab/>
          <w:delText>Provisions and contingent liabilities (continued)</w:delText>
        </w:r>
      </w:del>
    </w:p>
    <w:p w14:paraId="4F8BEFB2" w14:textId="77777777" w:rsidR="005C5009" w:rsidRPr="00564347" w:rsidRDefault="005C5009">
      <w:pPr>
        <w:pStyle w:val="BodyText"/>
        <w:spacing w:before="0"/>
        <w:rPr>
          <w:sz w:val="16"/>
          <w:szCs w:val="16"/>
          <w:lang w:val="en-GB"/>
          <w:rPrChange w:id="125" w:author="Mak, Brian HL" w:date="2022-06-07T10:15:00Z">
            <w:rPr>
              <w:lang w:val="en-GB"/>
            </w:rPr>
          </w:rPrChange>
        </w:rPr>
      </w:pPr>
    </w:p>
    <w:p w14:paraId="0B608B67" w14:textId="77777777" w:rsidR="004D5FE0" w:rsidRPr="007F5117" w:rsidRDefault="004D5FE0">
      <w:pPr>
        <w:pStyle w:val="BodyText"/>
        <w:spacing w:before="0"/>
        <w:rPr>
          <w:lang w:val="en-GB"/>
        </w:rPr>
      </w:pPr>
      <w:r w:rsidRPr="007F5117">
        <w:rPr>
          <w:lang w:val="en-GB"/>
        </w:rPr>
        <w:t>Where it is not probable that an outflow of economic benefits will be required, or the amount cannot be estimated reliably, the obligation is disclosed as a contingent liability, unless the probability of outflow of economic benefits is remote.  Possible obligations, whose existence will only be confirmed by the occurrence or non-occurrence of one or more future events, are also disclosed as contingent liabilities unless the probability of outflow of economic benefits is remote.</w:t>
      </w:r>
    </w:p>
    <w:p w14:paraId="11D0A57E" w14:textId="77777777" w:rsidR="00450227" w:rsidRPr="007F5117" w:rsidRDefault="00450227">
      <w:pPr>
        <w:pStyle w:val="BodyText"/>
        <w:spacing w:before="0"/>
        <w:rPr>
          <w:lang w:val="en-GB"/>
        </w:rPr>
      </w:pPr>
    </w:p>
    <w:p w14:paraId="0C6999A9" w14:textId="67C1E9E0" w:rsidR="008E42DD" w:rsidRPr="007F5117" w:rsidRDefault="008E42DD">
      <w:pPr>
        <w:pStyle w:val="Heading3"/>
        <w:spacing w:before="0"/>
        <w:rPr>
          <w:rFonts w:cs="Arial"/>
        </w:rPr>
      </w:pPr>
      <w:r w:rsidRPr="007F5117">
        <w:rPr>
          <w:rFonts w:cs="Arial"/>
        </w:rPr>
        <w:t>(</w:t>
      </w:r>
      <w:r w:rsidR="005C5009">
        <w:rPr>
          <w:rFonts w:cs="Arial"/>
        </w:rPr>
        <w:t>p</w:t>
      </w:r>
      <w:r w:rsidRPr="007F5117">
        <w:rPr>
          <w:rFonts w:cs="Arial"/>
        </w:rPr>
        <w:t>)</w:t>
      </w:r>
      <w:r w:rsidRPr="007F5117">
        <w:rPr>
          <w:rFonts w:cs="Arial"/>
        </w:rPr>
        <w:tab/>
        <w:t>Related parties</w:t>
      </w:r>
    </w:p>
    <w:p w14:paraId="4A38956D" w14:textId="77777777" w:rsidR="00450227" w:rsidRPr="007F5117" w:rsidRDefault="00450227">
      <w:pPr>
        <w:pStyle w:val="BodyText"/>
        <w:spacing w:before="0"/>
        <w:ind w:left="567" w:hanging="567"/>
        <w:rPr>
          <w:lang w:val="en-GB" w:eastAsia="zh-TW"/>
        </w:rPr>
      </w:pPr>
    </w:p>
    <w:p w14:paraId="77C956CD" w14:textId="77777777" w:rsidR="008E42DD" w:rsidRPr="007F5117" w:rsidRDefault="008E42DD">
      <w:pPr>
        <w:pStyle w:val="BodyText"/>
        <w:spacing w:before="0"/>
        <w:ind w:left="567" w:hanging="567"/>
        <w:rPr>
          <w:lang w:val="en-GB"/>
        </w:rPr>
      </w:pPr>
      <w:r w:rsidRPr="007F5117">
        <w:rPr>
          <w:lang w:val="en-GB" w:eastAsia="zh-TW"/>
        </w:rPr>
        <w:t>(</w:t>
      </w:r>
      <w:r w:rsidR="00724C04" w:rsidRPr="007F5117">
        <w:rPr>
          <w:lang w:val="en-GB" w:eastAsia="zh-TW"/>
        </w:rPr>
        <w:t>1</w:t>
      </w:r>
      <w:r w:rsidRPr="007F5117">
        <w:rPr>
          <w:lang w:val="en-GB" w:eastAsia="zh-TW"/>
        </w:rPr>
        <w:t>)</w:t>
      </w:r>
      <w:r w:rsidRPr="007F5117">
        <w:rPr>
          <w:lang w:val="en-GB" w:eastAsia="zh-TW"/>
        </w:rPr>
        <w:tab/>
        <w:t xml:space="preserve">A </w:t>
      </w:r>
      <w:r w:rsidRPr="007F5117">
        <w:rPr>
          <w:lang w:val="en-GB"/>
        </w:rPr>
        <w:t>person</w:t>
      </w:r>
      <w:r w:rsidRPr="007F5117">
        <w:rPr>
          <w:lang w:val="en-GB" w:eastAsia="zh-TW"/>
        </w:rPr>
        <w:t>, or a close member of that person’s family, is related to the Company if that person:</w:t>
      </w:r>
    </w:p>
    <w:p w14:paraId="0213FF5F" w14:textId="77777777" w:rsidR="00A34818" w:rsidRPr="00564347" w:rsidRDefault="00A34818">
      <w:pPr>
        <w:pStyle w:val="BodyText"/>
        <w:spacing w:before="0"/>
        <w:ind w:left="1134" w:hanging="567"/>
        <w:rPr>
          <w:sz w:val="16"/>
          <w:szCs w:val="16"/>
          <w:lang w:val="en-GB" w:eastAsia="zh-TW"/>
          <w:rPrChange w:id="126" w:author="Mak, Brian HL" w:date="2022-06-07T10:14:00Z">
            <w:rPr>
              <w:lang w:val="en-GB" w:eastAsia="zh-TW"/>
            </w:rPr>
          </w:rPrChange>
        </w:rPr>
      </w:pPr>
    </w:p>
    <w:p w14:paraId="54388D97" w14:textId="77777777" w:rsidR="008E42DD" w:rsidRPr="007F5117" w:rsidRDefault="008E42DD">
      <w:pPr>
        <w:pStyle w:val="BodyText"/>
        <w:spacing w:before="0"/>
        <w:ind w:left="1134" w:hanging="567"/>
        <w:rPr>
          <w:lang w:val="en-GB"/>
        </w:rPr>
      </w:pPr>
      <w:r w:rsidRPr="007F5117">
        <w:rPr>
          <w:lang w:val="en-GB" w:eastAsia="zh-TW"/>
        </w:rPr>
        <w:t>(</w:t>
      </w:r>
      <w:proofErr w:type="spellStart"/>
      <w:r w:rsidRPr="007F5117">
        <w:rPr>
          <w:lang w:val="en-GB" w:eastAsia="zh-TW"/>
        </w:rPr>
        <w:t>i</w:t>
      </w:r>
      <w:proofErr w:type="spellEnd"/>
      <w:r w:rsidRPr="007F5117">
        <w:rPr>
          <w:lang w:val="en-GB" w:eastAsia="zh-TW"/>
        </w:rPr>
        <w:t>)</w:t>
      </w:r>
      <w:r w:rsidRPr="007F5117">
        <w:rPr>
          <w:lang w:val="en-GB" w:eastAsia="zh-TW"/>
        </w:rPr>
        <w:tab/>
      </w:r>
      <w:proofErr w:type="gramStart"/>
      <w:r w:rsidRPr="007F5117">
        <w:rPr>
          <w:lang w:val="en-GB" w:eastAsia="zh-TW"/>
        </w:rPr>
        <w:t>has</w:t>
      </w:r>
      <w:proofErr w:type="gramEnd"/>
      <w:r w:rsidRPr="007F5117">
        <w:rPr>
          <w:lang w:val="en-GB" w:eastAsia="zh-TW"/>
        </w:rPr>
        <w:t xml:space="preserve"> control or joint control over the Company;</w:t>
      </w:r>
    </w:p>
    <w:p w14:paraId="189CCEE6" w14:textId="77777777" w:rsidR="00450227" w:rsidRPr="00564347" w:rsidRDefault="00450227">
      <w:pPr>
        <w:pStyle w:val="BodyText"/>
        <w:spacing w:before="0"/>
        <w:ind w:left="1134" w:hanging="567"/>
        <w:rPr>
          <w:sz w:val="16"/>
          <w:szCs w:val="16"/>
          <w:lang w:val="en-GB" w:eastAsia="zh-TW"/>
          <w:rPrChange w:id="127" w:author="Mak, Brian HL" w:date="2022-06-07T10:14:00Z">
            <w:rPr>
              <w:lang w:val="en-GB" w:eastAsia="zh-TW"/>
            </w:rPr>
          </w:rPrChange>
        </w:rPr>
      </w:pPr>
    </w:p>
    <w:p w14:paraId="52BA0D65" w14:textId="77777777" w:rsidR="008E42DD" w:rsidRPr="007F5117" w:rsidRDefault="008E42DD">
      <w:pPr>
        <w:pStyle w:val="BodyText"/>
        <w:spacing w:before="0"/>
        <w:ind w:left="1134" w:hanging="567"/>
        <w:rPr>
          <w:lang w:val="en-GB" w:eastAsia="zh-TW"/>
        </w:rPr>
      </w:pPr>
      <w:r w:rsidRPr="007F5117">
        <w:rPr>
          <w:lang w:val="en-GB" w:eastAsia="zh-TW"/>
        </w:rPr>
        <w:t>(ii)</w:t>
      </w:r>
      <w:r w:rsidRPr="007F5117">
        <w:rPr>
          <w:lang w:val="en-GB" w:eastAsia="zh-TW"/>
        </w:rPr>
        <w:tab/>
      </w:r>
      <w:proofErr w:type="gramStart"/>
      <w:r w:rsidRPr="007F5117">
        <w:rPr>
          <w:lang w:val="en-GB" w:eastAsia="zh-TW"/>
        </w:rPr>
        <w:t>has</w:t>
      </w:r>
      <w:proofErr w:type="gramEnd"/>
      <w:r w:rsidRPr="007F5117">
        <w:rPr>
          <w:lang w:val="en-GB" w:eastAsia="zh-TW"/>
        </w:rPr>
        <w:t xml:space="preserve"> significant influence over the Company; or</w:t>
      </w:r>
    </w:p>
    <w:p w14:paraId="46A0AC3D" w14:textId="77777777" w:rsidR="00450227" w:rsidRPr="00564347" w:rsidRDefault="00450227">
      <w:pPr>
        <w:pStyle w:val="BodyText"/>
        <w:spacing w:before="0"/>
        <w:ind w:left="1134" w:hanging="567"/>
        <w:rPr>
          <w:sz w:val="16"/>
          <w:szCs w:val="16"/>
          <w:lang w:val="en-GB" w:eastAsia="zh-TW"/>
          <w:rPrChange w:id="128" w:author="Mak, Brian HL" w:date="2022-06-07T10:14:00Z">
            <w:rPr>
              <w:lang w:val="en-GB" w:eastAsia="zh-TW"/>
            </w:rPr>
          </w:rPrChange>
        </w:rPr>
      </w:pPr>
    </w:p>
    <w:p w14:paraId="1CFC841E" w14:textId="77777777" w:rsidR="008E42DD" w:rsidRPr="007F5117" w:rsidRDefault="008E42DD">
      <w:pPr>
        <w:pStyle w:val="BodyText"/>
        <w:spacing w:before="0"/>
        <w:ind w:left="1134" w:hanging="567"/>
        <w:rPr>
          <w:lang w:val="en-GB" w:eastAsia="zh-TW"/>
        </w:rPr>
      </w:pPr>
      <w:r w:rsidRPr="007F5117">
        <w:rPr>
          <w:lang w:val="en-GB" w:eastAsia="zh-TW"/>
        </w:rPr>
        <w:t>(iii)</w:t>
      </w:r>
      <w:r w:rsidRPr="007F5117">
        <w:rPr>
          <w:lang w:val="en-GB" w:eastAsia="zh-TW"/>
        </w:rPr>
        <w:tab/>
      </w:r>
      <w:proofErr w:type="gramStart"/>
      <w:r w:rsidRPr="007F5117">
        <w:rPr>
          <w:lang w:val="en-GB" w:eastAsia="zh-TW"/>
        </w:rPr>
        <w:t>is</w:t>
      </w:r>
      <w:proofErr w:type="gramEnd"/>
      <w:r w:rsidRPr="007F5117">
        <w:rPr>
          <w:lang w:val="en-GB" w:eastAsia="zh-TW"/>
        </w:rPr>
        <w:t xml:space="preserve"> a member of the key management personnel of the Company or the Company’s parent.</w:t>
      </w:r>
    </w:p>
    <w:p w14:paraId="1E653237" w14:textId="77777777" w:rsidR="008E42DD" w:rsidRPr="00564347" w:rsidRDefault="008E42DD">
      <w:pPr>
        <w:pStyle w:val="BodyText"/>
        <w:spacing w:before="0"/>
        <w:rPr>
          <w:sz w:val="16"/>
          <w:szCs w:val="16"/>
          <w:lang w:val="en-GB"/>
          <w:rPrChange w:id="129" w:author="Mak, Brian HL" w:date="2022-06-07T10:15:00Z">
            <w:rPr>
              <w:lang w:val="en-GB"/>
            </w:rPr>
          </w:rPrChange>
        </w:rPr>
      </w:pPr>
    </w:p>
    <w:p w14:paraId="2B442E1D" w14:textId="77777777" w:rsidR="00176056" w:rsidRPr="007F5117" w:rsidRDefault="00176056">
      <w:pPr>
        <w:pStyle w:val="BodyText"/>
        <w:spacing w:before="0"/>
        <w:ind w:left="567" w:hanging="567"/>
        <w:rPr>
          <w:lang w:val="en-GB" w:eastAsia="zh-TW"/>
        </w:rPr>
      </w:pPr>
      <w:r w:rsidRPr="007F5117">
        <w:rPr>
          <w:lang w:val="en-GB" w:eastAsia="zh-TW"/>
        </w:rPr>
        <w:t>(</w:t>
      </w:r>
      <w:r w:rsidR="00724C04" w:rsidRPr="007F5117">
        <w:rPr>
          <w:lang w:val="en-GB" w:eastAsia="zh-TW"/>
        </w:rPr>
        <w:t>2</w:t>
      </w:r>
      <w:r w:rsidRPr="007F5117">
        <w:rPr>
          <w:lang w:val="en-GB" w:eastAsia="zh-TW"/>
        </w:rPr>
        <w:t>)</w:t>
      </w:r>
      <w:r w:rsidRPr="007F5117">
        <w:rPr>
          <w:lang w:val="en-GB" w:eastAsia="zh-TW"/>
        </w:rPr>
        <w:tab/>
        <w:t>An entity is related to the Company if any of the following conditions applies:</w:t>
      </w:r>
    </w:p>
    <w:p w14:paraId="71A9E8F9" w14:textId="77777777" w:rsidR="00450227" w:rsidRPr="00564347" w:rsidRDefault="00450227">
      <w:pPr>
        <w:pStyle w:val="BodyText"/>
        <w:spacing w:before="0"/>
        <w:ind w:left="1134" w:hanging="567"/>
        <w:rPr>
          <w:sz w:val="16"/>
          <w:szCs w:val="16"/>
          <w:lang w:val="en-GB" w:eastAsia="zh-TW"/>
          <w:rPrChange w:id="130" w:author="Mak, Brian HL" w:date="2022-06-07T10:14:00Z">
            <w:rPr>
              <w:lang w:val="en-GB" w:eastAsia="zh-TW"/>
            </w:rPr>
          </w:rPrChange>
        </w:rPr>
      </w:pPr>
    </w:p>
    <w:p w14:paraId="1E5B7B84" w14:textId="77777777" w:rsidR="00176056" w:rsidRPr="007F5117" w:rsidRDefault="00176056">
      <w:pPr>
        <w:pStyle w:val="BodyText"/>
        <w:spacing w:before="0"/>
        <w:ind w:left="1134" w:hanging="567"/>
        <w:rPr>
          <w:lang w:val="en-GB" w:eastAsia="zh-TW"/>
        </w:rPr>
      </w:pPr>
      <w:r w:rsidRPr="007F5117">
        <w:rPr>
          <w:lang w:val="en-GB" w:eastAsia="zh-TW"/>
        </w:rPr>
        <w:t>(</w:t>
      </w:r>
      <w:proofErr w:type="spellStart"/>
      <w:r w:rsidRPr="007F5117">
        <w:rPr>
          <w:lang w:val="en-GB" w:eastAsia="zh-TW"/>
        </w:rPr>
        <w:t>i</w:t>
      </w:r>
      <w:proofErr w:type="spellEnd"/>
      <w:r w:rsidRPr="007F5117">
        <w:rPr>
          <w:lang w:val="en-GB" w:eastAsia="zh-TW"/>
        </w:rPr>
        <w:t>)</w:t>
      </w:r>
      <w:r w:rsidRPr="007F5117">
        <w:rPr>
          <w:lang w:val="en-GB" w:eastAsia="zh-TW"/>
        </w:rPr>
        <w:tab/>
        <w:t>The entity and the Company are members of the same group (which means that each parent, subsidiary and fellow subsidiary is related to the others).</w:t>
      </w:r>
    </w:p>
    <w:p w14:paraId="369E2F86" w14:textId="77777777" w:rsidR="00450227" w:rsidRPr="00564347" w:rsidRDefault="00450227">
      <w:pPr>
        <w:pStyle w:val="BodyText"/>
        <w:spacing w:before="0"/>
        <w:ind w:left="1134" w:hanging="567"/>
        <w:rPr>
          <w:sz w:val="16"/>
          <w:szCs w:val="16"/>
          <w:lang w:val="en-GB" w:eastAsia="zh-TW"/>
          <w:rPrChange w:id="131" w:author="Mak, Brian HL" w:date="2022-06-07T10:14:00Z">
            <w:rPr>
              <w:lang w:val="en-GB" w:eastAsia="zh-TW"/>
            </w:rPr>
          </w:rPrChange>
        </w:rPr>
      </w:pPr>
    </w:p>
    <w:p w14:paraId="6D9206D6" w14:textId="77777777" w:rsidR="00176056" w:rsidRPr="007F5117" w:rsidRDefault="00176056">
      <w:pPr>
        <w:pStyle w:val="BodyText"/>
        <w:spacing w:before="0"/>
        <w:ind w:left="1134" w:hanging="567"/>
        <w:rPr>
          <w:lang w:val="en-GB" w:eastAsia="zh-TW"/>
        </w:rPr>
      </w:pPr>
      <w:r w:rsidRPr="007F5117">
        <w:rPr>
          <w:lang w:val="en-GB" w:eastAsia="zh-TW"/>
        </w:rPr>
        <w:t>(ii)</w:t>
      </w:r>
      <w:r w:rsidRPr="007F5117">
        <w:rPr>
          <w:lang w:val="en-GB" w:eastAsia="zh-TW"/>
        </w:rPr>
        <w:tab/>
        <w:t>One entity is an associate or joint venture of the other entity (or an associate or joint venture of a member of a group of which the other entity is a member).</w:t>
      </w:r>
    </w:p>
    <w:p w14:paraId="161D33CF" w14:textId="77777777" w:rsidR="00450227" w:rsidRPr="00564347" w:rsidRDefault="00450227">
      <w:pPr>
        <w:pStyle w:val="BodyText"/>
        <w:spacing w:before="0"/>
        <w:ind w:left="1134" w:hanging="567"/>
        <w:rPr>
          <w:sz w:val="16"/>
          <w:szCs w:val="16"/>
          <w:lang w:val="en-GB" w:eastAsia="zh-TW"/>
          <w:rPrChange w:id="132" w:author="Mak, Brian HL" w:date="2022-06-07T10:14:00Z">
            <w:rPr>
              <w:lang w:val="en-GB" w:eastAsia="zh-TW"/>
            </w:rPr>
          </w:rPrChange>
        </w:rPr>
      </w:pPr>
    </w:p>
    <w:p w14:paraId="79594D9C" w14:textId="77777777" w:rsidR="00176056" w:rsidRPr="007F5117" w:rsidRDefault="00176056">
      <w:pPr>
        <w:pStyle w:val="BodyText"/>
        <w:spacing w:before="0"/>
        <w:ind w:left="1134" w:hanging="567"/>
        <w:rPr>
          <w:lang w:val="en-GB" w:eastAsia="zh-TW"/>
        </w:rPr>
      </w:pPr>
      <w:r w:rsidRPr="007F5117">
        <w:rPr>
          <w:lang w:val="en-GB" w:eastAsia="zh-TW"/>
        </w:rPr>
        <w:t>(iii)</w:t>
      </w:r>
      <w:r w:rsidRPr="007F5117">
        <w:rPr>
          <w:lang w:val="en-GB" w:eastAsia="zh-TW"/>
        </w:rPr>
        <w:tab/>
        <w:t>Both entities are joint ventures of the same third party.</w:t>
      </w:r>
    </w:p>
    <w:p w14:paraId="72034976" w14:textId="77777777" w:rsidR="00450227" w:rsidRPr="00564347" w:rsidRDefault="00450227">
      <w:pPr>
        <w:pStyle w:val="BodyText"/>
        <w:spacing w:before="0"/>
        <w:ind w:left="1134" w:hanging="567"/>
        <w:rPr>
          <w:sz w:val="16"/>
          <w:szCs w:val="16"/>
          <w:lang w:val="en-GB" w:eastAsia="zh-TW"/>
          <w:rPrChange w:id="133" w:author="Mak, Brian HL" w:date="2022-06-07T10:14:00Z">
            <w:rPr>
              <w:lang w:val="en-GB" w:eastAsia="zh-TW"/>
            </w:rPr>
          </w:rPrChange>
        </w:rPr>
      </w:pPr>
    </w:p>
    <w:p w14:paraId="03263460" w14:textId="77777777" w:rsidR="00176056" w:rsidRPr="007F5117" w:rsidRDefault="00176056">
      <w:pPr>
        <w:pStyle w:val="BodyText"/>
        <w:spacing w:before="0"/>
        <w:ind w:left="1134" w:hanging="567"/>
        <w:rPr>
          <w:lang w:val="en-GB" w:eastAsia="zh-TW"/>
        </w:rPr>
      </w:pPr>
      <w:proofErr w:type="gramStart"/>
      <w:r w:rsidRPr="007F5117">
        <w:rPr>
          <w:lang w:val="en-GB" w:eastAsia="zh-TW"/>
        </w:rPr>
        <w:t>(iv)</w:t>
      </w:r>
      <w:r w:rsidRPr="007F5117">
        <w:rPr>
          <w:lang w:val="en-GB" w:eastAsia="zh-TW"/>
        </w:rPr>
        <w:tab/>
        <w:t>One</w:t>
      </w:r>
      <w:proofErr w:type="gramEnd"/>
      <w:r w:rsidRPr="007F5117">
        <w:rPr>
          <w:lang w:val="en-GB" w:eastAsia="zh-TW"/>
        </w:rPr>
        <w:t xml:space="preserve"> entity is a joint venture of a third entity and the other entity is an associate of the third entity.</w:t>
      </w:r>
    </w:p>
    <w:p w14:paraId="0509C9D2" w14:textId="77777777" w:rsidR="00266E4C" w:rsidRPr="00564347" w:rsidRDefault="00266E4C">
      <w:pPr>
        <w:pStyle w:val="BodyText"/>
        <w:spacing w:before="0"/>
        <w:ind w:left="1134" w:hanging="567"/>
        <w:rPr>
          <w:sz w:val="16"/>
          <w:szCs w:val="16"/>
          <w:lang w:val="en-GB" w:eastAsia="zh-TW"/>
          <w:rPrChange w:id="134" w:author="Mak, Brian HL" w:date="2022-06-07T10:14:00Z">
            <w:rPr>
              <w:lang w:val="en-GB" w:eastAsia="zh-TW"/>
            </w:rPr>
          </w:rPrChange>
        </w:rPr>
      </w:pPr>
    </w:p>
    <w:p w14:paraId="63902C58" w14:textId="77777777" w:rsidR="00176056" w:rsidRPr="007F5117" w:rsidRDefault="00176056">
      <w:pPr>
        <w:pStyle w:val="BodyText"/>
        <w:spacing w:before="0"/>
        <w:ind w:left="1134" w:hanging="567"/>
        <w:rPr>
          <w:lang w:val="en-GB" w:eastAsia="zh-TW"/>
        </w:rPr>
      </w:pPr>
      <w:r w:rsidRPr="007F5117">
        <w:rPr>
          <w:lang w:val="en-GB" w:eastAsia="zh-TW"/>
        </w:rPr>
        <w:t>(v)</w:t>
      </w:r>
      <w:r w:rsidRPr="007F5117">
        <w:rPr>
          <w:lang w:val="en-GB" w:eastAsia="zh-TW"/>
        </w:rPr>
        <w:tab/>
        <w:t>The entity is a post-employment benefit plan for the benefit of employees of either the Company or an entity related to the Company.</w:t>
      </w:r>
    </w:p>
    <w:p w14:paraId="2D020882" w14:textId="77777777" w:rsidR="00450227" w:rsidRPr="00564347" w:rsidRDefault="00450227">
      <w:pPr>
        <w:pStyle w:val="BodyText"/>
        <w:spacing w:before="0"/>
        <w:ind w:left="1134" w:hanging="567"/>
        <w:rPr>
          <w:sz w:val="16"/>
          <w:szCs w:val="16"/>
          <w:lang w:val="en-GB" w:eastAsia="zh-TW"/>
          <w:rPrChange w:id="135" w:author="Mak, Brian HL" w:date="2022-06-07T10:14:00Z">
            <w:rPr>
              <w:lang w:val="en-GB" w:eastAsia="zh-TW"/>
            </w:rPr>
          </w:rPrChange>
        </w:rPr>
      </w:pPr>
    </w:p>
    <w:p w14:paraId="420D2337" w14:textId="77777777" w:rsidR="00176056" w:rsidRPr="007F5117" w:rsidRDefault="00176056">
      <w:pPr>
        <w:pStyle w:val="BodyText"/>
        <w:spacing w:before="0"/>
        <w:ind w:left="1134" w:hanging="567"/>
        <w:rPr>
          <w:lang w:val="en-GB" w:eastAsia="zh-TW"/>
        </w:rPr>
      </w:pPr>
      <w:proofErr w:type="gramStart"/>
      <w:r w:rsidRPr="007F5117">
        <w:rPr>
          <w:lang w:val="en-GB" w:eastAsia="zh-TW"/>
        </w:rPr>
        <w:t>(vi)</w:t>
      </w:r>
      <w:r w:rsidRPr="007F5117">
        <w:rPr>
          <w:lang w:val="en-GB" w:eastAsia="zh-TW"/>
        </w:rPr>
        <w:tab/>
        <w:t>The</w:t>
      </w:r>
      <w:proofErr w:type="gramEnd"/>
      <w:r w:rsidRPr="007F5117">
        <w:rPr>
          <w:lang w:val="en-GB" w:eastAsia="zh-TW"/>
        </w:rPr>
        <w:t xml:space="preserve"> entity is controlled or jointly</w:t>
      </w:r>
      <w:r w:rsidR="006058F3" w:rsidRPr="007F5117">
        <w:rPr>
          <w:lang w:val="en-GB" w:eastAsia="zh-TW"/>
        </w:rPr>
        <w:t xml:space="preserve"> </w:t>
      </w:r>
      <w:r w:rsidRPr="007F5117">
        <w:rPr>
          <w:lang w:val="en-GB" w:eastAsia="zh-TW"/>
        </w:rPr>
        <w:t>controlled by a person identified in (</w:t>
      </w:r>
      <w:r w:rsidR="00724C04" w:rsidRPr="007F5117">
        <w:rPr>
          <w:lang w:val="en-GB" w:eastAsia="zh-TW"/>
        </w:rPr>
        <w:t>1</w:t>
      </w:r>
      <w:r w:rsidRPr="007F5117">
        <w:rPr>
          <w:lang w:val="en-GB" w:eastAsia="zh-TW"/>
        </w:rPr>
        <w:t>).</w:t>
      </w:r>
    </w:p>
    <w:p w14:paraId="0D0CD378" w14:textId="77777777" w:rsidR="00450227" w:rsidRPr="00564347" w:rsidRDefault="00450227">
      <w:pPr>
        <w:pStyle w:val="BodyText"/>
        <w:spacing w:before="0"/>
        <w:ind w:left="1134" w:hanging="567"/>
        <w:rPr>
          <w:sz w:val="16"/>
          <w:szCs w:val="16"/>
          <w:lang w:val="en-GB" w:eastAsia="zh-TW"/>
          <w:rPrChange w:id="136" w:author="Mak, Brian HL" w:date="2022-06-07T10:14:00Z">
            <w:rPr>
              <w:lang w:val="en-GB" w:eastAsia="zh-TW"/>
            </w:rPr>
          </w:rPrChange>
        </w:rPr>
      </w:pPr>
    </w:p>
    <w:p w14:paraId="401957F1" w14:textId="77777777" w:rsidR="00176056" w:rsidRPr="007F5117" w:rsidRDefault="00176056">
      <w:pPr>
        <w:pStyle w:val="BodyText"/>
        <w:spacing w:before="0"/>
        <w:ind w:left="1134" w:hanging="567"/>
        <w:rPr>
          <w:lang w:val="en-GB" w:eastAsia="zh-TW"/>
        </w:rPr>
      </w:pPr>
      <w:r w:rsidRPr="007F5117">
        <w:rPr>
          <w:lang w:val="en-GB" w:eastAsia="zh-TW"/>
        </w:rPr>
        <w:t>(vii)</w:t>
      </w:r>
      <w:r w:rsidRPr="007F5117">
        <w:rPr>
          <w:lang w:val="en-GB" w:eastAsia="zh-TW"/>
        </w:rPr>
        <w:tab/>
        <w:t>A person identified in (</w:t>
      </w:r>
      <w:r w:rsidR="00724C04" w:rsidRPr="007F5117">
        <w:rPr>
          <w:lang w:val="en-GB" w:eastAsia="zh-TW"/>
        </w:rPr>
        <w:t>1</w:t>
      </w:r>
      <w:proofErr w:type="gramStart"/>
      <w:r w:rsidRPr="007F5117">
        <w:rPr>
          <w:lang w:val="en-GB" w:eastAsia="zh-TW"/>
        </w:rPr>
        <w:t>)(</w:t>
      </w:r>
      <w:proofErr w:type="spellStart"/>
      <w:proofErr w:type="gramEnd"/>
      <w:r w:rsidRPr="007F5117">
        <w:rPr>
          <w:lang w:val="en-GB" w:eastAsia="zh-TW"/>
        </w:rPr>
        <w:t>i</w:t>
      </w:r>
      <w:proofErr w:type="spellEnd"/>
      <w:r w:rsidRPr="007F5117">
        <w:rPr>
          <w:lang w:val="en-GB" w:eastAsia="zh-TW"/>
        </w:rPr>
        <w:t>) has significant influence over the entity or is a member of the key management personnel of the entity (or of a parent of the entity).</w:t>
      </w:r>
    </w:p>
    <w:p w14:paraId="274F9EFB" w14:textId="77777777" w:rsidR="00450227" w:rsidRPr="00564347" w:rsidRDefault="00450227">
      <w:pPr>
        <w:pStyle w:val="BodyText"/>
        <w:spacing w:before="0"/>
        <w:ind w:left="1134" w:hanging="567"/>
        <w:rPr>
          <w:sz w:val="16"/>
          <w:szCs w:val="16"/>
          <w:lang w:val="en-GB" w:eastAsia="zh-TW"/>
          <w:rPrChange w:id="137" w:author="Mak, Brian HL" w:date="2022-06-07T10:14:00Z">
            <w:rPr>
              <w:lang w:val="en-GB" w:eastAsia="zh-TW"/>
            </w:rPr>
          </w:rPrChange>
        </w:rPr>
      </w:pPr>
    </w:p>
    <w:p w14:paraId="3492C246" w14:textId="7E4B65C0" w:rsidR="00176056" w:rsidRPr="007F5117" w:rsidRDefault="00176056">
      <w:pPr>
        <w:pStyle w:val="BodyText"/>
        <w:spacing w:before="0"/>
        <w:ind w:left="1134" w:hanging="567"/>
        <w:rPr>
          <w:lang w:val="en-GB" w:eastAsia="zh-TW"/>
        </w:rPr>
      </w:pPr>
      <w:r w:rsidRPr="007F5117">
        <w:rPr>
          <w:lang w:val="en-GB" w:eastAsia="zh-TW"/>
        </w:rPr>
        <w:t>(viii)</w:t>
      </w:r>
      <w:r w:rsidRPr="007F5117">
        <w:rPr>
          <w:lang w:val="en-GB" w:eastAsia="zh-TW"/>
        </w:rPr>
        <w:tab/>
        <w:t xml:space="preserve">The entity, or any member of a group of which it is a part, provides key management personnel services to the Company or to the </w:t>
      </w:r>
      <w:ins w:id="138" w:author="Mak, Brian HL" w:date="2022-06-07T10:14:00Z">
        <w:r w:rsidR="00564347">
          <w:rPr>
            <w:lang w:val="en-GB" w:eastAsia="zh-TW"/>
          </w:rPr>
          <w:t xml:space="preserve">parent of the </w:t>
        </w:r>
      </w:ins>
      <w:r w:rsidRPr="007F5117">
        <w:rPr>
          <w:lang w:val="en-GB" w:eastAsia="zh-TW"/>
        </w:rPr>
        <w:t>Company</w:t>
      </w:r>
      <w:del w:id="139" w:author="Mak, Brian HL" w:date="2022-06-07T10:14:00Z">
        <w:r w:rsidRPr="007F5117" w:rsidDel="00564347">
          <w:rPr>
            <w:lang w:val="en-GB" w:eastAsia="zh-TW"/>
          </w:rPr>
          <w:delText>’s parent</w:delText>
        </w:r>
      </w:del>
      <w:r w:rsidRPr="007F5117">
        <w:rPr>
          <w:lang w:val="en-GB" w:eastAsia="zh-TW"/>
        </w:rPr>
        <w:t>.</w:t>
      </w:r>
    </w:p>
    <w:p w14:paraId="7D33CF04" w14:textId="10EFBE4D" w:rsidR="00450227" w:rsidRPr="007F5117" w:rsidDel="00564347" w:rsidRDefault="00450227">
      <w:pPr>
        <w:pStyle w:val="BodyText"/>
        <w:spacing w:before="0"/>
        <w:rPr>
          <w:del w:id="140" w:author="Mak, Brian HL" w:date="2022-06-07T10:15:00Z"/>
          <w:lang w:val="en-GB" w:eastAsia="zh-TW"/>
        </w:rPr>
      </w:pPr>
    </w:p>
    <w:p w14:paraId="654C8F0E" w14:textId="77777777" w:rsidR="00564347" w:rsidRDefault="00564347">
      <w:pPr>
        <w:pStyle w:val="BodyText"/>
        <w:spacing w:before="0"/>
        <w:rPr>
          <w:ins w:id="141" w:author="Mak, Brian HL" w:date="2022-06-07T10:15:00Z"/>
          <w:lang w:val="en-GB" w:eastAsia="zh-TW"/>
        </w:rPr>
      </w:pPr>
    </w:p>
    <w:p w14:paraId="4799D99E" w14:textId="77777777" w:rsidR="00176056" w:rsidRPr="007F5117" w:rsidRDefault="00176056">
      <w:pPr>
        <w:pStyle w:val="BodyText"/>
        <w:spacing w:before="0"/>
        <w:rPr>
          <w:lang w:val="en-GB"/>
        </w:rPr>
      </w:pPr>
      <w:r w:rsidRPr="007F5117">
        <w:rPr>
          <w:lang w:val="en-GB" w:eastAsia="zh-TW"/>
        </w:rPr>
        <w:t>Close members of the family of a person are those family members who may be expected to influence, or be influenced by, that person in their dealings with the entity.</w:t>
      </w:r>
    </w:p>
    <w:p w14:paraId="189BD3DE" w14:textId="7F79DDF5" w:rsidR="00176056" w:rsidRPr="007F5117" w:rsidRDefault="004D5FE0">
      <w:pPr>
        <w:pStyle w:val="Heading2"/>
        <w:spacing w:before="0"/>
        <w:rPr>
          <w:rFonts w:cs="Arial"/>
        </w:rPr>
      </w:pPr>
      <w:r w:rsidRPr="007F5117">
        <w:rPr>
          <w:rFonts w:cs="Arial"/>
        </w:rPr>
        <w:br w:type="page"/>
      </w:r>
      <w:r w:rsidR="00176056" w:rsidRPr="007F5117">
        <w:rPr>
          <w:rFonts w:cs="Arial"/>
        </w:rPr>
        <w:t>3</w:t>
      </w:r>
      <w:r w:rsidR="00176056" w:rsidRPr="007F5117">
        <w:rPr>
          <w:rFonts w:cs="Arial"/>
        </w:rPr>
        <w:tab/>
        <w:t>Accounting judgment and estimates</w:t>
      </w:r>
    </w:p>
    <w:p w14:paraId="2D1BAE1C" w14:textId="77777777" w:rsidR="00450227" w:rsidRPr="007F5117" w:rsidRDefault="00450227">
      <w:pPr>
        <w:pStyle w:val="BodyText"/>
        <w:spacing w:before="0"/>
        <w:rPr>
          <w:lang w:val="en-GB"/>
        </w:rPr>
      </w:pPr>
    </w:p>
    <w:p w14:paraId="19F3466F" w14:textId="50453611" w:rsidR="00176056" w:rsidRPr="007F5117" w:rsidRDefault="00176056">
      <w:pPr>
        <w:pStyle w:val="BodyText"/>
        <w:spacing w:before="0"/>
        <w:rPr>
          <w:lang w:val="en-GB"/>
        </w:rPr>
      </w:pPr>
      <w:r w:rsidRPr="007F5117">
        <w:rPr>
          <w:lang w:val="en-GB"/>
        </w:rPr>
        <w:t>In the process of applying the Company’s accounting policies, management has made certain accounting judgment</w:t>
      </w:r>
      <w:r w:rsidR="00E704EF" w:rsidRPr="007F5117">
        <w:rPr>
          <w:lang w:val="en-GB"/>
        </w:rPr>
        <w:t>s</w:t>
      </w:r>
      <w:r w:rsidR="00D94A66" w:rsidRPr="007F5117">
        <w:rPr>
          <w:lang w:val="en-GB"/>
        </w:rPr>
        <w:t xml:space="preserve">.  </w:t>
      </w:r>
      <w:r w:rsidRPr="007F5117">
        <w:rPr>
          <w:lang w:val="en-GB"/>
        </w:rPr>
        <w:t>These judgments and other key sources of estimation uncertainty are discussed below:</w:t>
      </w:r>
    </w:p>
    <w:p w14:paraId="58A5B143" w14:textId="77777777" w:rsidR="00450227" w:rsidRPr="007F5117" w:rsidRDefault="00450227">
      <w:pPr>
        <w:pStyle w:val="BodyText"/>
        <w:spacing w:before="0"/>
        <w:rPr>
          <w:lang w:val="en-GB"/>
        </w:rPr>
      </w:pPr>
    </w:p>
    <w:p w14:paraId="678E33A6" w14:textId="6F6D3104" w:rsidR="00176056" w:rsidRPr="007F5117" w:rsidRDefault="00176056">
      <w:pPr>
        <w:pStyle w:val="Heading3"/>
        <w:spacing w:before="0"/>
        <w:rPr>
          <w:rFonts w:cs="Arial"/>
        </w:rPr>
      </w:pPr>
      <w:r w:rsidRPr="007F5117">
        <w:rPr>
          <w:rFonts w:cs="Arial"/>
        </w:rPr>
        <w:tab/>
        <w:t>Impairment</w:t>
      </w:r>
      <w:r w:rsidR="00724C04" w:rsidRPr="007F5117">
        <w:rPr>
          <w:rFonts w:cs="Arial"/>
        </w:rPr>
        <w:t xml:space="preserve"> of receivable</w:t>
      </w:r>
      <w:r w:rsidR="001E161E" w:rsidRPr="007F5117">
        <w:rPr>
          <w:rFonts w:cs="Arial"/>
        </w:rPr>
        <w:t>s</w:t>
      </w:r>
    </w:p>
    <w:p w14:paraId="55605F1D" w14:textId="77777777" w:rsidR="00450227" w:rsidRPr="007F5117" w:rsidRDefault="00450227">
      <w:pPr>
        <w:autoSpaceDE w:val="0"/>
        <w:autoSpaceDN w:val="0"/>
        <w:adjustRightInd w:val="0"/>
        <w:rPr>
          <w:rFonts w:eastAsia="PMingLiU" w:cs="Arial"/>
          <w:color w:val="000000"/>
          <w:szCs w:val="22"/>
          <w:lang w:eastAsia="zh-CN"/>
        </w:rPr>
      </w:pPr>
    </w:p>
    <w:p w14:paraId="6D2DC661" w14:textId="5DB56A72" w:rsidR="00724C04" w:rsidRPr="007F5117" w:rsidRDefault="00724C04">
      <w:pPr>
        <w:autoSpaceDE w:val="0"/>
        <w:autoSpaceDN w:val="0"/>
        <w:adjustRightInd w:val="0"/>
        <w:rPr>
          <w:color w:val="000000"/>
        </w:rPr>
      </w:pPr>
      <w:r w:rsidRPr="007F5117">
        <w:rPr>
          <w:rFonts w:eastAsia="PMingLiU" w:cs="Arial"/>
          <w:color w:val="000000"/>
          <w:szCs w:val="22"/>
          <w:lang w:eastAsia="zh-CN"/>
        </w:rPr>
        <w:t>To measure the expected credit losses,</w:t>
      </w:r>
      <w:r w:rsidRPr="007F5117">
        <w:rPr>
          <w:rFonts w:eastAsia="PMingLiU"/>
          <w:color w:val="000000"/>
        </w:rPr>
        <w:t xml:space="preserve"> </w:t>
      </w:r>
      <w:r w:rsidRPr="007F5117">
        <w:rPr>
          <w:rFonts w:eastAsia="PMingLiU" w:cs="Arial"/>
          <w:color w:val="000000"/>
          <w:szCs w:val="22"/>
          <w:lang w:eastAsia="zh-CN"/>
        </w:rPr>
        <w:t>receivables are assessed individually except for debtors with shared credit risk characteristics of which the Company would assess collectively</w:t>
      </w:r>
      <w:r w:rsidR="00D94A66" w:rsidRPr="007F5117">
        <w:rPr>
          <w:rFonts w:eastAsia="PMingLiU" w:cs="Arial"/>
          <w:color w:val="000000"/>
          <w:szCs w:val="22"/>
          <w:lang w:eastAsia="zh-CN"/>
        </w:rPr>
        <w:t xml:space="preserve">.  </w:t>
      </w:r>
      <w:r w:rsidRPr="007F5117">
        <w:rPr>
          <w:rFonts w:eastAsia="PMingLiU" w:cs="Arial"/>
          <w:color w:val="000000"/>
          <w:szCs w:val="22"/>
          <w:lang w:eastAsia="zh-CN"/>
        </w:rPr>
        <w:t>When measuring expected credit losses, the Company considers the risk or probability that a credit loss occurs by reflecting the possibility that a credit loss occurs and possibility that no credit loss occurs</w:t>
      </w:r>
      <w:r w:rsidR="00D94A66" w:rsidRPr="007F5117">
        <w:rPr>
          <w:rFonts w:eastAsia="PMingLiU" w:cs="Arial"/>
          <w:color w:val="000000"/>
          <w:szCs w:val="22"/>
          <w:lang w:eastAsia="zh-CN"/>
        </w:rPr>
        <w:t xml:space="preserve">.  </w:t>
      </w:r>
      <w:r w:rsidRPr="007F5117">
        <w:rPr>
          <w:rFonts w:eastAsia="PMingLiU" w:cs="Arial"/>
          <w:color w:val="000000"/>
          <w:szCs w:val="22"/>
          <w:lang w:eastAsia="zh-CN"/>
        </w:rPr>
        <w:t xml:space="preserve">An increase or decrease in the above impairment losses would </w:t>
      </w:r>
      <w:r w:rsidRPr="007F5117">
        <w:rPr>
          <w:rFonts w:eastAsia="PMingLiU" w:cs="Arial"/>
          <w:iCs/>
          <w:color w:val="000000"/>
          <w:szCs w:val="22"/>
          <w:lang w:eastAsia="zh-CN"/>
        </w:rPr>
        <w:t>affect</w:t>
      </w:r>
      <w:r w:rsidRPr="007F5117">
        <w:rPr>
          <w:rFonts w:eastAsia="PMingLiU" w:cs="Arial"/>
          <w:i/>
          <w:iCs/>
          <w:color w:val="000000"/>
          <w:szCs w:val="22"/>
          <w:lang w:eastAsia="zh-CN"/>
        </w:rPr>
        <w:t xml:space="preserve"> </w:t>
      </w:r>
      <w:r w:rsidRPr="007F5117">
        <w:rPr>
          <w:rFonts w:eastAsia="PMingLiU" w:cs="Arial"/>
          <w:color w:val="000000"/>
          <w:szCs w:val="22"/>
          <w:lang w:eastAsia="zh-CN"/>
        </w:rPr>
        <w:t>the results in future years.</w:t>
      </w:r>
    </w:p>
    <w:p w14:paraId="6C8F2383" w14:textId="77777777" w:rsidR="00216CC9" w:rsidRPr="007F5117" w:rsidRDefault="00216CC9">
      <w:pPr>
        <w:pStyle w:val="BodyText"/>
        <w:spacing w:before="0"/>
      </w:pPr>
    </w:p>
    <w:p w14:paraId="4A524443" w14:textId="77777777" w:rsidR="00176056" w:rsidRPr="007F5117" w:rsidRDefault="00176056">
      <w:pPr>
        <w:pStyle w:val="Heading2"/>
        <w:spacing w:before="0"/>
        <w:rPr>
          <w:rFonts w:cs="Arial"/>
        </w:rPr>
      </w:pPr>
      <w:r w:rsidRPr="007F5117">
        <w:rPr>
          <w:rFonts w:cs="Arial"/>
        </w:rPr>
        <w:t>4</w:t>
      </w:r>
      <w:r w:rsidRPr="007F5117">
        <w:rPr>
          <w:rFonts w:cs="Arial"/>
        </w:rPr>
        <w:tab/>
        <w:t>Revenue</w:t>
      </w:r>
    </w:p>
    <w:tbl>
      <w:tblPr>
        <w:tblW w:w="9353" w:type="dxa"/>
        <w:tblLayout w:type="fixed"/>
        <w:tblLook w:val="01E0" w:firstRow="1" w:lastRow="1" w:firstColumn="1" w:lastColumn="1" w:noHBand="0" w:noVBand="0"/>
      </w:tblPr>
      <w:tblGrid>
        <w:gridCol w:w="5573"/>
        <w:gridCol w:w="1890"/>
        <w:gridCol w:w="1890"/>
      </w:tblGrid>
      <w:tr w:rsidR="00176056" w:rsidRPr="007F5117" w14:paraId="614E4686" w14:textId="77777777" w:rsidTr="00530A52">
        <w:tc>
          <w:tcPr>
            <w:tcW w:w="5573" w:type="dxa"/>
            <w:vAlign w:val="bottom"/>
          </w:tcPr>
          <w:p w14:paraId="511198ED" w14:textId="77777777" w:rsidR="00176056" w:rsidRPr="007F5117" w:rsidRDefault="00176056">
            <w:pPr>
              <w:pStyle w:val="TableText"/>
            </w:pPr>
          </w:p>
        </w:tc>
        <w:tc>
          <w:tcPr>
            <w:tcW w:w="1890" w:type="dxa"/>
            <w:vAlign w:val="bottom"/>
          </w:tcPr>
          <w:p w14:paraId="2B24AD17" w14:textId="77777777" w:rsidR="00176056" w:rsidRPr="007F5117" w:rsidRDefault="00176056">
            <w:pPr>
              <w:pStyle w:val="TableTitle"/>
            </w:pPr>
          </w:p>
        </w:tc>
        <w:tc>
          <w:tcPr>
            <w:tcW w:w="1890" w:type="dxa"/>
            <w:vAlign w:val="bottom"/>
          </w:tcPr>
          <w:p w14:paraId="391121E6" w14:textId="77777777" w:rsidR="00176056" w:rsidRPr="007F5117" w:rsidRDefault="00176056">
            <w:pPr>
              <w:pStyle w:val="TableTitle"/>
            </w:pPr>
          </w:p>
        </w:tc>
      </w:tr>
      <w:tr w:rsidR="00743A0A" w:rsidRPr="007F5117" w14:paraId="51F49C69" w14:textId="77777777" w:rsidTr="00530A52">
        <w:tc>
          <w:tcPr>
            <w:tcW w:w="5573" w:type="dxa"/>
            <w:vAlign w:val="bottom"/>
          </w:tcPr>
          <w:p w14:paraId="12F477F2" w14:textId="77777777" w:rsidR="00743A0A" w:rsidRPr="007F5117" w:rsidRDefault="00743A0A" w:rsidP="00743A0A">
            <w:pPr>
              <w:pStyle w:val="TableText"/>
            </w:pPr>
          </w:p>
        </w:tc>
        <w:tc>
          <w:tcPr>
            <w:tcW w:w="1890" w:type="dxa"/>
            <w:vAlign w:val="bottom"/>
            <w:hideMark/>
          </w:tcPr>
          <w:p w14:paraId="47AA3CA8" w14:textId="30E6D1FE" w:rsidR="00743A0A" w:rsidRPr="007F5117" w:rsidRDefault="00743A0A" w:rsidP="00743A0A">
            <w:pPr>
              <w:pStyle w:val="TableTitle"/>
            </w:pPr>
            <w:r w:rsidRPr="00C469D4">
              <w:t>20</w:t>
            </w:r>
            <w:r w:rsidRPr="007F5117">
              <w:t>2</w:t>
            </w:r>
            <w:r>
              <w:t>1</w:t>
            </w:r>
          </w:p>
        </w:tc>
        <w:tc>
          <w:tcPr>
            <w:tcW w:w="1890" w:type="dxa"/>
            <w:vAlign w:val="bottom"/>
            <w:hideMark/>
          </w:tcPr>
          <w:p w14:paraId="68E5C648" w14:textId="0B9EC48A" w:rsidR="00743A0A" w:rsidRPr="007F5117" w:rsidRDefault="00743A0A" w:rsidP="00743A0A">
            <w:pPr>
              <w:pStyle w:val="TableTitle"/>
            </w:pPr>
            <w:r w:rsidRPr="00C469D4">
              <w:t>20</w:t>
            </w:r>
            <w:r w:rsidRPr="007F5117">
              <w:t>20</w:t>
            </w:r>
          </w:p>
        </w:tc>
      </w:tr>
      <w:tr w:rsidR="00743A0A" w:rsidRPr="007F5117" w14:paraId="3072092C" w14:textId="77777777" w:rsidTr="00530A52">
        <w:tc>
          <w:tcPr>
            <w:tcW w:w="5573" w:type="dxa"/>
            <w:vAlign w:val="bottom"/>
          </w:tcPr>
          <w:p w14:paraId="30214355" w14:textId="77777777" w:rsidR="00743A0A" w:rsidRPr="007F5117" w:rsidRDefault="00743A0A" w:rsidP="00743A0A">
            <w:pPr>
              <w:pStyle w:val="TableText"/>
            </w:pPr>
          </w:p>
        </w:tc>
        <w:tc>
          <w:tcPr>
            <w:tcW w:w="1890" w:type="dxa"/>
            <w:vAlign w:val="bottom"/>
            <w:hideMark/>
          </w:tcPr>
          <w:p w14:paraId="0720EFE5" w14:textId="77777777" w:rsidR="00743A0A" w:rsidRPr="007F5117" w:rsidRDefault="00743A0A" w:rsidP="00743A0A">
            <w:pPr>
              <w:pStyle w:val="TableTitle"/>
              <w:rPr>
                <w:i w:val="0"/>
              </w:rPr>
            </w:pPr>
            <w:r w:rsidRPr="007F5117">
              <w:rPr>
                <w:i w:val="0"/>
              </w:rPr>
              <w:t>$’000</w:t>
            </w:r>
          </w:p>
        </w:tc>
        <w:tc>
          <w:tcPr>
            <w:tcW w:w="1890" w:type="dxa"/>
            <w:vAlign w:val="bottom"/>
            <w:hideMark/>
          </w:tcPr>
          <w:p w14:paraId="159FD9C5" w14:textId="7DD26A28" w:rsidR="00743A0A" w:rsidRPr="007F5117" w:rsidRDefault="00743A0A" w:rsidP="00743A0A">
            <w:pPr>
              <w:pStyle w:val="TableTitle"/>
              <w:rPr>
                <w:i w:val="0"/>
              </w:rPr>
            </w:pPr>
            <w:r w:rsidRPr="007F5117">
              <w:rPr>
                <w:i w:val="0"/>
              </w:rPr>
              <w:t>$’000</w:t>
            </w:r>
          </w:p>
        </w:tc>
      </w:tr>
      <w:tr w:rsidR="00743A0A" w:rsidRPr="007F5117" w14:paraId="312183B2" w14:textId="77777777" w:rsidTr="00530A52">
        <w:tc>
          <w:tcPr>
            <w:tcW w:w="5573" w:type="dxa"/>
            <w:vAlign w:val="bottom"/>
          </w:tcPr>
          <w:p w14:paraId="21D6B614" w14:textId="77777777" w:rsidR="00743A0A" w:rsidRPr="007F5117" w:rsidRDefault="00743A0A" w:rsidP="00743A0A">
            <w:pPr>
              <w:pStyle w:val="TableText"/>
            </w:pPr>
          </w:p>
        </w:tc>
        <w:tc>
          <w:tcPr>
            <w:tcW w:w="1890" w:type="dxa"/>
            <w:vAlign w:val="bottom"/>
          </w:tcPr>
          <w:p w14:paraId="4513CF9E" w14:textId="77777777" w:rsidR="00743A0A" w:rsidRPr="007F5117" w:rsidRDefault="00743A0A" w:rsidP="00743A0A">
            <w:pPr>
              <w:pStyle w:val="TableText"/>
              <w:tabs>
                <w:tab w:val="decimal" w:pos="1602"/>
              </w:tabs>
              <w:ind w:left="162" w:right="-198" w:firstLine="0"/>
            </w:pPr>
          </w:p>
        </w:tc>
        <w:tc>
          <w:tcPr>
            <w:tcW w:w="1890" w:type="dxa"/>
            <w:vAlign w:val="bottom"/>
          </w:tcPr>
          <w:p w14:paraId="2410BCA3" w14:textId="77777777" w:rsidR="00743A0A" w:rsidRPr="007F5117" w:rsidRDefault="00743A0A" w:rsidP="00743A0A">
            <w:pPr>
              <w:pStyle w:val="TableText"/>
              <w:tabs>
                <w:tab w:val="decimal" w:pos="1602"/>
              </w:tabs>
              <w:ind w:left="162" w:right="-198" w:firstLine="0"/>
            </w:pPr>
          </w:p>
        </w:tc>
      </w:tr>
      <w:tr w:rsidR="00743A0A" w:rsidRPr="007F5117" w14:paraId="28DB887C" w14:textId="77777777" w:rsidTr="00D45DDC">
        <w:tc>
          <w:tcPr>
            <w:tcW w:w="5573" w:type="dxa"/>
            <w:vAlign w:val="bottom"/>
          </w:tcPr>
          <w:p w14:paraId="6DC60C44" w14:textId="77777777" w:rsidR="00743A0A" w:rsidRPr="007F5117" w:rsidRDefault="00743A0A" w:rsidP="00743A0A">
            <w:pPr>
              <w:pStyle w:val="TableText"/>
              <w:rPr>
                <w:rFonts w:cs="Arial"/>
                <w:szCs w:val="22"/>
              </w:rPr>
            </w:pPr>
            <w:r w:rsidRPr="007F5117">
              <w:rPr>
                <w:rFonts w:cs="Arial"/>
                <w:szCs w:val="22"/>
              </w:rPr>
              <w:t>Subscription revenue</w:t>
            </w:r>
          </w:p>
        </w:tc>
        <w:tc>
          <w:tcPr>
            <w:tcW w:w="1890" w:type="dxa"/>
            <w:vAlign w:val="bottom"/>
          </w:tcPr>
          <w:p w14:paraId="61D18D47" w14:textId="494D08AB" w:rsidR="00743A0A" w:rsidRPr="007F5117" w:rsidRDefault="00901DD6" w:rsidP="00743A0A">
            <w:pPr>
              <w:pStyle w:val="TableText"/>
              <w:tabs>
                <w:tab w:val="decimal" w:pos="1602"/>
              </w:tabs>
              <w:ind w:left="162" w:right="-198" w:firstLine="0"/>
            </w:pPr>
            <w:r>
              <w:t>97,875</w:t>
            </w:r>
          </w:p>
        </w:tc>
        <w:tc>
          <w:tcPr>
            <w:tcW w:w="1890" w:type="dxa"/>
            <w:vAlign w:val="bottom"/>
          </w:tcPr>
          <w:p w14:paraId="3F25D14F" w14:textId="7D4E460A" w:rsidR="00743A0A" w:rsidRPr="007F5117" w:rsidRDefault="00743A0A" w:rsidP="00743A0A">
            <w:pPr>
              <w:pStyle w:val="TableText"/>
              <w:tabs>
                <w:tab w:val="decimal" w:pos="1602"/>
              </w:tabs>
              <w:ind w:left="162" w:right="-198" w:firstLine="0"/>
            </w:pPr>
            <w:r>
              <w:t>98,259</w:t>
            </w:r>
          </w:p>
        </w:tc>
      </w:tr>
      <w:tr w:rsidR="00743A0A" w:rsidRPr="007F5117" w14:paraId="77B60BAC" w14:textId="77777777" w:rsidTr="00530A52">
        <w:tc>
          <w:tcPr>
            <w:tcW w:w="5573" w:type="dxa"/>
            <w:vAlign w:val="bottom"/>
          </w:tcPr>
          <w:p w14:paraId="090FCD26" w14:textId="77777777" w:rsidR="00743A0A" w:rsidRPr="007F5117" w:rsidRDefault="00743A0A" w:rsidP="00743A0A">
            <w:pPr>
              <w:pStyle w:val="TableText"/>
              <w:rPr>
                <w:rFonts w:cs="Arial"/>
                <w:szCs w:val="22"/>
              </w:rPr>
            </w:pPr>
            <w:r w:rsidRPr="007F5117">
              <w:rPr>
                <w:rFonts w:cs="Arial"/>
                <w:szCs w:val="22"/>
              </w:rPr>
              <w:t>Event and production revenue</w:t>
            </w:r>
          </w:p>
        </w:tc>
        <w:tc>
          <w:tcPr>
            <w:tcW w:w="1890" w:type="dxa"/>
            <w:vAlign w:val="bottom"/>
          </w:tcPr>
          <w:p w14:paraId="3E3DE4F3" w14:textId="0B75AB6B" w:rsidR="00743A0A" w:rsidRPr="007F5117" w:rsidRDefault="00901DD6" w:rsidP="00743A0A">
            <w:pPr>
              <w:pStyle w:val="TableText"/>
              <w:tabs>
                <w:tab w:val="decimal" w:pos="1602"/>
              </w:tabs>
              <w:ind w:left="162" w:right="-198" w:firstLine="0"/>
            </w:pPr>
            <w:r>
              <w:t>44,367</w:t>
            </w:r>
          </w:p>
        </w:tc>
        <w:tc>
          <w:tcPr>
            <w:tcW w:w="1890" w:type="dxa"/>
            <w:vAlign w:val="bottom"/>
          </w:tcPr>
          <w:p w14:paraId="67851651" w14:textId="7D1794EE" w:rsidR="00743A0A" w:rsidRPr="007F5117" w:rsidRDefault="00743A0A" w:rsidP="00743A0A">
            <w:pPr>
              <w:pStyle w:val="TableText"/>
              <w:tabs>
                <w:tab w:val="decimal" w:pos="1602"/>
              </w:tabs>
              <w:ind w:left="162" w:right="-198" w:firstLine="0"/>
            </w:pPr>
            <w:r>
              <w:t>3,147</w:t>
            </w:r>
          </w:p>
        </w:tc>
      </w:tr>
      <w:tr w:rsidR="00743A0A" w:rsidRPr="007F5117" w14:paraId="185D74EB" w14:textId="77777777" w:rsidTr="00530A52">
        <w:tc>
          <w:tcPr>
            <w:tcW w:w="5573" w:type="dxa"/>
            <w:vAlign w:val="bottom"/>
          </w:tcPr>
          <w:p w14:paraId="1DEAB50E" w14:textId="77777777" w:rsidR="00743A0A" w:rsidRPr="007F5117" w:rsidDel="00987555" w:rsidRDefault="00743A0A" w:rsidP="00743A0A">
            <w:pPr>
              <w:pStyle w:val="TableText"/>
              <w:rPr>
                <w:rFonts w:cs="Arial"/>
                <w:szCs w:val="22"/>
              </w:rPr>
            </w:pPr>
            <w:r w:rsidRPr="007F5117">
              <w:rPr>
                <w:rFonts w:cs="Arial"/>
                <w:szCs w:val="22"/>
              </w:rPr>
              <w:t>Other revenue</w:t>
            </w:r>
          </w:p>
        </w:tc>
        <w:tc>
          <w:tcPr>
            <w:tcW w:w="1890" w:type="dxa"/>
            <w:vAlign w:val="bottom"/>
          </w:tcPr>
          <w:p w14:paraId="50309F65" w14:textId="667757F1" w:rsidR="00743A0A" w:rsidRPr="007F5117" w:rsidDel="00275F10" w:rsidRDefault="00901DD6" w:rsidP="00743A0A">
            <w:pPr>
              <w:pStyle w:val="TableText"/>
              <w:tabs>
                <w:tab w:val="decimal" w:pos="1602"/>
              </w:tabs>
              <w:ind w:left="162" w:right="-198" w:firstLine="0"/>
            </w:pPr>
            <w:r>
              <w:t>20,148</w:t>
            </w:r>
          </w:p>
        </w:tc>
        <w:tc>
          <w:tcPr>
            <w:tcW w:w="1890" w:type="dxa"/>
            <w:vAlign w:val="bottom"/>
          </w:tcPr>
          <w:p w14:paraId="745FC034" w14:textId="40EB60AD" w:rsidR="00743A0A" w:rsidRPr="007F5117" w:rsidDel="00275F10" w:rsidRDefault="00743A0A" w:rsidP="00743A0A">
            <w:pPr>
              <w:pStyle w:val="TableText"/>
              <w:tabs>
                <w:tab w:val="decimal" w:pos="1602"/>
              </w:tabs>
              <w:ind w:left="162" w:right="-198" w:firstLine="0"/>
            </w:pPr>
            <w:r>
              <w:t>635</w:t>
            </w:r>
          </w:p>
        </w:tc>
      </w:tr>
      <w:tr w:rsidR="00743A0A" w:rsidRPr="007F5117" w14:paraId="2FFCD046" w14:textId="77777777" w:rsidTr="00530A52">
        <w:tc>
          <w:tcPr>
            <w:tcW w:w="5573" w:type="dxa"/>
            <w:vAlign w:val="bottom"/>
          </w:tcPr>
          <w:p w14:paraId="545B0FBF" w14:textId="77777777" w:rsidR="00743A0A" w:rsidRPr="007F5117" w:rsidRDefault="00743A0A" w:rsidP="00743A0A">
            <w:pPr>
              <w:pStyle w:val="TableText"/>
            </w:pPr>
          </w:p>
        </w:tc>
        <w:tc>
          <w:tcPr>
            <w:tcW w:w="1890" w:type="dxa"/>
            <w:hideMark/>
          </w:tcPr>
          <w:p w14:paraId="4477EAF4" w14:textId="77777777" w:rsidR="00743A0A" w:rsidRPr="007F5117" w:rsidRDefault="00743A0A" w:rsidP="00743A0A">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hideMark/>
          </w:tcPr>
          <w:p w14:paraId="477D60F1" w14:textId="16023A20" w:rsidR="00743A0A" w:rsidRPr="007F5117" w:rsidRDefault="00743A0A" w:rsidP="00743A0A">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743A0A" w:rsidRPr="007F5117" w14:paraId="11397749" w14:textId="77777777" w:rsidTr="00530A52">
        <w:tc>
          <w:tcPr>
            <w:tcW w:w="5573" w:type="dxa"/>
            <w:vAlign w:val="bottom"/>
          </w:tcPr>
          <w:p w14:paraId="10CED54A" w14:textId="77777777" w:rsidR="00743A0A" w:rsidRPr="007F5117" w:rsidRDefault="00743A0A" w:rsidP="00743A0A">
            <w:pPr>
              <w:pStyle w:val="TableText"/>
            </w:pPr>
          </w:p>
        </w:tc>
        <w:tc>
          <w:tcPr>
            <w:tcW w:w="1890" w:type="dxa"/>
            <w:vAlign w:val="bottom"/>
          </w:tcPr>
          <w:p w14:paraId="69D932C6" w14:textId="2C07BF24" w:rsidR="00743A0A" w:rsidRPr="007F5117" w:rsidRDefault="00901DD6" w:rsidP="00743A0A">
            <w:pPr>
              <w:pStyle w:val="TableText"/>
              <w:tabs>
                <w:tab w:val="decimal" w:pos="1602"/>
              </w:tabs>
              <w:ind w:left="162" w:right="-198" w:firstLine="0"/>
            </w:pPr>
            <w:r>
              <w:t>162,390</w:t>
            </w:r>
          </w:p>
        </w:tc>
        <w:tc>
          <w:tcPr>
            <w:tcW w:w="1890" w:type="dxa"/>
            <w:vAlign w:val="bottom"/>
          </w:tcPr>
          <w:p w14:paraId="4C7DCD4A" w14:textId="3BE5C379" w:rsidR="00743A0A" w:rsidRPr="007F5117" w:rsidRDefault="00743A0A" w:rsidP="00743A0A">
            <w:pPr>
              <w:pStyle w:val="TableText"/>
              <w:tabs>
                <w:tab w:val="decimal" w:pos="1602"/>
              </w:tabs>
              <w:ind w:left="162" w:right="-198" w:firstLine="0"/>
            </w:pPr>
            <w:r>
              <w:t>102,041</w:t>
            </w:r>
          </w:p>
        </w:tc>
      </w:tr>
      <w:tr w:rsidR="00743A0A" w:rsidRPr="007F5117" w14:paraId="65155385" w14:textId="77777777" w:rsidTr="00530A52">
        <w:tc>
          <w:tcPr>
            <w:tcW w:w="5573" w:type="dxa"/>
            <w:vAlign w:val="bottom"/>
          </w:tcPr>
          <w:p w14:paraId="64A1F878" w14:textId="77777777" w:rsidR="00743A0A" w:rsidRPr="007F5117" w:rsidRDefault="00743A0A" w:rsidP="00743A0A">
            <w:pPr>
              <w:pStyle w:val="TableText"/>
            </w:pPr>
          </w:p>
        </w:tc>
        <w:tc>
          <w:tcPr>
            <w:tcW w:w="1890" w:type="dxa"/>
            <w:hideMark/>
          </w:tcPr>
          <w:p w14:paraId="34C60257" w14:textId="77777777" w:rsidR="00743A0A" w:rsidRPr="007F5117" w:rsidRDefault="00743A0A" w:rsidP="00743A0A">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2B5488EA" w14:textId="77777777" w:rsidR="00743A0A" w:rsidRPr="007F5117" w:rsidRDefault="00743A0A" w:rsidP="00743A0A">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6B9431D6" w14:textId="77777777" w:rsidR="00D94A66" w:rsidRPr="007F5117" w:rsidRDefault="00D94A66">
      <w:pPr>
        <w:pStyle w:val="BodyText"/>
        <w:spacing w:before="0"/>
        <w:rPr>
          <w:lang w:val="en-GB"/>
        </w:rPr>
      </w:pPr>
    </w:p>
    <w:p w14:paraId="2F48D13C" w14:textId="610A15B9" w:rsidR="004D5FE0" w:rsidRPr="007F5117" w:rsidDel="00564347" w:rsidRDefault="00564347">
      <w:pPr>
        <w:pStyle w:val="Tablespace"/>
        <w:rPr>
          <w:del w:id="142" w:author="Mak, Brian HL" w:date="2022-06-07T10:15:00Z"/>
        </w:rPr>
      </w:pPr>
      <w:ins w:id="143" w:author="Mak, Brian HL" w:date="2022-06-07T10:15:00Z">
        <w:r w:rsidRPr="007F5117" w:rsidDel="00564347">
          <w:t xml:space="preserve"> </w:t>
        </w:r>
      </w:ins>
      <w:del w:id="144" w:author="Mak, Brian HL" w:date="2022-06-07T10:15:00Z">
        <w:r w:rsidR="004D5FE0" w:rsidRPr="007F5117" w:rsidDel="00564347">
          <w:delText xml:space="preserve">All of the Company’s revenue are within the scope of HKFRS 15 </w:delText>
        </w:r>
        <w:r w:rsidR="004D5FE0" w:rsidRPr="007F5117" w:rsidDel="00564347">
          <w:rPr>
            <w:i/>
          </w:rPr>
          <w:delText>Revenue from contracts with customers</w:delText>
        </w:r>
        <w:r w:rsidR="004D5FE0" w:rsidRPr="007F5117" w:rsidDel="00564347">
          <w:delText>.</w:delText>
        </w:r>
      </w:del>
    </w:p>
    <w:p w14:paraId="178FB341" w14:textId="758DEEAB" w:rsidR="004D5FE0" w:rsidRPr="007F5117" w:rsidDel="00564347" w:rsidRDefault="004D5FE0">
      <w:pPr>
        <w:pStyle w:val="BodyText"/>
        <w:spacing w:before="0"/>
        <w:rPr>
          <w:del w:id="145" w:author="Mak, Brian HL" w:date="2022-06-07T10:15:00Z"/>
          <w:lang w:val="en-GB"/>
        </w:rPr>
      </w:pPr>
    </w:p>
    <w:p w14:paraId="7EDC90E3" w14:textId="77777777" w:rsidR="00C40241" w:rsidRPr="007F5117" w:rsidRDefault="00C40241">
      <w:pPr>
        <w:pStyle w:val="Heading3"/>
        <w:spacing w:before="0"/>
      </w:pPr>
      <w:r w:rsidRPr="007F5117">
        <w:t>(a)</w:t>
      </w:r>
      <w:r w:rsidRPr="007F5117">
        <w:tab/>
        <w:t>Timing of revenue recognition</w:t>
      </w:r>
    </w:p>
    <w:tbl>
      <w:tblPr>
        <w:tblW w:w="9334" w:type="dxa"/>
        <w:tblLayout w:type="fixed"/>
        <w:tblLook w:val="00A0" w:firstRow="1" w:lastRow="0" w:firstColumn="1" w:lastColumn="0" w:noHBand="0" w:noVBand="0"/>
      </w:tblPr>
      <w:tblGrid>
        <w:gridCol w:w="5554"/>
        <w:gridCol w:w="1890"/>
        <w:gridCol w:w="1890"/>
      </w:tblGrid>
      <w:tr w:rsidR="00C40241" w:rsidRPr="007F5117" w14:paraId="1D435B60" w14:textId="77777777" w:rsidTr="00530A52">
        <w:tc>
          <w:tcPr>
            <w:tcW w:w="5554" w:type="dxa"/>
            <w:vAlign w:val="bottom"/>
          </w:tcPr>
          <w:p w14:paraId="6EAF5138" w14:textId="77777777" w:rsidR="00C40241" w:rsidRPr="007F5117" w:rsidRDefault="00C40241">
            <w:pPr>
              <w:pStyle w:val="TableText"/>
            </w:pPr>
          </w:p>
        </w:tc>
        <w:tc>
          <w:tcPr>
            <w:tcW w:w="1890" w:type="dxa"/>
            <w:vAlign w:val="bottom"/>
          </w:tcPr>
          <w:p w14:paraId="56CBBBD1" w14:textId="77777777" w:rsidR="00C40241" w:rsidRPr="007F5117" w:rsidRDefault="00C40241">
            <w:pPr>
              <w:pStyle w:val="TableTitle"/>
            </w:pPr>
          </w:p>
        </w:tc>
        <w:tc>
          <w:tcPr>
            <w:tcW w:w="1890" w:type="dxa"/>
            <w:vAlign w:val="bottom"/>
          </w:tcPr>
          <w:p w14:paraId="60F11F1C" w14:textId="77777777" w:rsidR="00C40241" w:rsidRPr="007F5117" w:rsidRDefault="00C40241">
            <w:pPr>
              <w:pStyle w:val="TableTitle"/>
            </w:pPr>
          </w:p>
        </w:tc>
      </w:tr>
      <w:tr w:rsidR="00743A0A" w:rsidRPr="007F5117" w14:paraId="089CD509" w14:textId="77777777" w:rsidTr="00530A52">
        <w:tc>
          <w:tcPr>
            <w:tcW w:w="5554" w:type="dxa"/>
            <w:vAlign w:val="bottom"/>
          </w:tcPr>
          <w:p w14:paraId="3C15426C" w14:textId="77777777" w:rsidR="00743A0A" w:rsidRPr="007F5117" w:rsidRDefault="00743A0A" w:rsidP="00743A0A">
            <w:pPr>
              <w:pStyle w:val="TableText"/>
            </w:pPr>
          </w:p>
        </w:tc>
        <w:tc>
          <w:tcPr>
            <w:tcW w:w="1890" w:type="dxa"/>
            <w:vAlign w:val="bottom"/>
          </w:tcPr>
          <w:p w14:paraId="16A20D31" w14:textId="7BC1B9AB" w:rsidR="00743A0A" w:rsidRPr="007F5117" w:rsidRDefault="00743A0A" w:rsidP="00743A0A">
            <w:pPr>
              <w:pStyle w:val="TableTitle"/>
            </w:pPr>
            <w:r w:rsidRPr="00C469D4">
              <w:t>20</w:t>
            </w:r>
            <w:r w:rsidRPr="007F5117">
              <w:t>2</w:t>
            </w:r>
            <w:r>
              <w:t>1</w:t>
            </w:r>
          </w:p>
        </w:tc>
        <w:tc>
          <w:tcPr>
            <w:tcW w:w="1890" w:type="dxa"/>
            <w:vAlign w:val="bottom"/>
          </w:tcPr>
          <w:p w14:paraId="61E0D01D" w14:textId="1469329E" w:rsidR="00743A0A" w:rsidRPr="007F5117" w:rsidRDefault="00743A0A" w:rsidP="00743A0A">
            <w:pPr>
              <w:pStyle w:val="TableTitle"/>
            </w:pPr>
            <w:r w:rsidRPr="00C469D4">
              <w:t>20</w:t>
            </w:r>
            <w:r w:rsidRPr="007F5117">
              <w:t>20</w:t>
            </w:r>
          </w:p>
        </w:tc>
      </w:tr>
      <w:tr w:rsidR="00743A0A" w:rsidRPr="007F5117" w14:paraId="28F51A08" w14:textId="77777777" w:rsidTr="00530A52">
        <w:tblPrEx>
          <w:tblLook w:val="01E0" w:firstRow="1" w:lastRow="1" w:firstColumn="1" w:lastColumn="1" w:noHBand="0" w:noVBand="0"/>
        </w:tblPrEx>
        <w:tc>
          <w:tcPr>
            <w:tcW w:w="5554" w:type="dxa"/>
            <w:vAlign w:val="bottom"/>
          </w:tcPr>
          <w:p w14:paraId="03A56E59" w14:textId="77777777" w:rsidR="00743A0A" w:rsidRPr="007F5117" w:rsidRDefault="00743A0A" w:rsidP="00743A0A">
            <w:pPr>
              <w:pStyle w:val="TableText"/>
            </w:pPr>
          </w:p>
        </w:tc>
        <w:tc>
          <w:tcPr>
            <w:tcW w:w="1890" w:type="dxa"/>
            <w:vAlign w:val="bottom"/>
          </w:tcPr>
          <w:p w14:paraId="7C870905" w14:textId="77777777" w:rsidR="00743A0A" w:rsidRPr="007F5117" w:rsidRDefault="00743A0A" w:rsidP="00743A0A">
            <w:pPr>
              <w:pStyle w:val="TableTitle"/>
              <w:rPr>
                <w:i w:val="0"/>
              </w:rPr>
            </w:pPr>
            <w:r w:rsidRPr="007F5117">
              <w:rPr>
                <w:i w:val="0"/>
              </w:rPr>
              <w:t>$’000</w:t>
            </w:r>
          </w:p>
        </w:tc>
        <w:tc>
          <w:tcPr>
            <w:tcW w:w="1890" w:type="dxa"/>
            <w:vAlign w:val="bottom"/>
          </w:tcPr>
          <w:p w14:paraId="637209F6" w14:textId="5F2FA221" w:rsidR="00743A0A" w:rsidRPr="007F5117" w:rsidRDefault="00743A0A" w:rsidP="00743A0A">
            <w:pPr>
              <w:pStyle w:val="TableTitle"/>
              <w:rPr>
                <w:i w:val="0"/>
              </w:rPr>
            </w:pPr>
            <w:r w:rsidRPr="007F5117">
              <w:rPr>
                <w:i w:val="0"/>
              </w:rPr>
              <w:t>$’000</w:t>
            </w:r>
          </w:p>
        </w:tc>
      </w:tr>
      <w:tr w:rsidR="00743A0A" w:rsidRPr="007F5117" w14:paraId="08FE5DD5" w14:textId="77777777" w:rsidTr="00530A52">
        <w:tblPrEx>
          <w:tblLook w:val="01E0" w:firstRow="1" w:lastRow="1" w:firstColumn="1" w:lastColumn="1" w:noHBand="0" w:noVBand="0"/>
        </w:tblPrEx>
        <w:tc>
          <w:tcPr>
            <w:tcW w:w="5554" w:type="dxa"/>
            <w:vAlign w:val="bottom"/>
          </w:tcPr>
          <w:p w14:paraId="5DF45B74" w14:textId="77777777" w:rsidR="00743A0A" w:rsidRPr="007F5117" w:rsidRDefault="00743A0A" w:rsidP="00743A0A">
            <w:pPr>
              <w:pStyle w:val="TableText"/>
              <w:rPr>
                <w:b/>
                <w:szCs w:val="18"/>
              </w:rPr>
            </w:pPr>
          </w:p>
        </w:tc>
        <w:tc>
          <w:tcPr>
            <w:tcW w:w="1890" w:type="dxa"/>
            <w:vAlign w:val="bottom"/>
          </w:tcPr>
          <w:p w14:paraId="026553FA" w14:textId="77777777" w:rsidR="00743A0A" w:rsidRPr="007F5117" w:rsidRDefault="00743A0A" w:rsidP="00743A0A">
            <w:pPr>
              <w:pStyle w:val="TableText"/>
              <w:tabs>
                <w:tab w:val="decimal" w:pos="1602"/>
              </w:tabs>
              <w:ind w:left="273" w:right="-198" w:firstLine="0"/>
              <w:rPr>
                <w:szCs w:val="18"/>
              </w:rPr>
            </w:pPr>
          </w:p>
        </w:tc>
        <w:tc>
          <w:tcPr>
            <w:tcW w:w="1890" w:type="dxa"/>
            <w:vAlign w:val="bottom"/>
          </w:tcPr>
          <w:p w14:paraId="04534157" w14:textId="77777777" w:rsidR="00743A0A" w:rsidRPr="007F5117" w:rsidRDefault="00743A0A" w:rsidP="00743A0A">
            <w:pPr>
              <w:pStyle w:val="TableText"/>
              <w:tabs>
                <w:tab w:val="decimal" w:pos="1602"/>
              </w:tabs>
              <w:ind w:left="252" w:right="-198" w:firstLine="0"/>
              <w:rPr>
                <w:szCs w:val="18"/>
              </w:rPr>
            </w:pPr>
          </w:p>
        </w:tc>
      </w:tr>
      <w:tr w:rsidR="00743A0A" w:rsidRPr="007F5117" w14:paraId="02DF5D81" w14:textId="77777777" w:rsidTr="00530A52">
        <w:tblPrEx>
          <w:tblLook w:val="01E0" w:firstRow="1" w:lastRow="1" w:firstColumn="1" w:lastColumn="1" w:noHBand="0" w:noVBand="0"/>
        </w:tblPrEx>
        <w:tc>
          <w:tcPr>
            <w:tcW w:w="5554" w:type="dxa"/>
            <w:vAlign w:val="bottom"/>
          </w:tcPr>
          <w:p w14:paraId="216279D5" w14:textId="77777777" w:rsidR="00743A0A" w:rsidRPr="007F5117" w:rsidRDefault="00743A0A" w:rsidP="00743A0A">
            <w:pPr>
              <w:pStyle w:val="TableText"/>
            </w:pPr>
            <w:r w:rsidRPr="007F5117">
              <w:t>Over time</w:t>
            </w:r>
          </w:p>
        </w:tc>
        <w:tc>
          <w:tcPr>
            <w:tcW w:w="1890" w:type="dxa"/>
            <w:vAlign w:val="bottom"/>
          </w:tcPr>
          <w:p w14:paraId="59E89335" w14:textId="1B644C18" w:rsidR="00743A0A" w:rsidRPr="007F5117" w:rsidRDefault="00901DD6" w:rsidP="00743A0A">
            <w:pPr>
              <w:pStyle w:val="TableText"/>
              <w:tabs>
                <w:tab w:val="decimal" w:pos="1602"/>
              </w:tabs>
              <w:ind w:left="252" w:right="-198" w:firstLine="0"/>
            </w:pPr>
            <w:r>
              <w:t>142,242</w:t>
            </w:r>
          </w:p>
        </w:tc>
        <w:tc>
          <w:tcPr>
            <w:tcW w:w="1890" w:type="dxa"/>
            <w:vAlign w:val="bottom"/>
          </w:tcPr>
          <w:p w14:paraId="4A643F5B" w14:textId="59AE88B9" w:rsidR="00743A0A" w:rsidRPr="007F5117" w:rsidRDefault="00743A0A" w:rsidP="00743A0A">
            <w:pPr>
              <w:pStyle w:val="TableText"/>
              <w:tabs>
                <w:tab w:val="decimal" w:pos="1602"/>
              </w:tabs>
              <w:ind w:left="252" w:right="-198" w:firstLine="0"/>
            </w:pPr>
            <w:r>
              <w:t>101,406</w:t>
            </w:r>
          </w:p>
        </w:tc>
      </w:tr>
      <w:tr w:rsidR="00743A0A" w:rsidRPr="007F5117" w14:paraId="075EAFF7" w14:textId="77777777" w:rsidTr="00530A52">
        <w:tblPrEx>
          <w:tblLook w:val="01E0" w:firstRow="1" w:lastRow="1" w:firstColumn="1" w:lastColumn="1" w:noHBand="0" w:noVBand="0"/>
        </w:tblPrEx>
        <w:tc>
          <w:tcPr>
            <w:tcW w:w="5554" w:type="dxa"/>
            <w:vAlign w:val="bottom"/>
          </w:tcPr>
          <w:p w14:paraId="4E12D05D" w14:textId="77777777" w:rsidR="00743A0A" w:rsidRPr="007F5117" w:rsidRDefault="00743A0A" w:rsidP="00743A0A">
            <w:pPr>
              <w:pStyle w:val="TableText"/>
            </w:pPr>
            <w:r w:rsidRPr="007F5117">
              <w:t>At a point in time</w:t>
            </w:r>
          </w:p>
        </w:tc>
        <w:tc>
          <w:tcPr>
            <w:tcW w:w="1890" w:type="dxa"/>
            <w:vAlign w:val="bottom"/>
          </w:tcPr>
          <w:p w14:paraId="42D069F6" w14:textId="7F0E772B" w:rsidR="00743A0A" w:rsidRPr="007F5117" w:rsidRDefault="00901DD6" w:rsidP="00743A0A">
            <w:pPr>
              <w:pStyle w:val="TableText"/>
              <w:tabs>
                <w:tab w:val="decimal" w:pos="1602"/>
              </w:tabs>
              <w:ind w:left="252" w:right="-198" w:firstLine="0"/>
            </w:pPr>
            <w:r>
              <w:t>20,148</w:t>
            </w:r>
          </w:p>
        </w:tc>
        <w:tc>
          <w:tcPr>
            <w:tcW w:w="1890" w:type="dxa"/>
            <w:vAlign w:val="bottom"/>
          </w:tcPr>
          <w:p w14:paraId="507DDB9B" w14:textId="3A2E971F" w:rsidR="00743A0A" w:rsidRPr="007F5117" w:rsidRDefault="00743A0A" w:rsidP="00743A0A">
            <w:pPr>
              <w:pStyle w:val="TableText"/>
              <w:tabs>
                <w:tab w:val="decimal" w:pos="1602"/>
              </w:tabs>
              <w:ind w:left="252" w:right="-198" w:firstLine="0"/>
            </w:pPr>
            <w:r>
              <w:t>635</w:t>
            </w:r>
          </w:p>
        </w:tc>
      </w:tr>
      <w:tr w:rsidR="00743A0A" w:rsidRPr="007F5117" w14:paraId="2D6BA6D2" w14:textId="77777777" w:rsidTr="00530A52">
        <w:tblPrEx>
          <w:tblLook w:val="01E0" w:firstRow="1" w:lastRow="1" w:firstColumn="1" w:lastColumn="1" w:noHBand="0" w:noVBand="0"/>
        </w:tblPrEx>
        <w:tc>
          <w:tcPr>
            <w:tcW w:w="5554" w:type="dxa"/>
            <w:vAlign w:val="bottom"/>
          </w:tcPr>
          <w:p w14:paraId="5691445C" w14:textId="77777777" w:rsidR="00743A0A" w:rsidRPr="007F5117" w:rsidRDefault="00743A0A" w:rsidP="00743A0A">
            <w:pPr>
              <w:pStyle w:val="TableText"/>
              <w:rPr>
                <w:szCs w:val="18"/>
              </w:rPr>
            </w:pPr>
          </w:p>
        </w:tc>
        <w:tc>
          <w:tcPr>
            <w:tcW w:w="1890" w:type="dxa"/>
          </w:tcPr>
          <w:p w14:paraId="1DF86F04" w14:textId="77777777" w:rsidR="00743A0A" w:rsidRPr="007F5117" w:rsidRDefault="00743A0A" w:rsidP="00743A0A">
            <w:pPr>
              <w:pStyle w:val="TableText"/>
              <w:tabs>
                <w:tab w:val="decimal" w:pos="1602"/>
                <w:tab w:val="right" w:pos="1872"/>
              </w:tabs>
              <w:spacing w:line="160" w:lineRule="exact"/>
              <w:ind w:left="252" w:right="-198" w:firstLine="0"/>
              <w:rPr>
                <w:sz w:val="24"/>
                <w:u w:val="single"/>
                <w:vertAlign w:val="superscript"/>
              </w:rPr>
            </w:pPr>
            <w:r w:rsidRPr="007F5117">
              <w:rPr>
                <w:sz w:val="24"/>
                <w:u w:val="single"/>
                <w:vertAlign w:val="superscript"/>
              </w:rPr>
              <w:tab/>
            </w:r>
          </w:p>
        </w:tc>
        <w:tc>
          <w:tcPr>
            <w:tcW w:w="1890" w:type="dxa"/>
          </w:tcPr>
          <w:p w14:paraId="5EC7AE04" w14:textId="42B21305" w:rsidR="00743A0A" w:rsidRPr="007F5117" w:rsidRDefault="00743A0A" w:rsidP="00743A0A">
            <w:pPr>
              <w:pStyle w:val="TableText"/>
              <w:tabs>
                <w:tab w:val="decimal" w:pos="1602"/>
                <w:tab w:val="right" w:pos="1872"/>
              </w:tabs>
              <w:spacing w:line="160" w:lineRule="exact"/>
              <w:ind w:left="252" w:right="-198" w:firstLine="0"/>
              <w:rPr>
                <w:sz w:val="24"/>
                <w:u w:val="single"/>
                <w:vertAlign w:val="superscript"/>
              </w:rPr>
            </w:pPr>
            <w:r w:rsidRPr="007F5117">
              <w:rPr>
                <w:sz w:val="24"/>
                <w:u w:val="single"/>
                <w:vertAlign w:val="superscript"/>
              </w:rPr>
              <w:tab/>
            </w:r>
          </w:p>
        </w:tc>
      </w:tr>
      <w:tr w:rsidR="00743A0A" w:rsidRPr="007F5117" w14:paraId="027AEEC1" w14:textId="77777777" w:rsidTr="00530A52">
        <w:tblPrEx>
          <w:tblLook w:val="01E0" w:firstRow="1" w:lastRow="1" w:firstColumn="1" w:lastColumn="1" w:noHBand="0" w:noVBand="0"/>
        </w:tblPrEx>
        <w:tc>
          <w:tcPr>
            <w:tcW w:w="5554" w:type="dxa"/>
            <w:vAlign w:val="bottom"/>
          </w:tcPr>
          <w:p w14:paraId="15EB9830" w14:textId="77777777" w:rsidR="00743A0A" w:rsidRPr="007F5117" w:rsidRDefault="00743A0A" w:rsidP="00743A0A">
            <w:pPr>
              <w:pStyle w:val="TableText"/>
            </w:pPr>
          </w:p>
        </w:tc>
        <w:tc>
          <w:tcPr>
            <w:tcW w:w="1890" w:type="dxa"/>
            <w:vAlign w:val="bottom"/>
          </w:tcPr>
          <w:p w14:paraId="0A3A315F" w14:textId="3735A7ED" w:rsidR="00743A0A" w:rsidRPr="007F5117" w:rsidRDefault="00901DD6" w:rsidP="00743A0A">
            <w:pPr>
              <w:pStyle w:val="TableText"/>
              <w:tabs>
                <w:tab w:val="decimal" w:pos="1602"/>
              </w:tabs>
              <w:ind w:left="252" w:right="-198" w:firstLine="0"/>
            </w:pPr>
            <w:r>
              <w:t>162,390</w:t>
            </w:r>
          </w:p>
        </w:tc>
        <w:tc>
          <w:tcPr>
            <w:tcW w:w="1890" w:type="dxa"/>
            <w:vAlign w:val="bottom"/>
          </w:tcPr>
          <w:p w14:paraId="7584CB5F" w14:textId="7573CC69" w:rsidR="00743A0A" w:rsidRPr="007F5117" w:rsidRDefault="00743A0A" w:rsidP="00743A0A">
            <w:pPr>
              <w:pStyle w:val="TableText"/>
              <w:tabs>
                <w:tab w:val="decimal" w:pos="1602"/>
              </w:tabs>
              <w:ind w:left="252" w:right="-198" w:firstLine="0"/>
            </w:pPr>
            <w:r>
              <w:t>102,041</w:t>
            </w:r>
          </w:p>
        </w:tc>
      </w:tr>
      <w:tr w:rsidR="00743A0A" w:rsidRPr="007F5117" w14:paraId="2BBBFDF8" w14:textId="77777777" w:rsidTr="00530A52">
        <w:tblPrEx>
          <w:tblLook w:val="01E0" w:firstRow="1" w:lastRow="1" w:firstColumn="1" w:lastColumn="1" w:noHBand="0" w:noVBand="0"/>
        </w:tblPrEx>
        <w:tc>
          <w:tcPr>
            <w:tcW w:w="5554" w:type="dxa"/>
            <w:vAlign w:val="bottom"/>
          </w:tcPr>
          <w:p w14:paraId="412623AD" w14:textId="77777777" w:rsidR="00743A0A" w:rsidRPr="007F5117" w:rsidRDefault="00743A0A" w:rsidP="00743A0A">
            <w:pPr>
              <w:pStyle w:val="TableText"/>
              <w:rPr>
                <w:szCs w:val="18"/>
              </w:rPr>
            </w:pPr>
          </w:p>
        </w:tc>
        <w:tc>
          <w:tcPr>
            <w:tcW w:w="1890" w:type="dxa"/>
          </w:tcPr>
          <w:p w14:paraId="6F337B37" w14:textId="77777777" w:rsidR="00743A0A" w:rsidRPr="007F5117" w:rsidRDefault="00743A0A" w:rsidP="00743A0A">
            <w:pPr>
              <w:pStyle w:val="TableText"/>
              <w:tabs>
                <w:tab w:val="decimal" w:pos="1602"/>
                <w:tab w:val="right" w:pos="1872"/>
              </w:tabs>
              <w:spacing w:line="160" w:lineRule="exact"/>
              <w:ind w:left="252" w:right="-198" w:firstLine="0"/>
              <w:rPr>
                <w:sz w:val="24"/>
                <w:u w:val="double"/>
                <w:vertAlign w:val="superscript"/>
              </w:rPr>
            </w:pPr>
            <w:r w:rsidRPr="007F5117">
              <w:rPr>
                <w:sz w:val="24"/>
                <w:u w:val="double"/>
                <w:vertAlign w:val="superscript"/>
              </w:rPr>
              <w:tab/>
            </w:r>
          </w:p>
        </w:tc>
        <w:tc>
          <w:tcPr>
            <w:tcW w:w="1890" w:type="dxa"/>
          </w:tcPr>
          <w:p w14:paraId="250AD5E2" w14:textId="77777777" w:rsidR="00743A0A" w:rsidRPr="007F5117" w:rsidRDefault="00743A0A" w:rsidP="00743A0A">
            <w:pPr>
              <w:pStyle w:val="TableText"/>
              <w:tabs>
                <w:tab w:val="decimal" w:pos="1602"/>
                <w:tab w:val="right" w:pos="1872"/>
              </w:tabs>
              <w:spacing w:line="160" w:lineRule="exact"/>
              <w:ind w:left="252" w:right="-198" w:firstLine="0"/>
              <w:rPr>
                <w:sz w:val="24"/>
                <w:u w:val="double"/>
                <w:vertAlign w:val="superscript"/>
              </w:rPr>
            </w:pPr>
            <w:r w:rsidRPr="007F5117">
              <w:rPr>
                <w:sz w:val="24"/>
                <w:u w:val="double"/>
                <w:vertAlign w:val="superscript"/>
              </w:rPr>
              <w:tab/>
            </w:r>
          </w:p>
        </w:tc>
      </w:tr>
    </w:tbl>
    <w:p w14:paraId="660AD5C7" w14:textId="77777777" w:rsidR="00450227" w:rsidRPr="007F5117" w:rsidRDefault="00450227">
      <w:pPr>
        <w:pStyle w:val="BodyText"/>
        <w:spacing w:before="0"/>
        <w:rPr>
          <w:lang w:val="en-GB"/>
        </w:rPr>
      </w:pPr>
    </w:p>
    <w:p w14:paraId="48B82675" w14:textId="77777777" w:rsidR="00C40241" w:rsidRPr="007F5117" w:rsidRDefault="00C40241">
      <w:pPr>
        <w:pStyle w:val="Heading3"/>
        <w:spacing w:before="0"/>
      </w:pPr>
      <w:r w:rsidRPr="007F5117">
        <w:t>(b)</w:t>
      </w:r>
      <w:r w:rsidRPr="007F5117">
        <w:tab/>
        <w:t>Revenue recognition in relation to contract liabilities</w:t>
      </w:r>
    </w:p>
    <w:tbl>
      <w:tblPr>
        <w:tblW w:w="9334" w:type="dxa"/>
        <w:tblLayout w:type="fixed"/>
        <w:tblLook w:val="00A0" w:firstRow="1" w:lastRow="0" w:firstColumn="1" w:lastColumn="0" w:noHBand="0" w:noVBand="0"/>
      </w:tblPr>
      <w:tblGrid>
        <w:gridCol w:w="5554"/>
        <w:gridCol w:w="1890"/>
        <w:gridCol w:w="1890"/>
      </w:tblGrid>
      <w:tr w:rsidR="00C40241" w:rsidRPr="007F5117" w14:paraId="317C102D" w14:textId="77777777" w:rsidTr="00530A52">
        <w:tc>
          <w:tcPr>
            <w:tcW w:w="5554" w:type="dxa"/>
            <w:vAlign w:val="bottom"/>
          </w:tcPr>
          <w:p w14:paraId="5BA8374F" w14:textId="77777777" w:rsidR="00C40241" w:rsidRPr="007F5117" w:rsidRDefault="00C40241">
            <w:pPr>
              <w:pStyle w:val="TableText"/>
            </w:pPr>
          </w:p>
        </w:tc>
        <w:tc>
          <w:tcPr>
            <w:tcW w:w="1890" w:type="dxa"/>
            <w:vAlign w:val="bottom"/>
          </w:tcPr>
          <w:p w14:paraId="5F5EC59D" w14:textId="77777777" w:rsidR="00C40241" w:rsidRPr="007F5117" w:rsidRDefault="00C40241">
            <w:pPr>
              <w:pStyle w:val="TableTitle"/>
            </w:pPr>
          </w:p>
        </w:tc>
        <w:tc>
          <w:tcPr>
            <w:tcW w:w="1890" w:type="dxa"/>
            <w:vAlign w:val="bottom"/>
          </w:tcPr>
          <w:p w14:paraId="51CFF1CC" w14:textId="77777777" w:rsidR="00C40241" w:rsidRPr="007F5117" w:rsidRDefault="00C40241">
            <w:pPr>
              <w:pStyle w:val="TableTitle"/>
            </w:pPr>
          </w:p>
        </w:tc>
      </w:tr>
      <w:tr w:rsidR="00743A0A" w:rsidRPr="007F5117" w14:paraId="4E5BFE58" w14:textId="77777777" w:rsidTr="00530A52">
        <w:tc>
          <w:tcPr>
            <w:tcW w:w="5554" w:type="dxa"/>
            <w:vAlign w:val="bottom"/>
          </w:tcPr>
          <w:p w14:paraId="7F856BDB" w14:textId="77777777" w:rsidR="00743A0A" w:rsidRPr="007F5117" w:rsidRDefault="00743A0A" w:rsidP="00743A0A">
            <w:pPr>
              <w:pStyle w:val="TableText"/>
            </w:pPr>
          </w:p>
        </w:tc>
        <w:tc>
          <w:tcPr>
            <w:tcW w:w="1890" w:type="dxa"/>
            <w:vAlign w:val="bottom"/>
          </w:tcPr>
          <w:p w14:paraId="3C87A4C6" w14:textId="7B632989" w:rsidR="00743A0A" w:rsidRPr="007F5117" w:rsidRDefault="00743A0A" w:rsidP="00743A0A">
            <w:pPr>
              <w:pStyle w:val="TableTitle"/>
            </w:pPr>
            <w:r w:rsidRPr="00C469D4">
              <w:t>20</w:t>
            </w:r>
            <w:r w:rsidRPr="007F5117">
              <w:t>2</w:t>
            </w:r>
            <w:r>
              <w:t>1</w:t>
            </w:r>
          </w:p>
        </w:tc>
        <w:tc>
          <w:tcPr>
            <w:tcW w:w="1890" w:type="dxa"/>
            <w:vAlign w:val="bottom"/>
          </w:tcPr>
          <w:p w14:paraId="3AC90F48" w14:textId="4E206E37" w:rsidR="00743A0A" w:rsidRPr="007F5117" w:rsidRDefault="00743A0A" w:rsidP="00743A0A">
            <w:pPr>
              <w:pStyle w:val="TableTitle"/>
            </w:pPr>
            <w:r w:rsidRPr="00C469D4">
              <w:t>20</w:t>
            </w:r>
            <w:r w:rsidRPr="007F5117">
              <w:t>20</w:t>
            </w:r>
          </w:p>
        </w:tc>
      </w:tr>
      <w:tr w:rsidR="00743A0A" w:rsidRPr="007F5117" w14:paraId="696EE57B" w14:textId="77777777" w:rsidTr="00530A52">
        <w:tblPrEx>
          <w:tblLook w:val="01E0" w:firstRow="1" w:lastRow="1" w:firstColumn="1" w:lastColumn="1" w:noHBand="0" w:noVBand="0"/>
        </w:tblPrEx>
        <w:tc>
          <w:tcPr>
            <w:tcW w:w="5554" w:type="dxa"/>
            <w:vAlign w:val="bottom"/>
          </w:tcPr>
          <w:p w14:paraId="3A3950DC" w14:textId="77777777" w:rsidR="00743A0A" w:rsidRPr="007F5117" w:rsidRDefault="00743A0A" w:rsidP="00743A0A">
            <w:pPr>
              <w:pStyle w:val="TableText"/>
            </w:pPr>
          </w:p>
        </w:tc>
        <w:tc>
          <w:tcPr>
            <w:tcW w:w="1890" w:type="dxa"/>
            <w:vAlign w:val="bottom"/>
          </w:tcPr>
          <w:p w14:paraId="43DFC810" w14:textId="77777777" w:rsidR="00743A0A" w:rsidRPr="007F5117" w:rsidRDefault="00743A0A" w:rsidP="00743A0A">
            <w:pPr>
              <w:pStyle w:val="TableTitle"/>
              <w:rPr>
                <w:i w:val="0"/>
              </w:rPr>
            </w:pPr>
            <w:r w:rsidRPr="007F5117">
              <w:rPr>
                <w:i w:val="0"/>
              </w:rPr>
              <w:t>$’000</w:t>
            </w:r>
          </w:p>
        </w:tc>
        <w:tc>
          <w:tcPr>
            <w:tcW w:w="1890" w:type="dxa"/>
            <w:vAlign w:val="bottom"/>
          </w:tcPr>
          <w:p w14:paraId="7B0AD3DE" w14:textId="6F591289" w:rsidR="00743A0A" w:rsidRPr="007F5117" w:rsidRDefault="00743A0A" w:rsidP="00743A0A">
            <w:pPr>
              <w:pStyle w:val="TableTitle"/>
              <w:rPr>
                <w:i w:val="0"/>
              </w:rPr>
            </w:pPr>
            <w:r w:rsidRPr="007F5117">
              <w:rPr>
                <w:i w:val="0"/>
              </w:rPr>
              <w:t>$’000</w:t>
            </w:r>
          </w:p>
        </w:tc>
      </w:tr>
      <w:tr w:rsidR="00743A0A" w:rsidRPr="007F5117" w14:paraId="0038AFB8" w14:textId="77777777" w:rsidTr="00530A52">
        <w:tblPrEx>
          <w:tblLook w:val="01E0" w:firstRow="1" w:lastRow="1" w:firstColumn="1" w:lastColumn="1" w:noHBand="0" w:noVBand="0"/>
        </w:tblPrEx>
        <w:tc>
          <w:tcPr>
            <w:tcW w:w="5554" w:type="dxa"/>
            <w:vAlign w:val="bottom"/>
          </w:tcPr>
          <w:p w14:paraId="5E668702" w14:textId="77777777" w:rsidR="00743A0A" w:rsidRPr="007F5117" w:rsidRDefault="00743A0A" w:rsidP="00743A0A">
            <w:pPr>
              <w:pStyle w:val="TableText"/>
              <w:rPr>
                <w:b/>
                <w:szCs w:val="18"/>
              </w:rPr>
            </w:pPr>
          </w:p>
        </w:tc>
        <w:tc>
          <w:tcPr>
            <w:tcW w:w="1890" w:type="dxa"/>
            <w:vAlign w:val="bottom"/>
          </w:tcPr>
          <w:p w14:paraId="1E564413" w14:textId="77777777" w:rsidR="00743A0A" w:rsidRPr="007F5117" w:rsidRDefault="00743A0A" w:rsidP="00743A0A">
            <w:pPr>
              <w:pStyle w:val="TableText"/>
              <w:tabs>
                <w:tab w:val="decimal" w:pos="1602"/>
              </w:tabs>
              <w:ind w:left="252" w:right="-198" w:firstLine="0"/>
              <w:rPr>
                <w:szCs w:val="18"/>
              </w:rPr>
            </w:pPr>
          </w:p>
        </w:tc>
        <w:tc>
          <w:tcPr>
            <w:tcW w:w="1890" w:type="dxa"/>
            <w:vAlign w:val="bottom"/>
          </w:tcPr>
          <w:p w14:paraId="6E7E5967" w14:textId="77777777" w:rsidR="00743A0A" w:rsidRPr="007F5117" w:rsidRDefault="00743A0A" w:rsidP="00743A0A">
            <w:pPr>
              <w:pStyle w:val="TableText"/>
              <w:tabs>
                <w:tab w:val="decimal" w:pos="1602"/>
              </w:tabs>
              <w:ind w:left="252" w:right="-198" w:firstLine="0"/>
              <w:rPr>
                <w:szCs w:val="18"/>
              </w:rPr>
            </w:pPr>
          </w:p>
        </w:tc>
      </w:tr>
      <w:tr w:rsidR="00743A0A" w:rsidRPr="007F5117" w14:paraId="3A0544C2" w14:textId="77777777" w:rsidTr="00530A52">
        <w:tblPrEx>
          <w:tblLook w:val="01E0" w:firstRow="1" w:lastRow="1" w:firstColumn="1" w:lastColumn="1" w:noHBand="0" w:noVBand="0"/>
        </w:tblPrEx>
        <w:tc>
          <w:tcPr>
            <w:tcW w:w="5554" w:type="dxa"/>
            <w:vAlign w:val="bottom"/>
          </w:tcPr>
          <w:p w14:paraId="19B9DD85" w14:textId="77777777" w:rsidR="00743A0A" w:rsidRPr="007F5117" w:rsidRDefault="00743A0A" w:rsidP="00743A0A">
            <w:pPr>
              <w:pStyle w:val="TableText"/>
            </w:pPr>
            <w:r w:rsidRPr="007F5117">
              <w:t>Revenue recognised that was included in the contract liabilities balance at the beginning of the year</w:t>
            </w:r>
          </w:p>
        </w:tc>
        <w:tc>
          <w:tcPr>
            <w:tcW w:w="1890" w:type="dxa"/>
            <w:vAlign w:val="bottom"/>
          </w:tcPr>
          <w:p w14:paraId="0A73E939" w14:textId="6D88D523" w:rsidR="00743A0A" w:rsidRPr="007F5117" w:rsidRDefault="00901DD6" w:rsidP="00743A0A">
            <w:pPr>
              <w:pStyle w:val="TableText"/>
              <w:tabs>
                <w:tab w:val="decimal" w:pos="1602"/>
              </w:tabs>
              <w:ind w:left="252" w:right="-198" w:firstLine="0"/>
            </w:pPr>
            <w:r>
              <w:t>1,722</w:t>
            </w:r>
          </w:p>
        </w:tc>
        <w:tc>
          <w:tcPr>
            <w:tcW w:w="1890" w:type="dxa"/>
            <w:vAlign w:val="bottom"/>
          </w:tcPr>
          <w:p w14:paraId="1BC6F081" w14:textId="09E05A75" w:rsidR="00743A0A" w:rsidRPr="007F5117" w:rsidRDefault="00743A0A" w:rsidP="00743A0A">
            <w:pPr>
              <w:pStyle w:val="TableText"/>
              <w:tabs>
                <w:tab w:val="decimal" w:pos="1602"/>
              </w:tabs>
              <w:ind w:left="252" w:right="-198" w:firstLine="0"/>
            </w:pPr>
            <w:r>
              <w:t>1,708</w:t>
            </w:r>
          </w:p>
        </w:tc>
      </w:tr>
      <w:tr w:rsidR="00743A0A" w:rsidRPr="007F5117" w14:paraId="2218D430" w14:textId="77777777" w:rsidTr="00530A52">
        <w:tblPrEx>
          <w:tblLook w:val="01E0" w:firstRow="1" w:lastRow="1" w:firstColumn="1" w:lastColumn="1" w:noHBand="0" w:noVBand="0"/>
        </w:tblPrEx>
        <w:tc>
          <w:tcPr>
            <w:tcW w:w="5554" w:type="dxa"/>
            <w:vAlign w:val="bottom"/>
          </w:tcPr>
          <w:p w14:paraId="772BA5DB" w14:textId="77777777" w:rsidR="00743A0A" w:rsidRPr="007F5117" w:rsidRDefault="00743A0A" w:rsidP="00743A0A">
            <w:pPr>
              <w:pStyle w:val="TableText"/>
              <w:rPr>
                <w:szCs w:val="18"/>
              </w:rPr>
            </w:pPr>
          </w:p>
        </w:tc>
        <w:tc>
          <w:tcPr>
            <w:tcW w:w="1890" w:type="dxa"/>
          </w:tcPr>
          <w:p w14:paraId="6086CB87" w14:textId="77777777" w:rsidR="00743A0A" w:rsidRPr="007F5117" w:rsidRDefault="00743A0A" w:rsidP="00743A0A">
            <w:pPr>
              <w:pStyle w:val="TableText"/>
              <w:tabs>
                <w:tab w:val="decimal" w:pos="1602"/>
                <w:tab w:val="right" w:pos="1872"/>
              </w:tabs>
              <w:spacing w:line="160" w:lineRule="exact"/>
              <w:ind w:left="252" w:right="-198" w:firstLine="0"/>
              <w:rPr>
                <w:sz w:val="24"/>
                <w:u w:val="double"/>
                <w:vertAlign w:val="superscript"/>
              </w:rPr>
            </w:pPr>
            <w:r w:rsidRPr="007F5117">
              <w:rPr>
                <w:sz w:val="24"/>
                <w:u w:val="double"/>
                <w:vertAlign w:val="superscript"/>
              </w:rPr>
              <w:tab/>
            </w:r>
          </w:p>
        </w:tc>
        <w:tc>
          <w:tcPr>
            <w:tcW w:w="1890" w:type="dxa"/>
          </w:tcPr>
          <w:p w14:paraId="2E3AD562" w14:textId="77777777" w:rsidR="00743A0A" w:rsidRPr="007F5117" w:rsidRDefault="00743A0A" w:rsidP="00743A0A">
            <w:pPr>
              <w:pStyle w:val="TableText"/>
              <w:tabs>
                <w:tab w:val="decimal" w:pos="1602"/>
                <w:tab w:val="right" w:pos="1872"/>
              </w:tabs>
              <w:spacing w:line="160" w:lineRule="exact"/>
              <w:ind w:left="252" w:right="-198" w:firstLine="0"/>
              <w:rPr>
                <w:sz w:val="24"/>
                <w:u w:val="double"/>
                <w:vertAlign w:val="superscript"/>
              </w:rPr>
            </w:pPr>
            <w:r w:rsidRPr="007F5117">
              <w:rPr>
                <w:sz w:val="24"/>
                <w:u w:val="double"/>
                <w:vertAlign w:val="superscript"/>
              </w:rPr>
              <w:tab/>
            </w:r>
          </w:p>
        </w:tc>
      </w:tr>
    </w:tbl>
    <w:p w14:paraId="2B6C0B96" w14:textId="167AB9B2" w:rsidR="00743A0A" w:rsidRDefault="00743A0A">
      <w:pPr>
        <w:pStyle w:val="BodyText"/>
        <w:spacing w:before="0"/>
      </w:pPr>
    </w:p>
    <w:p w14:paraId="1DEEEF95" w14:textId="43AE4A83" w:rsidR="00743A0A" w:rsidRPr="007F5117" w:rsidRDefault="00743A0A" w:rsidP="00743A0A">
      <w:pPr>
        <w:pStyle w:val="Heading2"/>
        <w:spacing w:before="0"/>
        <w:rPr>
          <w:rFonts w:cs="Arial"/>
        </w:rPr>
      </w:pPr>
      <w:r>
        <w:br w:type="page"/>
      </w:r>
      <w:r w:rsidRPr="007F5117">
        <w:rPr>
          <w:rFonts w:cs="Arial"/>
        </w:rPr>
        <w:t>4</w:t>
      </w:r>
      <w:r w:rsidRPr="007F5117">
        <w:rPr>
          <w:rFonts w:cs="Arial"/>
        </w:rPr>
        <w:tab/>
        <w:t>Revenue</w:t>
      </w:r>
      <w:r>
        <w:rPr>
          <w:rFonts w:cs="Arial"/>
        </w:rPr>
        <w:t xml:space="preserve"> (continued)</w:t>
      </w:r>
    </w:p>
    <w:p w14:paraId="2E97F40F" w14:textId="7269EEAF" w:rsidR="00D45DDC" w:rsidRPr="007F5117" w:rsidRDefault="00D45DDC">
      <w:pPr>
        <w:pStyle w:val="BodyText"/>
        <w:spacing w:before="0"/>
      </w:pPr>
    </w:p>
    <w:p w14:paraId="6B054F5C" w14:textId="77777777" w:rsidR="00C40241" w:rsidRPr="007F5117" w:rsidRDefault="00C40241">
      <w:pPr>
        <w:pStyle w:val="Heading3"/>
        <w:spacing w:before="0"/>
      </w:pPr>
      <w:r w:rsidRPr="007F5117">
        <w:t>(c)</w:t>
      </w:r>
      <w:r w:rsidRPr="007F5117">
        <w:tab/>
        <w:t xml:space="preserve">Unsatisfied long-term fixed-price contracts </w:t>
      </w:r>
    </w:p>
    <w:tbl>
      <w:tblPr>
        <w:tblW w:w="9334" w:type="dxa"/>
        <w:tblLayout w:type="fixed"/>
        <w:tblLook w:val="01E0" w:firstRow="1" w:lastRow="1" w:firstColumn="1" w:lastColumn="1" w:noHBand="0" w:noVBand="0"/>
      </w:tblPr>
      <w:tblGrid>
        <w:gridCol w:w="5554"/>
        <w:gridCol w:w="1890"/>
        <w:gridCol w:w="1890"/>
      </w:tblGrid>
      <w:tr w:rsidR="00C40241" w:rsidRPr="007F5117" w14:paraId="404E5D6D" w14:textId="77777777" w:rsidTr="00530A52">
        <w:tc>
          <w:tcPr>
            <w:tcW w:w="5554" w:type="dxa"/>
            <w:vAlign w:val="bottom"/>
          </w:tcPr>
          <w:p w14:paraId="45C25C68" w14:textId="77777777" w:rsidR="00C40241" w:rsidRPr="007F5117" w:rsidRDefault="00C40241">
            <w:pPr>
              <w:pStyle w:val="TableText"/>
            </w:pPr>
          </w:p>
        </w:tc>
        <w:tc>
          <w:tcPr>
            <w:tcW w:w="1890" w:type="dxa"/>
            <w:vAlign w:val="bottom"/>
          </w:tcPr>
          <w:p w14:paraId="4C5FCF7B" w14:textId="77777777" w:rsidR="00C40241" w:rsidRPr="007F5117" w:rsidRDefault="00C40241">
            <w:pPr>
              <w:pStyle w:val="TableTitle"/>
            </w:pPr>
          </w:p>
        </w:tc>
        <w:tc>
          <w:tcPr>
            <w:tcW w:w="1890" w:type="dxa"/>
            <w:vAlign w:val="bottom"/>
          </w:tcPr>
          <w:p w14:paraId="12A78963" w14:textId="77777777" w:rsidR="00C40241" w:rsidRPr="007F5117" w:rsidRDefault="00C40241">
            <w:pPr>
              <w:pStyle w:val="TableTitle"/>
            </w:pPr>
          </w:p>
        </w:tc>
      </w:tr>
      <w:tr w:rsidR="00B60EFE" w:rsidRPr="007F5117" w14:paraId="6E1A11C0" w14:textId="77777777" w:rsidTr="00530A52">
        <w:tblPrEx>
          <w:tblLook w:val="00A0" w:firstRow="1" w:lastRow="0" w:firstColumn="1" w:lastColumn="0" w:noHBand="0" w:noVBand="0"/>
        </w:tblPrEx>
        <w:tc>
          <w:tcPr>
            <w:tcW w:w="5554" w:type="dxa"/>
            <w:vAlign w:val="bottom"/>
          </w:tcPr>
          <w:p w14:paraId="1962FCDC" w14:textId="77777777" w:rsidR="00B60EFE" w:rsidRPr="007F5117" w:rsidRDefault="00B60EFE" w:rsidP="00B60EFE">
            <w:pPr>
              <w:pStyle w:val="TableText"/>
            </w:pPr>
          </w:p>
        </w:tc>
        <w:tc>
          <w:tcPr>
            <w:tcW w:w="1890" w:type="dxa"/>
            <w:vAlign w:val="bottom"/>
          </w:tcPr>
          <w:p w14:paraId="058B4ABC" w14:textId="3FD837E9" w:rsidR="00B60EFE" w:rsidRPr="007F5117" w:rsidRDefault="00B60EFE" w:rsidP="00B60EFE">
            <w:pPr>
              <w:pStyle w:val="TableTitle"/>
            </w:pPr>
            <w:r w:rsidRPr="00C469D4">
              <w:t>20</w:t>
            </w:r>
            <w:r w:rsidRPr="007F5117">
              <w:t>2</w:t>
            </w:r>
            <w:r>
              <w:t>1</w:t>
            </w:r>
          </w:p>
        </w:tc>
        <w:tc>
          <w:tcPr>
            <w:tcW w:w="1890" w:type="dxa"/>
            <w:vAlign w:val="bottom"/>
          </w:tcPr>
          <w:p w14:paraId="4BBEB45C" w14:textId="5F740513" w:rsidR="00B60EFE" w:rsidRPr="007F5117" w:rsidRDefault="00B60EFE" w:rsidP="00B60EFE">
            <w:pPr>
              <w:pStyle w:val="TableTitle"/>
            </w:pPr>
            <w:r w:rsidRPr="00C469D4">
              <w:t>20</w:t>
            </w:r>
            <w:r w:rsidRPr="007F5117">
              <w:t>20</w:t>
            </w:r>
          </w:p>
        </w:tc>
      </w:tr>
      <w:tr w:rsidR="00B60EFE" w:rsidRPr="007F5117" w14:paraId="4AE5ACB5" w14:textId="77777777" w:rsidTr="00530A52">
        <w:tc>
          <w:tcPr>
            <w:tcW w:w="5554" w:type="dxa"/>
            <w:vAlign w:val="bottom"/>
          </w:tcPr>
          <w:p w14:paraId="7927D4E7" w14:textId="77777777" w:rsidR="00B60EFE" w:rsidRPr="007F5117" w:rsidRDefault="00B60EFE" w:rsidP="00B60EFE">
            <w:pPr>
              <w:pStyle w:val="TableText"/>
            </w:pPr>
          </w:p>
        </w:tc>
        <w:tc>
          <w:tcPr>
            <w:tcW w:w="1890" w:type="dxa"/>
            <w:vAlign w:val="bottom"/>
          </w:tcPr>
          <w:p w14:paraId="081FA053" w14:textId="77777777" w:rsidR="00B60EFE" w:rsidRPr="007F5117" w:rsidRDefault="00B60EFE" w:rsidP="00B60EFE">
            <w:pPr>
              <w:pStyle w:val="TableTitle"/>
              <w:rPr>
                <w:i w:val="0"/>
              </w:rPr>
            </w:pPr>
            <w:r w:rsidRPr="007F5117">
              <w:rPr>
                <w:i w:val="0"/>
              </w:rPr>
              <w:t>$’000</w:t>
            </w:r>
          </w:p>
        </w:tc>
        <w:tc>
          <w:tcPr>
            <w:tcW w:w="1890" w:type="dxa"/>
            <w:vAlign w:val="bottom"/>
          </w:tcPr>
          <w:p w14:paraId="4056541D" w14:textId="19C6F98D" w:rsidR="00B60EFE" w:rsidRPr="007F5117" w:rsidRDefault="00B60EFE" w:rsidP="00B60EFE">
            <w:pPr>
              <w:pStyle w:val="TableTitle"/>
              <w:rPr>
                <w:i w:val="0"/>
              </w:rPr>
            </w:pPr>
            <w:r w:rsidRPr="007F5117">
              <w:rPr>
                <w:i w:val="0"/>
              </w:rPr>
              <w:t>$’000</w:t>
            </w:r>
          </w:p>
        </w:tc>
      </w:tr>
      <w:tr w:rsidR="00B60EFE" w:rsidRPr="007F5117" w14:paraId="57324C79" w14:textId="77777777" w:rsidTr="00530A52">
        <w:tc>
          <w:tcPr>
            <w:tcW w:w="5554" w:type="dxa"/>
            <w:vAlign w:val="bottom"/>
          </w:tcPr>
          <w:p w14:paraId="681F833A" w14:textId="77777777" w:rsidR="00B60EFE" w:rsidRPr="007F5117" w:rsidRDefault="00B60EFE" w:rsidP="00B60EFE">
            <w:pPr>
              <w:pStyle w:val="TableText"/>
              <w:rPr>
                <w:szCs w:val="18"/>
              </w:rPr>
            </w:pPr>
          </w:p>
        </w:tc>
        <w:tc>
          <w:tcPr>
            <w:tcW w:w="1890" w:type="dxa"/>
            <w:vAlign w:val="bottom"/>
          </w:tcPr>
          <w:p w14:paraId="1BFA425B" w14:textId="77777777" w:rsidR="00B60EFE" w:rsidRPr="007F5117" w:rsidRDefault="00B60EFE" w:rsidP="00B60EFE">
            <w:pPr>
              <w:pStyle w:val="TableText"/>
              <w:tabs>
                <w:tab w:val="decimal" w:pos="1602"/>
              </w:tabs>
              <w:ind w:left="252" w:right="-198" w:firstLine="0"/>
              <w:rPr>
                <w:szCs w:val="18"/>
              </w:rPr>
            </w:pPr>
          </w:p>
        </w:tc>
        <w:tc>
          <w:tcPr>
            <w:tcW w:w="1890" w:type="dxa"/>
            <w:vAlign w:val="bottom"/>
          </w:tcPr>
          <w:p w14:paraId="6AD06151" w14:textId="77777777" w:rsidR="00B60EFE" w:rsidRPr="007F5117" w:rsidRDefault="00B60EFE" w:rsidP="00B60EFE">
            <w:pPr>
              <w:pStyle w:val="TableText"/>
              <w:tabs>
                <w:tab w:val="decimal" w:pos="1602"/>
              </w:tabs>
              <w:ind w:left="252" w:right="-198" w:firstLine="0"/>
              <w:rPr>
                <w:szCs w:val="18"/>
              </w:rPr>
            </w:pPr>
          </w:p>
        </w:tc>
      </w:tr>
      <w:tr w:rsidR="00B60EFE" w:rsidRPr="007F5117" w14:paraId="218C4B49" w14:textId="77777777" w:rsidTr="00530A52">
        <w:tc>
          <w:tcPr>
            <w:tcW w:w="5554" w:type="dxa"/>
            <w:vAlign w:val="bottom"/>
          </w:tcPr>
          <w:p w14:paraId="3FAC9519" w14:textId="77777777" w:rsidR="00B60EFE" w:rsidRPr="007F5117" w:rsidRDefault="00B60EFE" w:rsidP="00B60EFE">
            <w:pPr>
              <w:pStyle w:val="TableText"/>
            </w:pPr>
            <w:r w:rsidRPr="007F5117">
              <w:t>Aggregate amount of the transaction price allocated to long-term fixed-price contracts that are partially or fully unsatisfied as at 31 December</w:t>
            </w:r>
          </w:p>
        </w:tc>
        <w:tc>
          <w:tcPr>
            <w:tcW w:w="1890" w:type="dxa"/>
            <w:vAlign w:val="bottom"/>
          </w:tcPr>
          <w:p w14:paraId="5AE0C370" w14:textId="0E6E2B05" w:rsidR="00B60EFE" w:rsidRPr="007F5117" w:rsidRDefault="00901DD6" w:rsidP="00B60EFE">
            <w:pPr>
              <w:pStyle w:val="TableText"/>
              <w:tabs>
                <w:tab w:val="decimal" w:pos="1665"/>
              </w:tabs>
              <w:ind w:left="252" w:right="-198" w:firstLine="0"/>
            </w:pPr>
            <w:r>
              <w:t>54,265</w:t>
            </w:r>
          </w:p>
        </w:tc>
        <w:tc>
          <w:tcPr>
            <w:tcW w:w="1890" w:type="dxa"/>
            <w:vAlign w:val="bottom"/>
          </w:tcPr>
          <w:p w14:paraId="7BB673FA" w14:textId="673D0696" w:rsidR="00B60EFE" w:rsidRPr="007F5117" w:rsidRDefault="00B60EFE" w:rsidP="00B60EFE">
            <w:pPr>
              <w:pStyle w:val="TableText"/>
              <w:tabs>
                <w:tab w:val="decimal" w:pos="1602"/>
              </w:tabs>
              <w:ind w:left="252" w:right="-198" w:firstLine="0"/>
            </w:pPr>
            <w:r>
              <w:t>11,247</w:t>
            </w:r>
          </w:p>
        </w:tc>
      </w:tr>
      <w:tr w:rsidR="00B60EFE" w:rsidRPr="007F5117" w14:paraId="59BC43E8" w14:textId="77777777" w:rsidTr="00530A52">
        <w:tc>
          <w:tcPr>
            <w:tcW w:w="5554" w:type="dxa"/>
            <w:vAlign w:val="bottom"/>
          </w:tcPr>
          <w:p w14:paraId="1E3106F7" w14:textId="77777777" w:rsidR="00B60EFE" w:rsidRPr="007F5117" w:rsidRDefault="00B60EFE" w:rsidP="00B60EFE">
            <w:pPr>
              <w:pStyle w:val="TableText"/>
              <w:rPr>
                <w:szCs w:val="18"/>
              </w:rPr>
            </w:pPr>
          </w:p>
        </w:tc>
        <w:tc>
          <w:tcPr>
            <w:tcW w:w="1890" w:type="dxa"/>
          </w:tcPr>
          <w:p w14:paraId="59E4E43B" w14:textId="77777777" w:rsidR="00B60EFE" w:rsidRPr="007F5117" w:rsidRDefault="00B60EFE" w:rsidP="00B60EFE">
            <w:pPr>
              <w:pStyle w:val="TableText"/>
              <w:tabs>
                <w:tab w:val="decimal" w:pos="1602"/>
                <w:tab w:val="right" w:pos="1872"/>
              </w:tabs>
              <w:spacing w:line="160" w:lineRule="exact"/>
              <w:ind w:left="252" w:right="-198" w:firstLine="0"/>
              <w:rPr>
                <w:szCs w:val="18"/>
              </w:rPr>
            </w:pPr>
            <w:r w:rsidRPr="007F5117">
              <w:rPr>
                <w:sz w:val="24"/>
                <w:u w:val="double"/>
                <w:vertAlign w:val="superscript"/>
              </w:rPr>
              <w:tab/>
            </w:r>
          </w:p>
        </w:tc>
        <w:tc>
          <w:tcPr>
            <w:tcW w:w="1890" w:type="dxa"/>
          </w:tcPr>
          <w:p w14:paraId="3D14959C" w14:textId="77777777" w:rsidR="00B60EFE" w:rsidRPr="007F5117" w:rsidRDefault="00B60EFE" w:rsidP="00B60EFE">
            <w:pPr>
              <w:pStyle w:val="TableText"/>
              <w:tabs>
                <w:tab w:val="decimal" w:pos="1602"/>
                <w:tab w:val="right" w:pos="1872"/>
              </w:tabs>
              <w:spacing w:line="160" w:lineRule="exact"/>
              <w:ind w:left="252" w:right="-198" w:firstLine="0"/>
              <w:rPr>
                <w:sz w:val="24"/>
                <w:u w:val="double"/>
                <w:vertAlign w:val="superscript"/>
              </w:rPr>
            </w:pPr>
            <w:r w:rsidRPr="007F5117">
              <w:rPr>
                <w:sz w:val="24"/>
                <w:u w:val="double"/>
                <w:vertAlign w:val="superscript"/>
              </w:rPr>
              <w:tab/>
            </w:r>
          </w:p>
        </w:tc>
      </w:tr>
    </w:tbl>
    <w:p w14:paraId="26860B00" w14:textId="77777777" w:rsidR="00450227" w:rsidRPr="007F5117" w:rsidRDefault="00450227">
      <w:pPr>
        <w:pStyle w:val="BodyText"/>
        <w:spacing w:before="0"/>
        <w:ind w:left="284" w:hanging="284"/>
        <w:rPr>
          <w:lang w:val="en-GB"/>
        </w:rPr>
      </w:pPr>
    </w:p>
    <w:p w14:paraId="7F60D22B" w14:textId="010D42FE" w:rsidR="00C40241" w:rsidRDefault="00810B48">
      <w:pPr>
        <w:pStyle w:val="BodyText"/>
        <w:spacing w:before="0"/>
        <w:rPr>
          <w:lang w:val="en-GB"/>
        </w:rPr>
      </w:pPr>
      <w:r w:rsidRPr="007F5117">
        <w:rPr>
          <w:lang w:val="en-GB"/>
        </w:rPr>
        <w:t xml:space="preserve">As at 31 December </w:t>
      </w:r>
      <w:r w:rsidR="00D40DD4" w:rsidRPr="00C469D4">
        <w:rPr>
          <w:lang w:val="en-GB"/>
        </w:rPr>
        <w:t>20</w:t>
      </w:r>
      <w:r w:rsidR="007F5117" w:rsidRPr="007F5117">
        <w:rPr>
          <w:lang w:val="en-GB"/>
        </w:rPr>
        <w:t>2</w:t>
      </w:r>
      <w:r w:rsidR="00B60EFE">
        <w:rPr>
          <w:lang w:val="en-GB"/>
        </w:rPr>
        <w:t>1</w:t>
      </w:r>
      <w:r w:rsidRPr="007F5117">
        <w:rPr>
          <w:lang w:val="en-GB"/>
        </w:rPr>
        <w:t xml:space="preserve">, management expected that </w:t>
      </w:r>
      <w:r w:rsidR="00901DD6">
        <w:rPr>
          <w:lang w:val="en-GB"/>
        </w:rPr>
        <w:t>76</w:t>
      </w:r>
      <w:r w:rsidRPr="007F5117">
        <w:rPr>
          <w:lang w:val="en-GB"/>
        </w:rPr>
        <w:t xml:space="preserve">% and </w:t>
      </w:r>
      <w:r w:rsidR="00901DD6">
        <w:rPr>
          <w:lang w:val="en-GB"/>
        </w:rPr>
        <w:t>24</w:t>
      </w:r>
      <w:r w:rsidRPr="007F5117">
        <w:rPr>
          <w:lang w:val="en-GB"/>
        </w:rPr>
        <w:t>% (</w:t>
      </w:r>
      <w:r w:rsidR="00D40DD4" w:rsidRPr="00C469D4">
        <w:rPr>
          <w:lang w:val="en-GB"/>
        </w:rPr>
        <w:t>20</w:t>
      </w:r>
      <w:r w:rsidR="00B60EFE">
        <w:rPr>
          <w:lang w:val="en-GB"/>
        </w:rPr>
        <w:t>20</w:t>
      </w:r>
      <w:r w:rsidRPr="007F5117">
        <w:rPr>
          <w:lang w:val="en-GB"/>
        </w:rPr>
        <w:t xml:space="preserve">: </w:t>
      </w:r>
      <w:r w:rsidR="00B60EFE">
        <w:rPr>
          <w:lang w:val="en-GB"/>
        </w:rPr>
        <w:t>94</w:t>
      </w:r>
      <w:r w:rsidR="00B60EFE" w:rsidRPr="007F5117">
        <w:rPr>
          <w:lang w:val="en-GB"/>
        </w:rPr>
        <w:t xml:space="preserve">% and </w:t>
      </w:r>
      <w:r w:rsidR="00B60EFE">
        <w:rPr>
          <w:lang w:val="en-GB"/>
        </w:rPr>
        <w:t>6</w:t>
      </w:r>
      <w:r w:rsidR="00B60EFE" w:rsidRPr="007F5117">
        <w:rPr>
          <w:lang w:val="en-GB"/>
        </w:rPr>
        <w:t>%</w:t>
      </w:r>
      <w:r w:rsidRPr="007F5117">
        <w:rPr>
          <w:lang w:val="en-GB"/>
        </w:rPr>
        <w:t>) of the transaction price allocated to the unsatisfied long-term fixed-price contracts would be recognised as re</w:t>
      </w:r>
      <w:r w:rsidR="002F6FA9" w:rsidRPr="007F5117">
        <w:rPr>
          <w:lang w:val="en-GB"/>
        </w:rPr>
        <w:t>venue</w:t>
      </w:r>
      <w:r w:rsidRPr="007F5117">
        <w:rPr>
          <w:lang w:val="en-GB"/>
        </w:rPr>
        <w:t xml:space="preserve"> during the first and second year respectively after the end of the reporting period</w:t>
      </w:r>
      <w:r w:rsidR="00D94A66" w:rsidRPr="007F5117">
        <w:rPr>
          <w:lang w:val="en-GB"/>
        </w:rPr>
        <w:t xml:space="preserve">.  </w:t>
      </w:r>
      <w:r w:rsidR="00C40241" w:rsidRPr="007F5117">
        <w:rPr>
          <w:lang w:val="en-GB"/>
        </w:rPr>
        <w:t xml:space="preserve">The amount disclosed above does not include unsatisfied performance obligation that </w:t>
      </w:r>
      <w:del w:id="146" w:author="Mak, Brian HL" w:date="2022-06-07T10:15:00Z">
        <w:r w:rsidR="00C40241" w:rsidRPr="007F5117" w:rsidDel="00564347">
          <w:rPr>
            <w:lang w:val="en-GB"/>
          </w:rPr>
          <w:delText xml:space="preserve">were </w:delText>
        </w:r>
      </w:del>
      <w:ins w:id="147" w:author="Mak, Brian HL" w:date="2022-06-07T10:15:00Z">
        <w:r w:rsidR="00564347">
          <w:rPr>
            <w:lang w:val="en-GB"/>
          </w:rPr>
          <w:t xml:space="preserve">is </w:t>
        </w:r>
      </w:ins>
      <w:r w:rsidR="00C40241" w:rsidRPr="007F5117">
        <w:rPr>
          <w:lang w:val="en-GB"/>
        </w:rPr>
        <w:t xml:space="preserve">related to the </w:t>
      </w:r>
      <w:r w:rsidR="00D45DDC" w:rsidRPr="007F5117">
        <w:rPr>
          <w:lang w:val="en-GB"/>
        </w:rPr>
        <w:t xml:space="preserve">Company’s </w:t>
      </w:r>
      <w:r w:rsidR="00C40241" w:rsidRPr="007F5117">
        <w:rPr>
          <w:lang w:val="en-GB"/>
        </w:rPr>
        <w:t>contracts with customers with duration of one year or less and contracts with customers billed directly according to performance completed to date.</w:t>
      </w:r>
    </w:p>
    <w:p w14:paraId="6BEF1824" w14:textId="77777777" w:rsidR="00B60EFE" w:rsidRPr="007F5117" w:rsidRDefault="00B60EFE">
      <w:pPr>
        <w:pStyle w:val="BodyText"/>
        <w:spacing w:before="0"/>
        <w:rPr>
          <w:lang w:val="en-GB"/>
        </w:rPr>
      </w:pPr>
    </w:p>
    <w:p w14:paraId="7DE3B87C" w14:textId="6398A9FF" w:rsidR="00165AB7" w:rsidRPr="007F5117" w:rsidRDefault="00165AB7">
      <w:pPr>
        <w:pStyle w:val="Heading2"/>
        <w:spacing w:before="0"/>
        <w:ind w:left="-567" w:firstLine="0"/>
        <w:rPr>
          <w:rFonts w:cs="Arial"/>
        </w:rPr>
      </w:pPr>
      <w:r w:rsidRPr="007F5117">
        <w:rPr>
          <w:rFonts w:cs="Arial"/>
        </w:rPr>
        <w:t>5</w:t>
      </w:r>
      <w:r w:rsidRPr="007F5117">
        <w:rPr>
          <w:rFonts w:cs="Arial"/>
        </w:rPr>
        <w:tab/>
      </w:r>
      <w:r w:rsidR="00901DD6">
        <w:rPr>
          <w:rFonts w:cs="Arial"/>
        </w:rPr>
        <w:t>P</w:t>
      </w:r>
      <w:r w:rsidRPr="007F5117">
        <w:rPr>
          <w:rFonts w:cs="Arial"/>
        </w:rPr>
        <w:t>rofit</w:t>
      </w:r>
      <w:proofErr w:type="gramStart"/>
      <w:r w:rsidR="00901DD6">
        <w:rPr>
          <w:rFonts w:cs="Arial"/>
        </w:rPr>
        <w:t>/(</w:t>
      </w:r>
      <w:proofErr w:type="gramEnd"/>
      <w:r w:rsidR="00901DD6">
        <w:rPr>
          <w:rFonts w:cs="Arial"/>
        </w:rPr>
        <w:t>loss)</w:t>
      </w:r>
      <w:r w:rsidRPr="007F5117">
        <w:rPr>
          <w:rFonts w:cs="Arial"/>
        </w:rPr>
        <w:t xml:space="preserve"> before taxation</w:t>
      </w:r>
    </w:p>
    <w:p w14:paraId="24296DA0" w14:textId="77777777" w:rsidR="00450227" w:rsidRPr="007F5117" w:rsidRDefault="00450227">
      <w:pPr>
        <w:pStyle w:val="BodyText"/>
        <w:spacing w:before="0"/>
        <w:rPr>
          <w:lang w:val="en-GB"/>
        </w:rPr>
      </w:pPr>
    </w:p>
    <w:p w14:paraId="645F6146" w14:textId="5B78334C" w:rsidR="00176056" w:rsidRPr="007F5117" w:rsidRDefault="00901DD6">
      <w:pPr>
        <w:pStyle w:val="BodyText"/>
        <w:spacing w:before="0"/>
        <w:rPr>
          <w:lang w:val="en-GB"/>
        </w:rPr>
      </w:pPr>
      <w:r>
        <w:rPr>
          <w:lang w:val="en-GB"/>
        </w:rPr>
        <w:t>P</w:t>
      </w:r>
      <w:r w:rsidR="00176056" w:rsidRPr="007F5117">
        <w:rPr>
          <w:lang w:val="en-GB"/>
        </w:rPr>
        <w:t>rofit</w:t>
      </w:r>
      <w:proofErr w:type="gramStart"/>
      <w:r>
        <w:rPr>
          <w:lang w:val="en-GB"/>
        </w:rPr>
        <w:t>/(</w:t>
      </w:r>
      <w:proofErr w:type="gramEnd"/>
      <w:r>
        <w:rPr>
          <w:lang w:val="en-GB"/>
        </w:rPr>
        <w:t>loss)</w:t>
      </w:r>
      <w:r w:rsidR="00176056" w:rsidRPr="007F5117">
        <w:rPr>
          <w:lang w:val="en-GB"/>
        </w:rPr>
        <w:t xml:space="preserve"> before taxation is arrived at after charging:</w:t>
      </w:r>
    </w:p>
    <w:tbl>
      <w:tblPr>
        <w:tblW w:w="9916" w:type="dxa"/>
        <w:tblInd w:w="-567" w:type="dxa"/>
        <w:tblLayout w:type="fixed"/>
        <w:tblLook w:val="01E0" w:firstRow="1" w:lastRow="1" w:firstColumn="1" w:lastColumn="1" w:noHBand="0" w:noVBand="0"/>
      </w:tblPr>
      <w:tblGrid>
        <w:gridCol w:w="6140"/>
        <w:gridCol w:w="1888"/>
        <w:gridCol w:w="1888"/>
      </w:tblGrid>
      <w:tr w:rsidR="00176056" w:rsidRPr="007F5117" w14:paraId="2F7067CA" w14:textId="77777777" w:rsidTr="00216CC9">
        <w:tc>
          <w:tcPr>
            <w:tcW w:w="6140" w:type="dxa"/>
            <w:vAlign w:val="bottom"/>
          </w:tcPr>
          <w:p w14:paraId="3A23A594" w14:textId="77777777" w:rsidR="00176056" w:rsidRPr="007F5117" w:rsidRDefault="00176056">
            <w:pPr>
              <w:pStyle w:val="TableText"/>
              <w:ind w:left="743"/>
            </w:pPr>
          </w:p>
        </w:tc>
        <w:tc>
          <w:tcPr>
            <w:tcW w:w="1888" w:type="dxa"/>
            <w:vAlign w:val="bottom"/>
          </w:tcPr>
          <w:p w14:paraId="0493EEDE" w14:textId="77777777" w:rsidR="00176056" w:rsidRPr="007F5117" w:rsidRDefault="00176056">
            <w:pPr>
              <w:pStyle w:val="TableTitle"/>
            </w:pPr>
          </w:p>
        </w:tc>
        <w:tc>
          <w:tcPr>
            <w:tcW w:w="1888" w:type="dxa"/>
            <w:vAlign w:val="bottom"/>
          </w:tcPr>
          <w:p w14:paraId="3A3F74CB" w14:textId="77777777" w:rsidR="00176056" w:rsidRPr="007F5117" w:rsidRDefault="00176056">
            <w:pPr>
              <w:pStyle w:val="TableTitle"/>
            </w:pPr>
          </w:p>
        </w:tc>
      </w:tr>
      <w:tr w:rsidR="00B60EFE" w:rsidRPr="007F5117" w14:paraId="0441AB4F" w14:textId="77777777" w:rsidTr="00216CC9">
        <w:tc>
          <w:tcPr>
            <w:tcW w:w="6140" w:type="dxa"/>
            <w:vAlign w:val="bottom"/>
          </w:tcPr>
          <w:p w14:paraId="064A7446" w14:textId="77777777" w:rsidR="00B60EFE" w:rsidRPr="007F5117" w:rsidRDefault="00B60EFE" w:rsidP="00B60EFE">
            <w:pPr>
              <w:pStyle w:val="TableText"/>
              <w:ind w:left="743"/>
            </w:pPr>
          </w:p>
        </w:tc>
        <w:tc>
          <w:tcPr>
            <w:tcW w:w="1888" w:type="dxa"/>
            <w:vAlign w:val="bottom"/>
            <w:hideMark/>
          </w:tcPr>
          <w:p w14:paraId="715B4445" w14:textId="7CB884A9" w:rsidR="00B60EFE" w:rsidRPr="007F5117" w:rsidRDefault="00B60EFE" w:rsidP="00B60EFE">
            <w:pPr>
              <w:pStyle w:val="TableTitle"/>
            </w:pPr>
            <w:r w:rsidRPr="00C469D4">
              <w:t>20</w:t>
            </w:r>
            <w:r w:rsidRPr="007F5117">
              <w:t>2</w:t>
            </w:r>
            <w:r>
              <w:t>1</w:t>
            </w:r>
          </w:p>
        </w:tc>
        <w:tc>
          <w:tcPr>
            <w:tcW w:w="1888" w:type="dxa"/>
            <w:vAlign w:val="bottom"/>
            <w:hideMark/>
          </w:tcPr>
          <w:p w14:paraId="5556F6AA" w14:textId="3970808B" w:rsidR="00B60EFE" w:rsidRPr="007F5117" w:rsidRDefault="00B60EFE" w:rsidP="00B60EFE">
            <w:pPr>
              <w:pStyle w:val="TableTitle"/>
            </w:pPr>
            <w:r w:rsidRPr="00C469D4">
              <w:t>20</w:t>
            </w:r>
            <w:r w:rsidRPr="007F5117">
              <w:t>20</w:t>
            </w:r>
          </w:p>
        </w:tc>
      </w:tr>
      <w:tr w:rsidR="00B60EFE" w:rsidRPr="007F5117" w14:paraId="3344309D" w14:textId="77777777" w:rsidTr="00216CC9">
        <w:tc>
          <w:tcPr>
            <w:tcW w:w="6140" w:type="dxa"/>
            <w:vAlign w:val="bottom"/>
          </w:tcPr>
          <w:p w14:paraId="6655971D" w14:textId="77777777" w:rsidR="00B60EFE" w:rsidRPr="007F5117" w:rsidRDefault="00B60EFE" w:rsidP="00B60EFE">
            <w:pPr>
              <w:pStyle w:val="TableText"/>
              <w:ind w:left="743"/>
            </w:pPr>
          </w:p>
        </w:tc>
        <w:tc>
          <w:tcPr>
            <w:tcW w:w="1888" w:type="dxa"/>
            <w:vAlign w:val="bottom"/>
            <w:hideMark/>
          </w:tcPr>
          <w:p w14:paraId="7C93342F" w14:textId="77777777" w:rsidR="00B60EFE" w:rsidRPr="007F5117" w:rsidRDefault="00B60EFE" w:rsidP="00B60EFE">
            <w:pPr>
              <w:pStyle w:val="TableTitle"/>
              <w:rPr>
                <w:i w:val="0"/>
              </w:rPr>
            </w:pPr>
            <w:r w:rsidRPr="007F5117">
              <w:rPr>
                <w:i w:val="0"/>
              </w:rPr>
              <w:t>$’000</w:t>
            </w:r>
          </w:p>
        </w:tc>
        <w:tc>
          <w:tcPr>
            <w:tcW w:w="1888" w:type="dxa"/>
            <w:vAlign w:val="bottom"/>
            <w:hideMark/>
          </w:tcPr>
          <w:p w14:paraId="3645EA8F" w14:textId="1DED2BB1" w:rsidR="00B60EFE" w:rsidRPr="007F5117" w:rsidRDefault="00B60EFE" w:rsidP="00B60EFE">
            <w:pPr>
              <w:pStyle w:val="TableTitle"/>
              <w:rPr>
                <w:i w:val="0"/>
              </w:rPr>
            </w:pPr>
            <w:r w:rsidRPr="007F5117">
              <w:rPr>
                <w:i w:val="0"/>
              </w:rPr>
              <w:t>$’000</w:t>
            </w:r>
          </w:p>
        </w:tc>
      </w:tr>
      <w:tr w:rsidR="00901DD6" w:rsidRPr="007F5117" w14:paraId="05BF1C86" w14:textId="77777777" w:rsidTr="00C5678E">
        <w:tc>
          <w:tcPr>
            <w:tcW w:w="6140" w:type="dxa"/>
            <w:vAlign w:val="bottom"/>
          </w:tcPr>
          <w:p w14:paraId="610D4841" w14:textId="3FF9E17F" w:rsidR="00901DD6" w:rsidRPr="007F5117" w:rsidRDefault="00901DD6" w:rsidP="00C5678E">
            <w:pPr>
              <w:pStyle w:val="Heading3nonumbering"/>
              <w:spacing w:before="0"/>
              <w:ind w:left="563" w:hanging="567"/>
              <w:rPr>
                <w:rFonts w:cs="Arial"/>
                <w:szCs w:val="22"/>
              </w:rPr>
            </w:pPr>
            <w:r w:rsidRPr="007F5117">
              <w:rPr>
                <w:rFonts w:cs="Arial"/>
                <w:szCs w:val="22"/>
              </w:rPr>
              <w:t>(a)</w:t>
            </w:r>
            <w:r w:rsidRPr="007F5117">
              <w:rPr>
                <w:rFonts w:cs="Arial"/>
                <w:szCs w:val="22"/>
              </w:rPr>
              <w:tab/>
            </w:r>
            <w:r>
              <w:rPr>
                <w:rFonts w:cs="Arial"/>
                <w:szCs w:val="22"/>
              </w:rPr>
              <w:t>Finance cost</w:t>
            </w:r>
            <w:ins w:id="148" w:author="Mak, Brian HL" w:date="2022-06-07T10:15:00Z">
              <w:r w:rsidR="00564347">
                <w:rPr>
                  <w:rFonts w:cs="Arial"/>
                  <w:szCs w:val="22"/>
                </w:rPr>
                <w:t>s</w:t>
              </w:r>
            </w:ins>
          </w:p>
        </w:tc>
        <w:tc>
          <w:tcPr>
            <w:tcW w:w="1888" w:type="dxa"/>
            <w:vAlign w:val="bottom"/>
          </w:tcPr>
          <w:p w14:paraId="5599C958" w14:textId="77777777" w:rsidR="00901DD6" w:rsidRPr="007F5117" w:rsidRDefault="00901DD6" w:rsidP="00C5678E">
            <w:pPr>
              <w:pStyle w:val="TableText"/>
              <w:tabs>
                <w:tab w:val="decimal" w:pos="1602"/>
              </w:tabs>
              <w:ind w:left="162" w:right="-198" w:firstLine="0"/>
            </w:pPr>
          </w:p>
        </w:tc>
        <w:tc>
          <w:tcPr>
            <w:tcW w:w="1888" w:type="dxa"/>
            <w:vAlign w:val="bottom"/>
          </w:tcPr>
          <w:p w14:paraId="07CE05BF" w14:textId="77777777" w:rsidR="00901DD6" w:rsidRPr="007F5117" w:rsidRDefault="00901DD6" w:rsidP="00C5678E">
            <w:pPr>
              <w:pStyle w:val="TableText"/>
              <w:tabs>
                <w:tab w:val="decimal" w:pos="1602"/>
              </w:tabs>
              <w:ind w:left="162" w:right="-198" w:firstLine="0"/>
            </w:pPr>
          </w:p>
        </w:tc>
      </w:tr>
      <w:tr w:rsidR="00901DD6" w:rsidRPr="007F5117" w14:paraId="515C0EF6" w14:textId="77777777" w:rsidTr="00C5678E">
        <w:tc>
          <w:tcPr>
            <w:tcW w:w="6140" w:type="dxa"/>
            <w:vAlign w:val="bottom"/>
          </w:tcPr>
          <w:p w14:paraId="0FB5F3A2" w14:textId="77777777" w:rsidR="00901DD6" w:rsidRPr="007F5117" w:rsidRDefault="00901DD6" w:rsidP="00C5678E">
            <w:pPr>
              <w:pStyle w:val="TableText"/>
              <w:ind w:left="705"/>
            </w:pPr>
          </w:p>
        </w:tc>
        <w:tc>
          <w:tcPr>
            <w:tcW w:w="1888" w:type="dxa"/>
            <w:vAlign w:val="bottom"/>
          </w:tcPr>
          <w:p w14:paraId="5250551C" w14:textId="77777777" w:rsidR="00901DD6" w:rsidRPr="007F5117" w:rsidRDefault="00901DD6" w:rsidP="00C5678E">
            <w:pPr>
              <w:pStyle w:val="TableText"/>
              <w:tabs>
                <w:tab w:val="decimal" w:pos="1602"/>
              </w:tabs>
              <w:ind w:left="201" w:right="-198" w:firstLine="0"/>
            </w:pPr>
          </w:p>
        </w:tc>
        <w:tc>
          <w:tcPr>
            <w:tcW w:w="1888" w:type="dxa"/>
            <w:vAlign w:val="bottom"/>
          </w:tcPr>
          <w:p w14:paraId="6EDDE30B" w14:textId="77777777" w:rsidR="00901DD6" w:rsidRPr="007F5117" w:rsidRDefault="00901DD6" w:rsidP="00C5678E">
            <w:pPr>
              <w:pStyle w:val="TableText"/>
              <w:tabs>
                <w:tab w:val="decimal" w:pos="1602"/>
              </w:tabs>
              <w:ind w:left="162" w:right="-198" w:firstLine="0"/>
            </w:pPr>
          </w:p>
        </w:tc>
      </w:tr>
      <w:tr w:rsidR="00901DD6" w:rsidRPr="007F5117" w14:paraId="3C14226E" w14:textId="77777777" w:rsidTr="00C5678E">
        <w:tc>
          <w:tcPr>
            <w:tcW w:w="6140" w:type="dxa"/>
            <w:vAlign w:val="bottom"/>
          </w:tcPr>
          <w:p w14:paraId="53B6D7D8" w14:textId="16DDEBA4" w:rsidR="00901DD6" w:rsidRPr="007F5117" w:rsidRDefault="00901DD6" w:rsidP="00C5678E">
            <w:pPr>
              <w:pStyle w:val="TableText"/>
              <w:ind w:left="705"/>
            </w:pPr>
            <w:r>
              <w:t>Interest expense on lease liabilities</w:t>
            </w:r>
          </w:p>
        </w:tc>
        <w:tc>
          <w:tcPr>
            <w:tcW w:w="1888" w:type="dxa"/>
            <w:vAlign w:val="bottom"/>
          </w:tcPr>
          <w:p w14:paraId="28836990" w14:textId="1AB51392" w:rsidR="00901DD6" w:rsidRPr="007F5117" w:rsidRDefault="00EA5EB4" w:rsidP="00C5678E">
            <w:pPr>
              <w:pStyle w:val="TableText"/>
              <w:tabs>
                <w:tab w:val="decimal" w:pos="1602"/>
              </w:tabs>
              <w:ind w:right="-198"/>
            </w:pPr>
            <w:r>
              <w:t>12</w:t>
            </w:r>
          </w:p>
        </w:tc>
        <w:tc>
          <w:tcPr>
            <w:tcW w:w="1888" w:type="dxa"/>
            <w:vAlign w:val="bottom"/>
          </w:tcPr>
          <w:p w14:paraId="547588F6" w14:textId="6FBB2784" w:rsidR="00901DD6" w:rsidRPr="007F5117" w:rsidRDefault="00EA5EB4" w:rsidP="00C5678E">
            <w:pPr>
              <w:pStyle w:val="TableText"/>
              <w:tabs>
                <w:tab w:val="decimal" w:pos="1602"/>
              </w:tabs>
              <w:ind w:left="162" w:right="-198" w:firstLine="0"/>
            </w:pPr>
            <w:r>
              <w:t>-</w:t>
            </w:r>
          </w:p>
        </w:tc>
      </w:tr>
      <w:tr w:rsidR="00901DD6" w:rsidRPr="007F5117" w14:paraId="66C156EE" w14:textId="77777777" w:rsidTr="00C5678E">
        <w:tc>
          <w:tcPr>
            <w:tcW w:w="6140" w:type="dxa"/>
            <w:vAlign w:val="bottom"/>
          </w:tcPr>
          <w:p w14:paraId="6071671D" w14:textId="77777777" w:rsidR="00901DD6" w:rsidRPr="007F5117" w:rsidRDefault="00901DD6" w:rsidP="00C5678E">
            <w:pPr>
              <w:pStyle w:val="TableText"/>
              <w:ind w:left="705"/>
            </w:pPr>
          </w:p>
        </w:tc>
        <w:tc>
          <w:tcPr>
            <w:tcW w:w="1888" w:type="dxa"/>
            <w:hideMark/>
          </w:tcPr>
          <w:p w14:paraId="798D9AE6" w14:textId="77777777" w:rsidR="00901DD6" w:rsidRPr="007F5117" w:rsidRDefault="00901DD6" w:rsidP="00C5678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88" w:type="dxa"/>
            <w:hideMark/>
          </w:tcPr>
          <w:p w14:paraId="487C61D0" w14:textId="77777777" w:rsidR="00901DD6" w:rsidRPr="007F5117" w:rsidRDefault="00901DD6" w:rsidP="00C5678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r>
      <w:tr w:rsidR="00B60EFE" w:rsidRPr="007F5117" w14:paraId="4FEA26A1" w14:textId="77777777" w:rsidTr="00216CC9">
        <w:tc>
          <w:tcPr>
            <w:tcW w:w="6140" w:type="dxa"/>
            <w:vAlign w:val="bottom"/>
          </w:tcPr>
          <w:p w14:paraId="5A09C782" w14:textId="4F76F929" w:rsidR="00B60EFE" w:rsidRPr="007F5117" w:rsidRDefault="00B60EFE" w:rsidP="00B60EFE">
            <w:pPr>
              <w:pStyle w:val="Heading3nonumbering"/>
              <w:spacing w:before="0"/>
              <w:ind w:left="563" w:hanging="567"/>
              <w:rPr>
                <w:rFonts w:cs="Arial"/>
                <w:szCs w:val="22"/>
              </w:rPr>
            </w:pPr>
            <w:r w:rsidRPr="007F5117">
              <w:rPr>
                <w:rFonts w:cs="Arial"/>
                <w:szCs w:val="22"/>
              </w:rPr>
              <w:t>(</w:t>
            </w:r>
            <w:r w:rsidR="00EA5EB4">
              <w:rPr>
                <w:rFonts w:cs="Arial"/>
                <w:szCs w:val="22"/>
              </w:rPr>
              <w:t>b</w:t>
            </w:r>
            <w:r w:rsidRPr="007F5117">
              <w:rPr>
                <w:rFonts w:cs="Arial"/>
                <w:szCs w:val="22"/>
              </w:rPr>
              <w:t>)</w:t>
            </w:r>
            <w:r w:rsidRPr="007F5117">
              <w:rPr>
                <w:rFonts w:cs="Arial"/>
                <w:szCs w:val="22"/>
              </w:rPr>
              <w:tab/>
              <w:t>Staff costs</w:t>
            </w:r>
          </w:p>
        </w:tc>
        <w:tc>
          <w:tcPr>
            <w:tcW w:w="1888" w:type="dxa"/>
            <w:vAlign w:val="bottom"/>
          </w:tcPr>
          <w:p w14:paraId="4437A336" w14:textId="77777777" w:rsidR="00B60EFE" w:rsidRPr="007F5117" w:rsidRDefault="00B60EFE" w:rsidP="00B60EFE">
            <w:pPr>
              <w:pStyle w:val="TableText"/>
              <w:tabs>
                <w:tab w:val="decimal" w:pos="1602"/>
              </w:tabs>
              <w:ind w:left="162" w:right="-198" w:firstLine="0"/>
            </w:pPr>
          </w:p>
        </w:tc>
        <w:tc>
          <w:tcPr>
            <w:tcW w:w="1888" w:type="dxa"/>
            <w:vAlign w:val="bottom"/>
          </w:tcPr>
          <w:p w14:paraId="257D386B" w14:textId="77777777" w:rsidR="00B60EFE" w:rsidRPr="007F5117" w:rsidRDefault="00B60EFE" w:rsidP="00B60EFE">
            <w:pPr>
              <w:pStyle w:val="TableText"/>
              <w:tabs>
                <w:tab w:val="decimal" w:pos="1602"/>
              </w:tabs>
              <w:ind w:left="162" w:right="-198" w:firstLine="0"/>
            </w:pPr>
          </w:p>
        </w:tc>
      </w:tr>
      <w:tr w:rsidR="00B60EFE" w:rsidRPr="007F5117" w14:paraId="6D8C0064" w14:textId="77777777" w:rsidTr="00216CC9">
        <w:tc>
          <w:tcPr>
            <w:tcW w:w="6140" w:type="dxa"/>
            <w:vAlign w:val="bottom"/>
          </w:tcPr>
          <w:p w14:paraId="64D8CC72" w14:textId="77777777" w:rsidR="00B60EFE" w:rsidRPr="007F5117" w:rsidRDefault="00B60EFE" w:rsidP="00B60EFE">
            <w:pPr>
              <w:pStyle w:val="TableText"/>
              <w:ind w:left="705"/>
            </w:pPr>
          </w:p>
        </w:tc>
        <w:tc>
          <w:tcPr>
            <w:tcW w:w="1888" w:type="dxa"/>
            <w:vAlign w:val="bottom"/>
          </w:tcPr>
          <w:p w14:paraId="6C282912" w14:textId="77777777" w:rsidR="00B60EFE" w:rsidRPr="007F5117" w:rsidRDefault="00B60EFE" w:rsidP="00B60EFE">
            <w:pPr>
              <w:pStyle w:val="TableText"/>
              <w:tabs>
                <w:tab w:val="decimal" w:pos="1602"/>
              </w:tabs>
              <w:ind w:left="201" w:right="-198" w:firstLine="0"/>
            </w:pPr>
          </w:p>
        </w:tc>
        <w:tc>
          <w:tcPr>
            <w:tcW w:w="1888" w:type="dxa"/>
            <w:vAlign w:val="bottom"/>
          </w:tcPr>
          <w:p w14:paraId="5BBC9AD0" w14:textId="77777777" w:rsidR="00B60EFE" w:rsidRPr="007F5117" w:rsidRDefault="00B60EFE" w:rsidP="00B60EFE">
            <w:pPr>
              <w:pStyle w:val="TableText"/>
              <w:tabs>
                <w:tab w:val="decimal" w:pos="1602"/>
              </w:tabs>
              <w:ind w:left="162" w:right="-198" w:firstLine="0"/>
            </w:pPr>
          </w:p>
        </w:tc>
      </w:tr>
      <w:tr w:rsidR="00B60EFE" w:rsidRPr="007F5117" w14:paraId="20758300" w14:textId="77777777" w:rsidTr="00216CC9">
        <w:tc>
          <w:tcPr>
            <w:tcW w:w="6140" w:type="dxa"/>
            <w:vAlign w:val="bottom"/>
          </w:tcPr>
          <w:p w14:paraId="2EF7EC92" w14:textId="77777777" w:rsidR="00B60EFE" w:rsidRPr="007F5117" w:rsidRDefault="00B60EFE" w:rsidP="00B60EFE">
            <w:pPr>
              <w:pStyle w:val="TableText"/>
              <w:ind w:left="705"/>
            </w:pPr>
            <w:r w:rsidRPr="007F5117">
              <w:t>Salaries, wages and other benefits</w:t>
            </w:r>
          </w:p>
        </w:tc>
        <w:tc>
          <w:tcPr>
            <w:tcW w:w="1888" w:type="dxa"/>
            <w:vAlign w:val="bottom"/>
          </w:tcPr>
          <w:p w14:paraId="783B7AC5" w14:textId="10EBBC94" w:rsidR="00B60EFE" w:rsidRPr="007F5117" w:rsidRDefault="00EA5EB4" w:rsidP="00B60EFE">
            <w:pPr>
              <w:pStyle w:val="TableText"/>
              <w:tabs>
                <w:tab w:val="decimal" w:pos="1602"/>
              </w:tabs>
              <w:ind w:right="-198"/>
            </w:pPr>
            <w:r>
              <w:t>12,788</w:t>
            </w:r>
          </w:p>
        </w:tc>
        <w:tc>
          <w:tcPr>
            <w:tcW w:w="1888" w:type="dxa"/>
            <w:vAlign w:val="bottom"/>
          </w:tcPr>
          <w:p w14:paraId="1CE1E0B0" w14:textId="7B79720F" w:rsidR="00B60EFE" w:rsidRPr="007F5117" w:rsidRDefault="00B60EFE" w:rsidP="00B60EFE">
            <w:pPr>
              <w:pStyle w:val="TableText"/>
              <w:tabs>
                <w:tab w:val="decimal" w:pos="1602"/>
              </w:tabs>
              <w:ind w:left="162" w:right="-198" w:firstLine="0"/>
            </w:pPr>
            <w:r w:rsidRPr="00E821F4">
              <w:t>12,053</w:t>
            </w:r>
          </w:p>
        </w:tc>
      </w:tr>
      <w:tr w:rsidR="00B60EFE" w:rsidRPr="007F5117" w14:paraId="56962AFD" w14:textId="77777777" w:rsidTr="00216CC9">
        <w:tc>
          <w:tcPr>
            <w:tcW w:w="6140" w:type="dxa"/>
            <w:vAlign w:val="bottom"/>
          </w:tcPr>
          <w:p w14:paraId="572F6047" w14:textId="77777777" w:rsidR="00B60EFE" w:rsidRPr="007F5117" w:rsidRDefault="00B60EFE" w:rsidP="00B60EFE">
            <w:pPr>
              <w:pStyle w:val="TableText"/>
              <w:ind w:left="705"/>
            </w:pPr>
            <w:r w:rsidRPr="007F5117">
              <w:t>Share-based compensation expenses</w:t>
            </w:r>
          </w:p>
        </w:tc>
        <w:tc>
          <w:tcPr>
            <w:tcW w:w="1888" w:type="dxa"/>
            <w:vAlign w:val="bottom"/>
          </w:tcPr>
          <w:p w14:paraId="4F8D765C" w14:textId="1E97B3DC" w:rsidR="00B60EFE" w:rsidRPr="007F5117" w:rsidRDefault="00EA5EB4" w:rsidP="00B60EFE">
            <w:pPr>
              <w:pStyle w:val="TableText"/>
              <w:tabs>
                <w:tab w:val="decimal" w:pos="1602"/>
              </w:tabs>
              <w:ind w:left="162" w:right="-198" w:firstLine="0"/>
            </w:pPr>
            <w:r>
              <w:t>50</w:t>
            </w:r>
          </w:p>
        </w:tc>
        <w:tc>
          <w:tcPr>
            <w:tcW w:w="1888" w:type="dxa"/>
            <w:vAlign w:val="bottom"/>
          </w:tcPr>
          <w:p w14:paraId="010276DA" w14:textId="5D9C7142" w:rsidR="00B60EFE" w:rsidRPr="007F5117" w:rsidRDefault="00B60EFE" w:rsidP="00B60EFE">
            <w:pPr>
              <w:pStyle w:val="TableText"/>
              <w:tabs>
                <w:tab w:val="decimal" w:pos="1602"/>
              </w:tabs>
              <w:ind w:left="162" w:right="-198" w:firstLine="0"/>
            </w:pPr>
            <w:r>
              <w:t>71</w:t>
            </w:r>
          </w:p>
        </w:tc>
      </w:tr>
      <w:tr w:rsidR="00B60EFE" w:rsidRPr="007F5117" w14:paraId="1AB3C950" w14:textId="77777777" w:rsidTr="00216CC9">
        <w:tc>
          <w:tcPr>
            <w:tcW w:w="6140" w:type="dxa"/>
            <w:vAlign w:val="bottom"/>
          </w:tcPr>
          <w:p w14:paraId="59FC02AD" w14:textId="77777777" w:rsidR="00B60EFE" w:rsidRPr="007F5117" w:rsidRDefault="00B60EFE" w:rsidP="00B60EFE">
            <w:pPr>
              <w:pStyle w:val="TableText"/>
              <w:ind w:left="705"/>
            </w:pPr>
            <w:r w:rsidRPr="007F5117">
              <w:t>Contributions to defined contribution retirement plan</w:t>
            </w:r>
          </w:p>
        </w:tc>
        <w:tc>
          <w:tcPr>
            <w:tcW w:w="1888" w:type="dxa"/>
            <w:vAlign w:val="bottom"/>
          </w:tcPr>
          <w:p w14:paraId="33FF9930" w14:textId="783AF05C" w:rsidR="00B60EFE" w:rsidRPr="007F5117" w:rsidRDefault="00EA5EB4" w:rsidP="00B60EFE">
            <w:pPr>
              <w:pStyle w:val="TableText"/>
              <w:tabs>
                <w:tab w:val="decimal" w:pos="1602"/>
              </w:tabs>
              <w:ind w:left="162" w:right="-198" w:firstLine="0"/>
            </w:pPr>
            <w:r>
              <w:t>367</w:t>
            </w:r>
          </w:p>
        </w:tc>
        <w:tc>
          <w:tcPr>
            <w:tcW w:w="1888" w:type="dxa"/>
            <w:vAlign w:val="bottom"/>
          </w:tcPr>
          <w:p w14:paraId="6FA4A751" w14:textId="212BC0AF" w:rsidR="00B60EFE" w:rsidRPr="007F5117" w:rsidRDefault="00B60EFE" w:rsidP="00B60EFE">
            <w:pPr>
              <w:pStyle w:val="TableText"/>
              <w:tabs>
                <w:tab w:val="decimal" w:pos="1602"/>
              </w:tabs>
              <w:ind w:left="162" w:right="-198" w:firstLine="0"/>
            </w:pPr>
            <w:r>
              <w:t>338</w:t>
            </w:r>
          </w:p>
        </w:tc>
      </w:tr>
      <w:tr w:rsidR="00B60EFE" w:rsidRPr="007F5117" w14:paraId="2B4CCBAF" w14:textId="77777777" w:rsidTr="00216CC9">
        <w:tc>
          <w:tcPr>
            <w:tcW w:w="6140" w:type="dxa"/>
            <w:vAlign w:val="bottom"/>
          </w:tcPr>
          <w:p w14:paraId="7E3EB157" w14:textId="77777777" w:rsidR="00B60EFE" w:rsidRPr="007F5117" w:rsidRDefault="00B60EFE" w:rsidP="00B60EFE">
            <w:pPr>
              <w:pStyle w:val="TableText"/>
              <w:ind w:left="705"/>
            </w:pPr>
          </w:p>
        </w:tc>
        <w:tc>
          <w:tcPr>
            <w:tcW w:w="1888" w:type="dxa"/>
            <w:hideMark/>
          </w:tcPr>
          <w:p w14:paraId="4626480C" w14:textId="77777777"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88" w:type="dxa"/>
            <w:hideMark/>
          </w:tcPr>
          <w:p w14:paraId="45A6CE80" w14:textId="5CB06163"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B60EFE" w:rsidRPr="007F5117" w14:paraId="137959D9" w14:textId="77777777" w:rsidTr="00216CC9">
        <w:tc>
          <w:tcPr>
            <w:tcW w:w="6140" w:type="dxa"/>
            <w:vAlign w:val="bottom"/>
          </w:tcPr>
          <w:p w14:paraId="3C2EC17B" w14:textId="77777777" w:rsidR="00B60EFE" w:rsidRPr="007F5117" w:rsidRDefault="00B60EFE" w:rsidP="00B60EFE">
            <w:pPr>
              <w:pStyle w:val="TableText"/>
              <w:ind w:left="705"/>
            </w:pPr>
          </w:p>
        </w:tc>
        <w:tc>
          <w:tcPr>
            <w:tcW w:w="1888" w:type="dxa"/>
            <w:vAlign w:val="bottom"/>
          </w:tcPr>
          <w:p w14:paraId="68C15B68" w14:textId="44378743" w:rsidR="00B60EFE" w:rsidRPr="007F5117" w:rsidRDefault="00EA5EB4" w:rsidP="00B60EFE">
            <w:pPr>
              <w:pStyle w:val="TableText"/>
              <w:tabs>
                <w:tab w:val="decimal" w:pos="1602"/>
              </w:tabs>
              <w:ind w:left="162" w:right="-198" w:firstLine="0"/>
            </w:pPr>
            <w:r>
              <w:t>13,205</w:t>
            </w:r>
          </w:p>
        </w:tc>
        <w:tc>
          <w:tcPr>
            <w:tcW w:w="1888" w:type="dxa"/>
            <w:vAlign w:val="bottom"/>
          </w:tcPr>
          <w:p w14:paraId="5CDC88CF" w14:textId="6E2222EF" w:rsidR="00B60EFE" w:rsidRPr="007F5117" w:rsidRDefault="00B60EFE" w:rsidP="00B60EFE">
            <w:pPr>
              <w:pStyle w:val="TableText"/>
              <w:tabs>
                <w:tab w:val="decimal" w:pos="1602"/>
              </w:tabs>
              <w:ind w:left="162" w:right="-198" w:firstLine="0"/>
            </w:pPr>
            <w:r w:rsidRPr="00E821F4">
              <w:t>12,462</w:t>
            </w:r>
          </w:p>
        </w:tc>
      </w:tr>
      <w:tr w:rsidR="00B60EFE" w:rsidRPr="007F5117" w14:paraId="27DF7D8E" w14:textId="77777777" w:rsidTr="00216CC9">
        <w:tc>
          <w:tcPr>
            <w:tcW w:w="6140" w:type="dxa"/>
            <w:vAlign w:val="bottom"/>
          </w:tcPr>
          <w:p w14:paraId="31789BD8" w14:textId="77777777" w:rsidR="00B60EFE" w:rsidRPr="007F5117" w:rsidRDefault="00B60EFE" w:rsidP="00B60EFE">
            <w:pPr>
              <w:pStyle w:val="TableText"/>
              <w:ind w:left="705"/>
            </w:pPr>
          </w:p>
        </w:tc>
        <w:tc>
          <w:tcPr>
            <w:tcW w:w="1888" w:type="dxa"/>
            <w:hideMark/>
          </w:tcPr>
          <w:p w14:paraId="7AFF8847" w14:textId="77777777"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88" w:type="dxa"/>
            <w:hideMark/>
          </w:tcPr>
          <w:p w14:paraId="381C11B1" w14:textId="44EFFAB4"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r>
      <w:tr w:rsidR="00B60EFE" w:rsidRPr="007F5117" w14:paraId="53710856" w14:textId="77777777" w:rsidTr="00216CC9">
        <w:tc>
          <w:tcPr>
            <w:tcW w:w="6140" w:type="dxa"/>
            <w:vAlign w:val="bottom"/>
          </w:tcPr>
          <w:p w14:paraId="43E08AA6" w14:textId="45D37005" w:rsidR="00B60EFE" w:rsidRPr="007F5117" w:rsidRDefault="00B60EFE" w:rsidP="00B60EFE">
            <w:pPr>
              <w:pStyle w:val="Heading3nonumbering"/>
              <w:spacing w:before="0"/>
              <w:ind w:left="563" w:hanging="567"/>
              <w:rPr>
                <w:rFonts w:cs="Arial"/>
                <w:szCs w:val="22"/>
              </w:rPr>
            </w:pPr>
            <w:r w:rsidRPr="007F5117">
              <w:rPr>
                <w:rFonts w:cs="Arial"/>
                <w:szCs w:val="22"/>
              </w:rPr>
              <w:t>(</w:t>
            </w:r>
            <w:r w:rsidR="00EA5EB4">
              <w:rPr>
                <w:rFonts w:cs="Arial"/>
                <w:szCs w:val="22"/>
              </w:rPr>
              <w:t>c</w:t>
            </w:r>
            <w:r w:rsidRPr="007F5117">
              <w:rPr>
                <w:rFonts w:cs="Arial"/>
                <w:szCs w:val="22"/>
              </w:rPr>
              <w:t>)</w:t>
            </w:r>
            <w:r w:rsidRPr="007F5117">
              <w:rPr>
                <w:rFonts w:cs="Arial"/>
                <w:szCs w:val="22"/>
              </w:rPr>
              <w:tab/>
              <w:t>Other items</w:t>
            </w:r>
          </w:p>
        </w:tc>
        <w:tc>
          <w:tcPr>
            <w:tcW w:w="1888" w:type="dxa"/>
            <w:vAlign w:val="bottom"/>
          </w:tcPr>
          <w:p w14:paraId="1833E8E2" w14:textId="77777777" w:rsidR="00B60EFE" w:rsidRPr="007F5117" w:rsidRDefault="00B60EFE" w:rsidP="00B60EFE">
            <w:pPr>
              <w:pStyle w:val="TableText"/>
              <w:tabs>
                <w:tab w:val="decimal" w:pos="1602"/>
              </w:tabs>
              <w:ind w:left="162" w:right="-198" w:firstLine="0"/>
            </w:pPr>
          </w:p>
        </w:tc>
        <w:tc>
          <w:tcPr>
            <w:tcW w:w="1888" w:type="dxa"/>
            <w:vAlign w:val="bottom"/>
          </w:tcPr>
          <w:p w14:paraId="1A79F321" w14:textId="77777777" w:rsidR="00B60EFE" w:rsidRPr="007F5117" w:rsidRDefault="00B60EFE" w:rsidP="00B60EFE">
            <w:pPr>
              <w:pStyle w:val="TableText"/>
              <w:tabs>
                <w:tab w:val="decimal" w:pos="1602"/>
              </w:tabs>
              <w:ind w:left="162" w:right="-198" w:firstLine="0"/>
            </w:pPr>
          </w:p>
        </w:tc>
      </w:tr>
      <w:tr w:rsidR="00B60EFE" w:rsidRPr="007F5117" w14:paraId="42C2321E" w14:textId="77777777" w:rsidTr="00216CC9">
        <w:tc>
          <w:tcPr>
            <w:tcW w:w="6140" w:type="dxa"/>
            <w:vAlign w:val="bottom"/>
          </w:tcPr>
          <w:p w14:paraId="3259B2CB" w14:textId="77777777" w:rsidR="00B60EFE" w:rsidRPr="007F5117" w:rsidRDefault="00B60EFE" w:rsidP="00B60EFE">
            <w:pPr>
              <w:pStyle w:val="TableText"/>
              <w:ind w:left="705"/>
            </w:pPr>
          </w:p>
        </w:tc>
        <w:tc>
          <w:tcPr>
            <w:tcW w:w="1888" w:type="dxa"/>
            <w:vAlign w:val="bottom"/>
          </w:tcPr>
          <w:p w14:paraId="362CF0A3" w14:textId="77777777" w:rsidR="00B60EFE" w:rsidRPr="007F5117" w:rsidRDefault="00B60EFE" w:rsidP="00B60EFE">
            <w:pPr>
              <w:pStyle w:val="TableText"/>
              <w:tabs>
                <w:tab w:val="decimal" w:pos="1602"/>
              </w:tabs>
              <w:ind w:left="162" w:right="-198" w:firstLine="0"/>
            </w:pPr>
          </w:p>
        </w:tc>
        <w:tc>
          <w:tcPr>
            <w:tcW w:w="1888" w:type="dxa"/>
            <w:vAlign w:val="bottom"/>
          </w:tcPr>
          <w:p w14:paraId="75185D5A" w14:textId="77777777" w:rsidR="00B60EFE" w:rsidRPr="007F5117" w:rsidRDefault="00B60EFE" w:rsidP="00B60EFE">
            <w:pPr>
              <w:pStyle w:val="TableText"/>
              <w:tabs>
                <w:tab w:val="decimal" w:pos="1602"/>
              </w:tabs>
              <w:ind w:left="162" w:right="-198" w:firstLine="0"/>
            </w:pPr>
          </w:p>
        </w:tc>
      </w:tr>
      <w:tr w:rsidR="00B60EFE" w:rsidRPr="007F5117" w14:paraId="383D2043" w14:textId="77777777" w:rsidTr="00216CC9">
        <w:tc>
          <w:tcPr>
            <w:tcW w:w="6140" w:type="dxa"/>
            <w:vAlign w:val="bottom"/>
          </w:tcPr>
          <w:p w14:paraId="2F097C72" w14:textId="77777777" w:rsidR="00B60EFE" w:rsidRPr="007F5117" w:rsidRDefault="00B60EFE" w:rsidP="00B60EFE">
            <w:pPr>
              <w:pStyle w:val="TableText"/>
              <w:ind w:left="705"/>
            </w:pPr>
            <w:r w:rsidRPr="007F5117">
              <w:t>Auditor’s remuneration - audit services</w:t>
            </w:r>
          </w:p>
        </w:tc>
        <w:tc>
          <w:tcPr>
            <w:tcW w:w="1888" w:type="dxa"/>
            <w:vAlign w:val="bottom"/>
          </w:tcPr>
          <w:p w14:paraId="19F7E933" w14:textId="3C88C3FF" w:rsidR="00B60EFE" w:rsidRPr="007F5117" w:rsidRDefault="00EA5EB4" w:rsidP="00B60EFE">
            <w:pPr>
              <w:pStyle w:val="TableText"/>
              <w:tabs>
                <w:tab w:val="decimal" w:pos="1602"/>
              </w:tabs>
              <w:ind w:left="162" w:right="-198" w:firstLine="0"/>
            </w:pPr>
            <w:r>
              <w:t>93</w:t>
            </w:r>
          </w:p>
        </w:tc>
        <w:tc>
          <w:tcPr>
            <w:tcW w:w="1888" w:type="dxa"/>
            <w:vAlign w:val="bottom"/>
          </w:tcPr>
          <w:p w14:paraId="56B9FD74" w14:textId="33FC38AF" w:rsidR="00B60EFE" w:rsidRPr="007F5117" w:rsidRDefault="00B60EFE" w:rsidP="00B60EFE">
            <w:pPr>
              <w:pStyle w:val="TableText"/>
              <w:tabs>
                <w:tab w:val="decimal" w:pos="1602"/>
              </w:tabs>
              <w:ind w:left="162" w:right="-198" w:firstLine="0"/>
            </w:pPr>
            <w:r>
              <w:t>93</w:t>
            </w:r>
          </w:p>
        </w:tc>
      </w:tr>
      <w:tr w:rsidR="00B60EFE" w:rsidRPr="007F5117" w14:paraId="276B7C72" w14:textId="77777777" w:rsidTr="00216CC9">
        <w:tc>
          <w:tcPr>
            <w:tcW w:w="6140" w:type="dxa"/>
            <w:vAlign w:val="bottom"/>
          </w:tcPr>
          <w:p w14:paraId="1C0B6B01" w14:textId="77777777" w:rsidR="00B60EFE" w:rsidRPr="007F5117" w:rsidRDefault="00B60EFE" w:rsidP="00B60EFE">
            <w:pPr>
              <w:pStyle w:val="TableText"/>
              <w:ind w:left="705"/>
            </w:pPr>
            <w:r w:rsidRPr="007F5117">
              <w:t>Depreciation of property, plant and equipment</w:t>
            </w:r>
          </w:p>
        </w:tc>
        <w:tc>
          <w:tcPr>
            <w:tcW w:w="1888" w:type="dxa"/>
            <w:vAlign w:val="bottom"/>
          </w:tcPr>
          <w:p w14:paraId="7D14D5D5" w14:textId="3492EB87" w:rsidR="00B60EFE" w:rsidRPr="007F5117" w:rsidRDefault="00EA5EB4" w:rsidP="00B60EFE">
            <w:pPr>
              <w:pStyle w:val="TableText"/>
              <w:tabs>
                <w:tab w:val="decimal" w:pos="1602"/>
              </w:tabs>
              <w:ind w:left="162" w:right="-198" w:firstLine="0"/>
            </w:pPr>
            <w:r>
              <w:t>5,954</w:t>
            </w:r>
          </w:p>
        </w:tc>
        <w:tc>
          <w:tcPr>
            <w:tcW w:w="1888" w:type="dxa"/>
            <w:vAlign w:val="bottom"/>
          </w:tcPr>
          <w:p w14:paraId="235C4FBB" w14:textId="1263FFFC" w:rsidR="00B60EFE" w:rsidRPr="007F5117" w:rsidRDefault="00B60EFE" w:rsidP="00B60EFE">
            <w:pPr>
              <w:pStyle w:val="TableText"/>
              <w:tabs>
                <w:tab w:val="decimal" w:pos="1602"/>
              </w:tabs>
              <w:ind w:left="162" w:right="-198" w:firstLine="0"/>
            </w:pPr>
            <w:r>
              <w:t>5,670</w:t>
            </w:r>
          </w:p>
        </w:tc>
      </w:tr>
      <w:tr w:rsidR="00EA5EB4" w:rsidRPr="007F5117" w14:paraId="7799FC65" w14:textId="77777777" w:rsidTr="00216CC9">
        <w:tc>
          <w:tcPr>
            <w:tcW w:w="6140" w:type="dxa"/>
            <w:vAlign w:val="bottom"/>
          </w:tcPr>
          <w:p w14:paraId="7E05D802" w14:textId="504BD9D7" w:rsidR="00EA5EB4" w:rsidRPr="007F5117" w:rsidRDefault="00EA5EB4" w:rsidP="00B60EFE">
            <w:pPr>
              <w:pStyle w:val="TableText"/>
              <w:ind w:left="705"/>
            </w:pPr>
            <w:r>
              <w:t>Depreciation of right-of-use assets</w:t>
            </w:r>
          </w:p>
        </w:tc>
        <w:tc>
          <w:tcPr>
            <w:tcW w:w="1888" w:type="dxa"/>
            <w:vAlign w:val="bottom"/>
          </w:tcPr>
          <w:p w14:paraId="413CBC50" w14:textId="53962932" w:rsidR="00EA5EB4" w:rsidRDefault="00EA5EB4" w:rsidP="00B60EFE">
            <w:pPr>
              <w:pStyle w:val="TableText"/>
              <w:tabs>
                <w:tab w:val="decimal" w:pos="1602"/>
              </w:tabs>
              <w:ind w:left="162" w:right="-198" w:firstLine="0"/>
            </w:pPr>
            <w:r>
              <w:t>242</w:t>
            </w:r>
          </w:p>
        </w:tc>
        <w:tc>
          <w:tcPr>
            <w:tcW w:w="1888" w:type="dxa"/>
            <w:vAlign w:val="bottom"/>
          </w:tcPr>
          <w:p w14:paraId="52112A8B" w14:textId="08F0F20A" w:rsidR="00EA5EB4" w:rsidRDefault="00EA5EB4" w:rsidP="00B60EFE">
            <w:pPr>
              <w:pStyle w:val="TableText"/>
              <w:tabs>
                <w:tab w:val="decimal" w:pos="1602"/>
              </w:tabs>
              <w:ind w:left="162" w:right="-198" w:firstLine="0"/>
            </w:pPr>
            <w:r>
              <w:t>-</w:t>
            </w:r>
          </w:p>
        </w:tc>
      </w:tr>
      <w:tr w:rsidR="00B60EFE" w:rsidRPr="007F5117" w14:paraId="43FEE758" w14:textId="77777777" w:rsidTr="00216CC9">
        <w:tc>
          <w:tcPr>
            <w:tcW w:w="6140" w:type="dxa"/>
            <w:vAlign w:val="bottom"/>
          </w:tcPr>
          <w:p w14:paraId="0DBC9B33" w14:textId="7C837E06" w:rsidR="00B60EFE" w:rsidRPr="007F5117" w:rsidRDefault="00B60EFE" w:rsidP="00B60EFE">
            <w:pPr>
              <w:pStyle w:val="TableText"/>
              <w:ind w:left="705"/>
            </w:pPr>
            <w:r>
              <w:t>Impairment loss of trade receivable (note 9)</w:t>
            </w:r>
          </w:p>
        </w:tc>
        <w:tc>
          <w:tcPr>
            <w:tcW w:w="1888" w:type="dxa"/>
            <w:vAlign w:val="bottom"/>
          </w:tcPr>
          <w:p w14:paraId="179AA31C" w14:textId="7EBDC2B2" w:rsidR="00B60EFE" w:rsidRDefault="00EA5EB4" w:rsidP="00B60EFE">
            <w:pPr>
              <w:pStyle w:val="TableText"/>
              <w:tabs>
                <w:tab w:val="decimal" w:pos="1602"/>
              </w:tabs>
              <w:ind w:left="162" w:right="-198" w:firstLine="0"/>
            </w:pPr>
            <w:r>
              <w:t>21</w:t>
            </w:r>
          </w:p>
        </w:tc>
        <w:tc>
          <w:tcPr>
            <w:tcW w:w="1888" w:type="dxa"/>
            <w:vAlign w:val="bottom"/>
          </w:tcPr>
          <w:p w14:paraId="227029C3" w14:textId="026B0079" w:rsidR="00B60EFE" w:rsidRPr="007F5117" w:rsidRDefault="00B60EFE" w:rsidP="00B60EFE">
            <w:pPr>
              <w:pStyle w:val="TableText"/>
              <w:tabs>
                <w:tab w:val="decimal" w:pos="1602"/>
              </w:tabs>
              <w:ind w:left="162" w:right="-198" w:firstLine="0"/>
            </w:pPr>
            <w:r>
              <w:t>1,773</w:t>
            </w:r>
          </w:p>
        </w:tc>
      </w:tr>
      <w:tr w:rsidR="00B60EFE" w:rsidRPr="007F5117" w14:paraId="2BBA1863" w14:textId="77777777" w:rsidTr="00216CC9">
        <w:tc>
          <w:tcPr>
            <w:tcW w:w="6140" w:type="dxa"/>
            <w:vAlign w:val="bottom"/>
          </w:tcPr>
          <w:p w14:paraId="6191EE24" w14:textId="77777777" w:rsidR="00B60EFE" w:rsidRPr="007F5117" w:rsidRDefault="00B60EFE" w:rsidP="00B60EFE">
            <w:pPr>
              <w:pStyle w:val="TableText"/>
              <w:ind w:left="705"/>
            </w:pPr>
          </w:p>
        </w:tc>
        <w:tc>
          <w:tcPr>
            <w:tcW w:w="1888" w:type="dxa"/>
            <w:hideMark/>
          </w:tcPr>
          <w:p w14:paraId="3669B4EB" w14:textId="0C9B21C7"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88" w:type="dxa"/>
            <w:hideMark/>
          </w:tcPr>
          <w:p w14:paraId="104E6D0C" w14:textId="366B822C"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r>
    </w:tbl>
    <w:p w14:paraId="1D465C31" w14:textId="54E23C5D" w:rsidR="00C66AE9" w:rsidRPr="007F5117" w:rsidRDefault="00C66AE9">
      <w:pPr>
        <w:pStyle w:val="BodyText"/>
        <w:spacing w:before="0"/>
      </w:pPr>
    </w:p>
    <w:p w14:paraId="2ACD0802" w14:textId="77777777" w:rsidR="00564347" w:rsidRDefault="00564347" w:rsidP="00564347">
      <w:pPr>
        <w:pStyle w:val="BodyText"/>
        <w:spacing w:before="0"/>
        <w:rPr>
          <w:moveTo w:id="149" w:author="Mak, Brian HL" w:date="2022-06-07T10:16:00Z"/>
          <w:lang w:val="en-GB"/>
        </w:rPr>
      </w:pPr>
      <w:moveToRangeStart w:id="150" w:author="Mak, Brian HL" w:date="2022-06-07T10:16:00Z" w:name="move105489376"/>
      <w:moveTo w:id="151" w:author="Mak, Brian HL" w:date="2022-06-07T10:16:00Z">
        <w:r w:rsidRPr="004E455D">
          <w:rPr>
            <w:lang w:val="en-GB"/>
          </w:rPr>
          <w:t>No remuneration was paid or payable to the directors of the Company in respect of their services to the Company during the years ended 31 December 2021 and 2020</w:t>
        </w:r>
        <w:r>
          <w:rPr>
            <w:lang w:val="en-GB"/>
          </w:rPr>
          <w:t>.</w:t>
        </w:r>
      </w:moveTo>
    </w:p>
    <w:moveToRangeEnd w:id="150"/>
    <w:p w14:paraId="238BA1C3" w14:textId="4E7E05FA" w:rsidR="00176056" w:rsidRPr="007F5117" w:rsidRDefault="00B60EFE">
      <w:pPr>
        <w:pStyle w:val="Heading2"/>
        <w:spacing w:before="0"/>
        <w:ind w:left="-567" w:firstLine="0"/>
        <w:rPr>
          <w:rFonts w:cs="Arial"/>
        </w:rPr>
      </w:pPr>
      <w:r>
        <w:rPr>
          <w:rFonts w:cs="Arial"/>
        </w:rPr>
        <w:br w:type="page"/>
      </w:r>
      <w:r w:rsidR="00176056" w:rsidRPr="007F5117">
        <w:rPr>
          <w:rFonts w:cs="Arial"/>
        </w:rPr>
        <w:t>6</w:t>
      </w:r>
      <w:r w:rsidR="00176056" w:rsidRPr="007F5117">
        <w:rPr>
          <w:rFonts w:cs="Arial"/>
        </w:rPr>
        <w:tab/>
        <w:t>Income tax</w:t>
      </w:r>
    </w:p>
    <w:p w14:paraId="3EC96BDD" w14:textId="77777777" w:rsidR="004B6654" w:rsidRPr="007F5117" w:rsidRDefault="004B6654">
      <w:pPr>
        <w:pStyle w:val="Tablespace"/>
      </w:pPr>
    </w:p>
    <w:p w14:paraId="503BD5B3" w14:textId="77777777" w:rsidR="00176056" w:rsidRPr="007F5117" w:rsidRDefault="00176056">
      <w:pPr>
        <w:pStyle w:val="Heading3"/>
        <w:spacing w:before="0"/>
      </w:pPr>
      <w:r w:rsidRPr="007F5117">
        <w:t>(a)</w:t>
      </w:r>
      <w:r w:rsidRPr="007F5117">
        <w:tab/>
        <w:t xml:space="preserve">Taxation in the statement of profit or loss </w:t>
      </w:r>
      <w:r w:rsidR="00F90300" w:rsidRPr="007F5117">
        <w:t>and other comprehensive income</w:t>
      </w:r>
    </w:p>
    <w:tbl>
      <w:tblPr>
        <w:tblW w:w="9353" w:type="dxa"/>
        <w:tblLayout w:type="fixed"/>
        <w:tblLook w:val="01E0" w:firstRow="1" w:lastRow="1" w:firstColumn="1" w:lastColumn="1" w:noHBand="0" w:noVBand="0"/>
      </w:tblPr>
      <w:tblGrid>
        <w:gridCol w:w="5573"/>
        <w:gridCol w:w="1890"/>
        <w:gridCol w:w="1890"/>
      </w:tblGrid>
      <w:tr w:rsidR="00937832" w:rsidRPr="007F5117" w14:paraId="2ACCD3E3" w14:textId="77777777" w:rsidTr="00530A52">
        <w:tc>
          <w:tcPr>
            <w:tcW w:w="5573" w:type="dxa"/>
            <w:vAlign w:val="bottom"/>
          </w:tcPr>
          <w:p w14:paraId="22821AC2" w14:textId="77777777" w:rsidR="00937832" w:rsidRPr="007F5117" w:rsidRDefault="00937832">
            <w:pPr>
              <w:pStyle w:val="TableText"/>
            </w:pPr>
          </w:p>
        </w:tc>
        <w:tc>
          <w:tcPr>
            <w:tcW w:w="1890" w:type="dxa"/>
            <w:vAlign w:val="bottom"/>
          </w:tcPr>
          <w:p w14:paraId="74493913" w14:textId="77777777" w:rsidR="00937832" w:rsidRPr="007F5117" w:rsidRDefault="00937832">
            <w:pPr>
              <w:pStyle w:val="TableTitle"/>
            </w:pPr>
          </w:p>
        </w:tc>
        <w:tc>
          <w:tcPr>
            <w:tcW w:w="1890" w:type="dxa"/>
            <w:vAlign w:val="bottom"/>
          </w:tcPr>
          <w:p w14:paraId="381F7B60" w14:textId="77777777" w:rsidR="00937832" w:rsidRPr="007F5117" w:rsidRDefault="00937832">
            <w:pPr>
              <w:pStyle w:val="TableTitle"/>
              <w:ind w:left="-108"/>
              <w:rPr>
                <w:rFonts w:cs="Arial"/>
                <w:szCs w:val="22"/>
              </w:rPr>
            </w:pPr>
          </w:p>
        </w:tc>
      </w:tr>
      <w:tr w:rsidR="00B60EFE" w:rsidRPr="007F5117" w14:paraId="430BD8C2" w14:textId="77777777" w:rsidTr="00530A52">
        <w:tc>
          <w:tcPr>
            <w:tcW w:w="5573" w:type="dxa"/>
            <w:vAlign w:val="bottom"/>
          </w:tcPr>
          <w:p w14:paraId="0EE98648" w14:textId="77777777" w:rsidR="00B60EFE" w:rsidRPr="007F5117" w:rsidRDefault="00B60EFE" w:rsidP="00B60EFE">
            <w:pPr>
              <w:pStyle w:val="TableText"/>
            </w:pPr>
          </w:p>
        </w:tc>
        <w:tc>
          <w:tcPr>
            <w:tcW w:w="1890" w:type="dxa"/>
            <w:vAlign w:val="bottom"/>
            <w:hideMark/>
          </w:tcPr>
          <w:p w14:paraId="2FD13154" w14:textId="1948DDCE" w:rsidR="00B60EFE" w:rsidRPr="007F5117" w:rsidRDefault="00B60EFE" w:rsidP="00B60EFE">
            <w:pPr>
              <w:pStyle w:val="TableTitle"/>
            </w:pPr>
            <w:r w:rsidRPr="00C469D4">
              <w:t>20</w:t>
            </w:r>
            <w:r w:rsidRPr="007F5117">
              <w:t>2</w:t>
            </w:r>
            <w:r>
              <w:t>1</w:t>
            </w:r>
          </w:p>
        </w:tc>
        <w:tc>
          <w:tcPr>
            <w:tcW w:w="1890" w:type="dxa"/>
            <w:vAlign w:val="bottom"/>
            <w:hideMark/>
          </w:tcPr>
          <w:p w14:paraId="075E2DB3" w14:textId="18A40B3F" w:rsidR="00B60EFE" w:rsidRPr="007F5117" w:rsidRDefault="00B60EFE" w:rsidP="00B60EFE">
            <w:pPr>
              <w:pStyle w:val="TableTitle"/>
            </w:pPr>
            <w:r w:rsidRPr="00C469D4">
              <w:t>20</w:t>
            </w:r>
            <w:r w:rsidRPr="007F5117">
              <w:t>20</w:t>
            </w:r>
          </w:p>
        </w:tc>
      </w:tr>
      <w:tr w:rsidR="00B60EFE" w:rsidRPr="007F5117" w14:paraId="1806F6CF" w14:textId="77777777" w:rsidTr="00530A52">
        <w:tc>
          <w:tcPr>
            <w:tcW w:w="5573" w:type="dxa"/>
            <w:vAlign w:val="bottom"/>
          </w:tcPr>
          <w:p w14:paraId="3887752D" w14:textId="77777777" w:rsidR="00B60EFE" w:rsidRPr="007F5117" w:rsidRDefault="00B60EFE" w:rsidP="00B60EFE">
            <w:pPr>
              <w:pStyle w:val="TableText"/>
            </w:pPr>
          </w:p>
        </w:tc>
        <w:tc>
          <w:tcPr>
            <w:tcW w:w="1890" w:type="dxa"/>
            <w:vAlign w:val="bottom"/>
            <w:hideMark/>
          </w:tcPr>
          <w:p w14:paraId="3FA70C00" w14:textId="77777777" w:rsidR="00B60EFE" w:rsidRPr="007F5117" w:rsidRDefault="00B60EFE" w:rsidP="00B60EFE">
            <w:pPr>
              <w:pStyle w:val="TableTitle"/>
              <w:rPr>
                <w:i w:val="0"/>
              </w:rPr>
            </w:pPr>
            <w:r w:rsidRPr="007F5117">
              <w:rPr>
                <w:i w:val="0"/>
              </w:rPr>
              <w:t>$’000</w:t>
            </w:r>
          </w:p>
        </w:tc>
        <w:tc>
          <w:tcPr>
            <w:tcW w:w="1890" w:type="dxa"/>
            <w:vAlign w:val="bottom"/>
            <w:hideMark/>
          </w:tcPr>
          <w:p w14:paraId="06842EE0" w14:textId="683DD7DD" w:rsidR="00B60EFE" w:rsidRPr="007F5117" w:rsidRDefault="00B60EFE" w:rsidP="00B60EFE">
            <w:pPr>
              <w:pStyle w:val="TableTitle"/>
              <w:rPr>
                <w:i w:val="0"/>
              </w:rPr>
            </w:pPr>
            <w:r w:rsidRPr="007F5117">
              <w:rPr>
                <w:i w:val="0"/>
              </w:rPr>
              <w:t>$’000</w:t>
            </w:r>
          </w:p>
        </w:tc>
      </w:tr>
      <w:tr w:rsidR="00B60EFE" w:rsidRPr="007F5117" w14:paraId="5F4762C0" w14:textId="77777777" w:rsidTr="00530A52">
        <w:tc>
          <w:tcPr>
            <w:tcW w:w="5573" w:type="dxa"/>
            <w:vAlign w:val="bottom"/>
          </w:tcPr>
          <w:p w14:paraId="5E3715D9" w14:textId="77777777" w:rsidR="00B60EFE" w:rsidRPr="007F5117" w:rsidRDefault="00B60EFE" w:rsidP="00B60EFE">
            <w:pPr>
              <w:pStyle w:val="TableText"/>
            </w:pPr>
          </w:p>
        </w:tc>
        <w:tc>
          <w:tcPr>
            <w:tcW w:w="1890" w:type="dxa"/>
            <w:vAlign w:val="bottom"/>
          </w:tcPr>
          <w:p w14:paraId="024E1DF2" w14:textId="77777777" w:rsidR="00B60EFE" w:rsidRPr="007F5117" w:rsidRDefault="00B60EFE" w:rsidP="00B60EFE">
            <w:pPr>
              <w:pStyle w:val="TableText"/>
              <w:tabs>
                <w:tab w:val="decimal" w:pos="1602"/>
              </w:tabs>
              <w:ind w:left="162" w:right="-198" w:firstLine="0"/>
            </w:pPr>
          </w:p>
        </w:tc>
        <w:tc>
          <w:tcPr>
            <w:tcW w:w="1890" w:type="dxa"/>
            <w:vAlign w:val="bottom"/>
          </w:tcPr>
          <w:p w14:paraId="09DF86EA" w14:textId="77777777" w:rsidR="00B60EFE" w:rsidRPr="007F5117" w:rsidRDefault="00B60EFE" w:rsidP="00B60EFE">
            <w:pPr>
              <w:pStyle w:val="TableText"/>
              <w:tabs>
                <w:tab w:val="decimal" w:pos="1602"/>
              </w:tabs>
              <w:ind w:left="162" w:right="-198" w:firstLine="0"/>
            </w:pPr>
          </w:p>
        </w:tc>
      </w:tr>
      <w:tr w:rsidR="00B60EFE" w:rsidRPr="007F5117" w14:paraId="61083AF5" w14:textId="77777777" w:rsidTr="00530A52">
        <w:tc>
          <w:tcPr>
            <w:tcW w:w="5573" w:type="dxa"/>
            <w:vAlign w:val="bottom"/>
          </w:tcPr>
          <w:p w14:paraId="50A442DF" w14:textId="77777777" w:rsidR="00B60EFE" w:rsidRPr="007F5117" w:rsidRDefault="00B60EFE" w:rsidP="00B60EFE">
            <w:pPr>
              <w:pStyle w:val="TableText"/>
              <w:rPr>
                <w:b/>
              </w:rPr>
            </w:pPr>
            <w:r w:rsidRPr="007F5117">
              <w:rPr>
                <w:b/>
              </w:rPr>
              <w:t>Withholding tax outside Hong Kong</w:t>
            </w:r>
          </w:p>
        </w:tc>
        <w:tc>
          <w:tcPr>
            <w:tcW w:w="1890" w:type="dxa"/>
            <w:vAlign w:val="bottom"/>
          </w:tcPr>
          <w:p w14:paraId="48A63B7B" w14:textId="77777777" w:rsidR="00B60EFE" w:rsidRPr="007F5117" w:rsidRDefault="00B60EFE" w:rsidP="00B60EFE">
            <w:pPr>
              <w:pStyle w:val="TableText"/>
              <w:tabs>
                <w:tab w:val="decimal" w:pos="1602"/>
              </w:tabs>
              <w:ind w:left="162" w:right="-198" w:firstLine="0"/>
            </w:pPr>
          </w:p>
        </w:tc>
        <w:tc>
          <w:tcPr>
            <w:tcW w:w="1890" w:type="dxa"/>
            <w:vAlign w:val="bottom"/>
          </w:tcPr>
          <w:p w14:paraId="2C44A8B0" w14:textId="77777777" w:rsidR="00B60EFE" w:rsidRPr="007F5117" w:rsidRDefault="00B60EFE" w:rsidP="00B60EFE">
            <w:pPr>
              <w:pStyle w:val="TableText"/>
              <w:tabs>
                <w:tab w:val="decimal" w:pos="1602"/>
              </w:tabs>
              <w:ind w:left="162" w:right="-198" w:firstLine="0"/>
            </w:pPr>
          </w:p>
        </w:tc>
      </w:tr>
      <w:tr w:rsidR="00B60EFE" w:rsidRPr="007F5117" w14:paraId="13BC8496" w14:textId="77777777" w:rsidTr="00530A52">
        <w:tc>
          <w:tcPr>
            <w:tcW w:w="5573" w:type="dxa"/>
            <w:vAlign w:val="bottom"/>
          </w:tcPr>
          <w:p w14:paraId="13CAACBD" w14:textId="77777777" w:rsidR="00B60EFE" w:rsidRPr="007F5117" w:rsidRDefault="00B60EFE" w:rsidP="00B60EFE">
            <w:pPr>
              <w:pStyle w:val="TableText"/>
              <w:rPr>
                <w:b/>
              </w:rPr>
            </w:pPr>
          </w:p>
        </w:tc>
        <w:tc>
          <w:tcPr>
            <w:tcW w:w="1890" w:type="dxa"/>
            <w:vAlign w:val="bottom"/>
          </w:tcPr>
          <w:p w14:paraId="61517911" w14:textId="77777777" w:rsidR="00B60EFE" w:rsidRPr="007F5117" w:rsidRDefault="00B60EFE" w:rsidP="00B60EFE">
            <w:pPr>
              <w:pStyle w:val="TableText"/>
              <w:tabs>
                <w:tab w:val="decimal" w:pos="1602"/>
              </w:tabs>
              <w:ind w:left="162" w:right="-198" w:firstLine="0"/>
            </w:pPr>
          </w:p>
        </w:tc>
        <w:tc>
          <w:tcPr>
            <w:tcW w:w="1890" w:type="dxa"/>
            <w:vAlign w:val="bottom"/>
          </w:tcPr>
          <w:p w14:paraId="0D9E7A0A" w14:textId="77777777" w:rsidR="00B60EFE" w:rsidRPr="007F5117" w:rsidRDefault="00B60EFE" w:rsidP="00B60EFE">
            <w:pPr>
              <w:pStyle w:val="TableText"/>
              <w:tabs>
                <w:tab w:val="decimal" w:pos="1602"/>
              </w:tabs>
              <w:ind w:left="162" w:right="-198" w:firstLine="0"/>
            </w:pPr>
          </w:p>
        </w:tc>
      </w:tr>
      <w:tr w:rsidR="00B60EFE" w:rsidRPr="007F5117" w14:paraId="01BFE567" w14:textId="77777777" w:rsidTr="00530A52">
        <w:tc>
          <w:tcPr>
            <w:tcW w:w="5573" w:type="dxa"/>
            <w:vAlign w:val="bottom"/>
          </w:tcPr>
          <w:p w14:paraId="3A6919DA" w14:textId="48512E62" w:rsidR="00B60EFE" w:rsidRPr="007F5117" w:rsidRDefault="00B60EFE" w:rsidP="00B60EFE">
            <w:pPr>
              <w:pStyle w:val="TableText"/>
            </w:pPr>
            <w:r w:rsidRPr="007F5117">
              <w:t xml:space="preserve">- </w:t>
            </w:r>
            <w:r>
              <w:t>Reversal of p</w:t>
            </w:r>
            <w:r w:rsidRPr="007F5117">
              <w:t xml:space="preserve">rovision for </w:t>
            </w:r>
            <w:r>
              <w:t>prior years</w:t>
            </w:r>
          </w:p>
        </w:tc>
        <w:tc>
          <w:tcPr>
            <w:tcW w:w="1890" w:type="dxa"/>
            <w:vAlign w:val="bottom"/>
          </w:tcPr>
          <w:p w14:paraId="6D118953" w14:textId="42B74CBD" w:rsidR="00B60EFE" w:rsidRDefault="00EA5EB4" w:rsidP="00B60EFE">
            <w:pPr>
              <w:pStyle w:val="TableText"/>
              <w:tabs>
                <w:tab w:val="decimal" w:pos="1602"/>
              </w:tabs>
              <w:ind w:left="162" w:right="-198" w:firstLine="0"/>
            </w:pPr>
            <w:r>
              <w:t>-</w:t>
            </w:r>
          </w:p>
        </w:tc>
        <w:tc>
          <w:tcPr>
            <w:tcW w:w="1890" w:type="dxa"/>
            <w:vAlign w:val="bottom"/>
          </w:tcPr>
          <w:p w14:paraId="54CE19C8" w14:textId="3464DA87" w:rsidR="00B60EFE" w:rsidRPr="007F5117" w:rsidRDefault="00B60EFE" w:rsidP="00B60EFE">
            <w:pPr>
              <w:pStyle w:val="TableText"/>
              <w:tabs>
                <w:tab w:val="decimal" w:pos="1602"/>
              </w:tabs>
              <w:ind w:left="162" w:right="-198" w:firstLine="0"/>
            </w:pPr>
            <w:r>
              <w:t>(551)</w:t>
            </w:r>
          </w:p>
        </w:tc>
      </w:tr>
      <w:tr w:rsidR="00B60EFE" w:rsidRPr="007F5117" w14:paraId="583C9D0B" w14:textId="77777777" w:rsidTr="003334C3">
        <w:tc>
          <w:tcPr>
            <w:tcW w:w="5573" w:type="dxa"/>
            <w:vAlign w:val="bottom"/>
          </w:tcPr>
          <w:p w14:paraId="3565803A" w14:textId="77777777" w:rsidR="00B60EFE" w:rsidRPr="007F5117" w:rsidRDefault="00B60EFE" w:rsidP="00B60EFE">
            <w:pPr>
              <w:pStyle w:val="TableText"/>
            </w:pPr>
          </w:p>
        </w:tc>
        <w:tc>
          <w:tcPr>
            <w:tcW w:w="1890" w:type="dxa"/>
          </w:tcPr>
          <w:p w14:paraId="11F4FD0D" w14:textId="763BFF97" w:rsidR="00B60EFE" w:rsidRPr="003334C3" w:rsidRDefault="00B60EFE" w:rsidP="00B60EFE">
            <w:pPr>
              <w:pStyle w:val="TableText"/>
              <w:tabs>
                <w:tab w:val="decimal" w:pos="1602"/>
                <w:tab w:val="right" w:pos="1872"/>
              </w:tabs>
              <w:spacing w:line="160" w:lineRule="exact"/>
              <w:ind w:left="186" w:right="-198" w:firstLine="9"/>
              <w:rPr>
                <w:sz w:val="24"/>
                <w:u w:val="single"/>
                <w:vertAlign w:val="superscript"/>
              </w:rPr>
            </w:pPr>
            <w:r w:rsidRPr="003D42C1">
              <w:rPr>
                <w:sz w:val="24"/>
                <w:u w:val="single"/>
                <w:vertAlign w:val="superscript"/>
              </w:rPr>
              <w:tab/>
            </w:r>
          </w:p>
        </w:tc>
        <w:tc>
          <w:tcPr>
            <w:tcW w:w="1890" w:type="dxa"/>
          </w:tcPr>
          <w:p w14:paraId="7E9C963D" w14:textId="1A5AFFA9" w:rsidR="00B60EFE" w:rsidRPr="003334C3" w:rsidRDefault="00B60EFE" w:rsidP="00B60EFE">
            <w:pPr>
              <w:pStyle w:val="TableText"/>
              <w:tabs>
                <w:tab w:val="decimal" w:pos="1602"/>
                <w:tab w:val="right" w:pos="1872"/>
              </w:tabs>
              <w:spacing w:line="160" w:lineRule="exact"/>
              <w:ind w:left="186" w:right="-198" w:firstLine="9"/>
              <w:rPr>
                <w:sz w:val="24"/>
                <w:u w:val="single"/>
                <w:vertAlign w:val="superscript"/>
              </w:rPr>
            </w:pPr>
            <w:r w:rsidRPr="003D42C1">
              <w:rPr>
                <w:sz w:val="24"/>
                <w:u w:val="single"/>
                <w:vertAlign w:val="superscript"/>
              </w:rPr>
              <w:tab/>
            </w:r>
          </w:p>
        </w:tc>
      </w:tr>
      <w:tr w:rsidR="00B60EFE" w:rsidRPr="007F5117" w14:paraId="7E39837D" w14:textId="77777777" w:rsidTr="00530A52">
        <w:tc>
          <w:tcPr>
            <w:tcW w:w="5573" w:type="dxa"/>
            <w:vAlign w:val="bottom"/>
          </w:tcPr>
          <w:p w14:paraId="05442BF1" w14:textId="77777777" w:rsidR="00B60EFE" w:rsidRPr="007F5117" w:rsidRDefault="00B60EFE" w:rsidP="00B60EFE">
            <w:pPr>
              <w:pStyle w:val="TableText"/>
            </w:pPr>
          </w:p>
        </w:tc>
        <w:tc>
          <w:tcPr>
            <w:tcW w:w="1890" w:type="dxa"/>
            <w:vAlign w:val="bottom"/>
          </w:tcPr>
          <w:p w14:paraId="23566BD5" w14:textId="0D07C5E1" w:rsidR="00B60EFE" w:rsidRDefault="00EA5EB4" w:rsidP="00B60EFE">
            <w:pPr>
              <w:pStyle w:val="TableText"/>
              <w:tabs>
                <w:tab w:val="decimal" w:pos="1602"/>
              </w:tabs>
              <w:ind w:left="162" w:right="-198" w:firstLine="0"/>
            </w:pPr>
            <w:r>
              <w:t>-</w:t>
            </w:r>
          </w:p>
        </w:tc>
        <w:tc>
          <w:tcPr>
            <w:tcW w:w="1890" w:type="dxa"/>
            <w:vAlign w:val="bottom"/>
          </w:tcPr>
          <w:p w14:paraId="45739575" w14:textId="3E5B18E4" w:rsidR="00B60EFE" w:rsidRDefault="00B60EFE" w:rsidP="00B60EFE">
            <w:pPr>
              <w:pStyle w:val="TableText"/>
              <w:tabs>
                <w:tab w:val="decimal" w:pos="1602"/>
              </w:tabs>
              <w:ind w:left="162" w:right="-198" w:firstLine="0"/>
            </w:pPr>
            <w:r>
              <w:t>(551)</w:t>
            </w:r>
          </w:p>
        </w:tc>
      </w:tr>
      <w:tr w:rsidR="00B60EFE" w:rsidRPr="007F5117" w14:paraId="69C67FF3" w14:textId="77777777" w:rsidTr="00530A52">
        <w:tc>
          <w:tcPr>
            <w:tcW w:w="5573" w:type="dxa"/>
            <w:vAlign w:val="bottom"/>
          </w:tcPr>
          <w:p w14:paraId="0E655C06" w14:textId="77777777" w:rsidR="00B60EFE" w:rsidRPr="007F5117" w:rsidRDefault="00B60EFE" w:rsidP="00B60EFE">
            <w:pPr>
              <w:pStyle w:val="TableText"/>
              <w:rPr>
                <w:b/>
              </w:rPr>
            </w:pPr>
            <w:r w:rsidRPr="007F5117">
              <w:rPr>
                <w:b/>
              </w:rPr>
              <w:t>Deferred tax</w:t>
            </w:r>
          </w:p>
        </w:tc>
        <w:tc>
          <w:tcPr>
            <w:tcW w:w="1890" w:type="dxa"/>
            <w:vAlign w:val="bottom"/>
          </w:tcPr>
          <w:p w14:paraId="61880847" w14:textId="77777777" w:rsidR="00B60EFE" w:rsidRPr="007F5117" w:rsidRDefault="00B60EFE" w:rsidP="00B60EFE">
            <w:pPr>
              <w:pStyle w:val="TableText"/>
              <w:tabs>
                <w:tab w:val="decimal" w:pos="1602"/>
              </w:tabs>
              <w:ind w:left="162" w:right="-198" w:firstLine="0"/>
            </w:pPr>
          </w:p>
        </w:tc>
        <w:tc>
          <w:tcPr>
            <w:tcW w:w="1890" w:type="dxa"/>
            <w:vAlign w:val="bottom"/>
          </w:tcPr>
          <w:p w14:paraId="3AB26B2D" w14:textId="77777777" w:rsidR="00B60EFE" w:rsidRPr="007F5117" w:rsidRDefault="00B60EFE" w:rsidP="00B60EFE">
            <w:pPr>
              <w:pStyle w:val="TableText"/>
              <w:tabs>
                <w:tab w:val="decimal" w:pos="1602"/>
              </w:tabs>
              <w:ind w:left="162" w:right="-198" w:firstLine="0"/>
            </w:pPr>
          </w:p>
        </w:tc>
      </w:tr>
      <w:tr w:rsidR="00B60EFE" w:rsidRPr="007F5117" w14:paraId="5AD81ACC" w14:textId="77777777" w:rsidTr="00530A52">
        <w:tc>
          <w:tcPr>
            <w:tcW w:w="5573" w:type="dxa"/>
            <w:vAlign w:val="bottom"/>
          </w:tcPr>
          <w:p w14:paraId="7F278EFA" w14:textId="77777777" w:rsidR="00B60EFE" w:rsidRPr="007F5117" w:rsidRDefault="00B60EFE" w:rsidP="00B60EFE">
            <w:pPr>
              <w:pStyle w:val="TableText"/>
              <w:rPr>
                <w:b/>
              </w:rPr>
            </w:pPr>
          </w:p>
        </w:tc>
        <w:tc>
          <w:tcPr>
            <w:tcW w:w="1890" w:type="dxa"/>
            <w:vAlign w:val="bottom"/>
          </w:tcPr>
          <w:p w14:paraId="2BA4F6C5" w14:textId="77777777" w:rsidR="00B60EFE" w:rsidRPr="007F5117" w:rsidRDefault="00B60EFE" w:rsidP="00B60EFE">
            <w:pPr>
              <w:pStyle w:val="TableText"/>
              <w:tabs>
                <w:tab w:val="decimal" w:pos="1602"/>
              </w:tabs>
              <w:ind w:left="162" w:right="-198" w:firstLine="0"/>
            </w:pPr>
          </w:p>
        </w:tc>
        <w:tc>
          <w:tcPr>
            <w:tcW w:w="1890" w:type="dxa"/>
            <w:vAlign w:val="bottom"/>
          </w:tcPr>
          <w:p w14:paraId="729BB769" w14:textId="77777777" w:rsidR="00B60EFE" w:rsidRPr="007F5117" w:rsidRDefault="00B60EFE" w:rsidP="00B60EFE">
            <w:pPr>
              <w:pStyle w:val="TableText"/>
              <w:tabs>
                <w:tab w:val="decimal" w:pos="1602"/>
              </w:tabs>
              <w:ind w:left="162" w:right="-198" w:firstLine="0"/>
            </w:pPr>
          </w:p>
        </w:tc>
      </w:tr>
      <w:tr w:rsidR="00B60EFE" w:rsidRPr="007F5117" w14:paraId="61F6662D" w14:textId="77777777" w:rsidTr="00530A52">
        <w:tc>
          <w:tcPr>
            <w:tcW w:w="5573" w:type="dxa"/>
            <w:vAlign w:val="bottom"/>
          </w:tcPr>
          <w:p w14:paraId="2F88F46E" w14:textId="77777777" w:rsidR="00B60EFE" w:rsidRPr="007F5117" w:rsidRDefault="00B60EFE" w:rsidP="00B60EFE">
            <w:pPr>
              <w:pStyle w:val="TableBullets2"/>
              <w:numPr>
                <w:ilvl w:val="0"/>
                <w:numId w:val="0"/>
              </w:numPr>
            </w:pPr>
            <w:r w:rsidRPr="007F5117">
              <w:t xml:space="preserve">- Origination and reversal of temporary </w:t>
            </w:r>
            <w:r w:rsidRPr="007F5117">
              <w:rPr>
                <w:rFonts w:cs="Arial"/>
              </w:rPr>
              <w:t>difference</w:t>
            </w:r>
          </w:p>
        </w:tc>
        <w:tc>
          <w:tcPr>
            <w:tcW w:w="1890" w:type="dxa"/>
            <w:vAlign w:val="bottom"/>
          </w:tcPr>
          <w:p w14:paraId="3415DE27" w14:textId="626041B5" w:rsidR="00B60EFE" w:rsidRPr="007F5117" w:rsidRDefault="00EA5EB4" w:rsidP="00B60EFE">
            <w:pPr>
              <w:pStyle w:val="TableText"/>
              <w:tabs>
                <w:tab w:val="decimal" w:pos="1602"/>
              </w:tabs>
              <w:ind w:left="162" w:right="-198" w:firstLine="0"/>
            </w:pPr>
            <w:r>
              <w:t>784</w:t>
            </w:r>
          </w:p>
        </w:tc>
        <w:tc>
          <w:tcPr>
            <w:tcW w:w="1890" w:type="dxa"/>
            <w:vAlign w:val="bottom"/>
          </w:tcPr>
          <w:p w14:paraId="45F84EDE" w14:textId="123F12BF" w:rsidR="00B60EFE" w:rsidRPr="007F5117" w:rsidRDefault="00B60EFE" w:rsidP="00B60EFE">
            <w:pPr>
              <w:pStyle w:val="TableText"/>
              <w:tabs>
                <w:tab w:val="decimal" w:pos="1602"/>
              </w:tabs>
              <w:ind w:left="162" w:right="-198" w:firstLine="0"/>
            </w:pPr>
            <w:r>
              <w:t>(94)</w:t>
            </w:r>
          </w:p>
        </w:tc>
      </w:tr>
      <w:tr w:rsidR="00B60EFE" w:rsidRPr="007F5117" w14:paraId="57870445" w14:textId="77777777" w:rsidTr="001E4B88">
        <w:tc>
          <w:tcPr>
            <w:tcW w:w="5573" w:type="dxa"/>
            <w:vAlign w:val="bottom"/>
          </w:tcPr>
          <w:p w14:paraId="44BAA9C9" w14:textId="77777777" w:rsidR="00B60EFE" w:rsidRPr="007F5117" w:rsidRDefault="00B60EFE" w:rsidP="00B60EFE">
            <w:pPr>
              <w:pStyle w:val="TableBullets2"/>
              <w:numPr>
                <w:ilvl w:val="0"/>
                <w:numId w:val="0"/>
              </w:numPr>
            </w:pPr>
          </w:p>
        </w:tc>
        <w:tc>
          <w:tcPr>
            <w:tcW w:w="1890" w:type="dxa"/>
          </w:tcPr>
          <w:p w14:paraId="48104AE7" w14:textId="77777777"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tcPr>
          <w:p w14:paraId="34165350" w14:textId="6F6AC217"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B60EFE" w:rsidRPr="007F5117" w14:paraId="717ECB64" w14:textId="77777777" w:rsidTr="00530A52">
        <w:tc>
          <w:tcPr>
            <w:tcW w:w="5573" w:type="dxa"/>
            <w:vAlign w:val="bottom"/>
          </w:tcPr>
          <w:p w14:paraId="71BBAD98" w14:textId="77777777" w:rsidR="00B60EFE" w:rsidRPr="007F5117" w:rsidRDefault="00B60EFE" w:rsidP="00B60EFE">
            <w:pPr>
              <w:pStyle w:val="TableBullets2"/>
              <w:numPr>
                <w:ilvl w:val="0"/>
                <w:numId w:val="0"/>
              </w:numPr>
            </w:pPr>
          </w:p>
        </w:tc>
        <w:tc>
          <w:tcPr>
            <w:tcW w:w="1890" w:type="dxa"/>
            <w:vAlign w:val="bottom"/>
          </w:tcPr>
          <w:p w14:paraId="47FF9AF3" w14:textId="284D9838" w:rsidR="00B60EFE" w:rsidRPr="007F5117" w:rsidRDefault="00EA5EB4" w:rsidP="00B60EFE">
            <w:pPr>
              <w:pStyle w:val="TableText"/>
              <w:tabs>
                <w:tab w:val="decimal" w:pos="1602"/>
              </w:tabs>
              <w:ind w:left="162" w:right="-198" w:firstLine="0"/>
            </w:pPr>
            <w:r>
              <w:t>784</w:t>
            </w:r>
          </w:p>
        </w:tc>
        <w:tc>
          <w:tcPr>
            <w:tcW w:w="1890" w:type="dxa"/>
            <w:vAlign w:val="bottom"/>
          </w:tcPr>
          <w:p w14:paraId="33E84A7F" w14:textId="6839DC8B" w:rsidR="00B60EFE" w:rsidRPr="007F5117" w:rsidRDefault="00B60EFE" w:rsidP="00B60EFE">
            <w:pPr>
              <w:pStyle w:val="TableText"/>
              <w:tabs>
                <w:tab w:val="decimal" w:pos="1602"/>
              </w:tabs>
              <w:ind w:left="162" w:right="-198" w:firstLine="0"/>
            </w:pPr>
            <w:r>
              <w:t>(645)</w:t>
            </w:r>
          </w:p>
        </w:tc>
      </w:tr>
      <w:tr w:rsidR="00B60EFE" w:rsidRPr="007F5117" w14:paraId="34659739" w14:textId="77777777" w:rsidTr="00530A52">
        <w:tc>
          <w:tcPr>
            <w:tcW w:w="5573" w:type="dxa"/>
            <w:vAlign w:val="bottom"/>
          </w:tcPr>
          <w:p w14:paraId="284DB2B1" w14:textId="77777777" w:rsidR="00B60EFE" w:rsidRPr="007F5117" w:rsidRDefault="00B60EFE" w:rsidP="00B60EFE">
            <w:pPr>
              <w:pStyle w:val="TableText"/>
            </w:pPr>
          </w:p>
        </w:tc>
        <w:tc>
          <w:tcPr>
            <w:tcW w:w="1890" w:type="dxa"/>
            <w:hideMark/>
          </w:tcPr>
          <w:p w14:paraId="47CCF16A" w14:textId="77777777"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1C56436E" w14:textId="77777777"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1147E153" w14:textId="2D0596A0" w:rsidR="00564347" w:rsidRPr="00564347" w:rsidRDefault="00564347" w:rsidP="00564347">
      <w:pPr>
        <w:pStyle w:val="BodyText"/>
        <w:spacing w:before="0"/>
        <w:rPr>
          <w:ins w:id="152" w:author="Mak, Brian HL" w:date="2022-06-07T10:17:00Z"/>
          <w:lang w:val="en-GB"/>
          <w:rPrChange w:id="153" w:author="Mak, Brian HL" w:date="2022-06-07T10:17:00Z">
            <w:rPr>
              <w:ins w:id="154" w:author="Mak, Brian HL" w:date="2022-06-07T10:17:00Z"/>
            </w:rPr>
          </w:rPrChange>
        </w:rPr>
        <w:pPrChange w:id="155" w:author="Mak, Brian HL" w:date="2022-06-07T10:17:00Z">
          <w:pPr>
            <w:pStyle w:val="BodyText"/>
            <w:widowControl w:val="0"/>
            <w:adjustRightInd w:val="0"/>
            <w:snapToGrid w:val="0"/>
            <w:spacing w:before="0"/>
          </w:pPr>
        </w:pPrChange>
      </w:pPr>
      <w:ins w:id="156" w:author="Mak, Brian HL" w:date="2022-06-07T10:18:00Z">
        <w:r w:rsidRPr="00564347">
          <w:rPr>
            <w:lang w:val="en-GB"/>
            <w:rPrChange w:id="157" w:author="Mak, Brian HL" w:date="2022-06-07T10:18:00Z">
              <w:rPr/>
            </w:rPrChange>
          </w:rPr>
          <w:t xml:space="preserve">No provision for Hong Kong Profits Tax has been made in the financial statements as the Company did not have any assessable profits during the years ended 31 December 2021 and 2020. </w:t>
        </w:r>
      </w:ins>
    </w:p>
    <w:p w14:paraId="38672B64" w14:textId="3769023D" w:rsidR="00450227" w:rsidRPr="00564347" w:rsidDel="00564347" w:rsidRDefault="00450227">
      <w:pPr>
        <w:pStyle w:val="BodyText"/>
        <w:spacing w:before="0"/>
        <w:rPr>
          <w:del w:id="158" w:author="Mak, Brian HL" w:date="2022-06-07T10:17:00Z"/>
          <w:lang w:val="en-GB"/>
          <w:rPrChange w:id="159" w:author="Mak, Brian HL" w:date="2022-06-07T10:17:00Z">
            <w:rPr>
              <w:del w:id="160" w:author="Mak, Brian HL" w:date="2022-06-07T10:17:00Z"/>
            </w:rPr>
          </w:rPrChange>
        </w:rPr>
      </w:pPr>
    </w:p>
    <w:p w14:paraId="17AE35BD" w14:textId="03C6ADCA" w:rsidR="00D94A66" w:rsidDel="00564347" w:rsidRDefault="00EA5EB4">
      <w:pPr>
        <w:pStyle w:val="BodyText"/>
        <w:spacing w:before="0"/>
        <w:rPr>
          <w:moveFrom w:id="161" w:author="Mak, Brian HL" w:date="2022-06-07T10:16:00Z"/>
          <w:lang w:val="en-GB"/>
        </w:rPr>
      </w:pPr>
      <w:moveFromRangeStart w:id="162" w:author="Mak, Brian HL" w:date="2022-06-07T10:16:00Z" w:name="move105489376"/>
      <w:moveFrom w:id="163" w:author="Mak, Brian HL" w:date="2022-06-07T10:16:00Z">
        <w:r w:rsidRPr="004E455D" w:rsidDel="00564347">
          <w:rPr>
            <w:lang w:val="en-GB"/>
          </w:rPr>
          <w:t>No remuneration was paid or payable to the directors of the Company in respect of their services to the Company during the years ended 31 December 2021 and 2020</w:t>
        </w:r>
        <w:r w:rsidDel="00564347">
          <w:rPr>
            <w:lang w:val="en-GB"/>
          </w:rPr>
          <w:t>.</w:t>
        </w:r>
      </w:moveFrom>
    </w:p>
    <w:moveFromRangeEnd w:id="162"/>
    <w:p w14:paraId="16F94A14" w14:textId="77777777" w:rsidR="00EA5EB4" w:rsidRPr="00564347" w:rsidRDefault="00EA5EB4">
      <w:pPr>
        <w:pStyle w:val="BodyText"/>
        <w:spacing w:before="0"/>
        <w:rPr>
          <w:lang w:val="en-GB"/>
          <w:rPrChange w:id="164" w:author="Mak, Brian HL" w:date="2022-06-07T10:17:00Z">
            <w:rPr/>
          </w:rPrChange>
        </w:rPr>
      </w:pPr>
    </w:p>
    <w:p w14:paraId="11504BC9" w14:textId="35AD2D9C" w:rsidR="00176056" w:rsidRPr="007F5117" w:rsidRDefault="00176056">
      <w:pPr>
        <w:pStyle w:val="Heading3"/>
        <w:spacing w:before="0"/>
        <w:rPr>
          <w:rFonts w:cs="Arial"/>
        </w:rPr>
      </w:pPr>
      <w:r w:rsidRPr="007F5117">
        <w:rPr>
          <w:rFonts w:cs="Arial"/>
        </w:rPr>
        <w:t>(b)</w:t>
      </w:r>
      <w:r w:rsidRPr="007F5117">
        <w:rPr>
          <w:rFonts w:cs="Arial"/>
        </w:rPr>
        <w:tab/>
        <w:t>Reconciliation between tax</w:t>
      </w:r>
      <w:r w:rsidR="00E704EF" w:rsidRPr="007F5117">
        <w:rPr>
          <w:rFonts w:cs="Arial"/>
        </w:rPr>
        <w:t xml:space="preserve"> expense</w:t>
      </w:r>
      <w:r w:rsidRPr="007F5117">
        <w:rPr>
          <w:rFonts w:cs="Arial"/>
        </w:rPr>
        <w:t xml:space="preserve"> and accounting profit at applicable tax rate</w:t>
      </w:r>
    </w:p>
    <w:tbl>
      <w:tblPr>
        <w:tblW w:w="9353" w:type="dxa"/>
        <w:tblLayout w:type="fixed"/>
        <w:tblLook w:val="01E0" w:firstRow="1" w:lastRow="1" w:firstColumn="1" w:lastColumn="1" w:noHBand="0" w:noVBand="0"/>
      </w:tblPr>
      <w:tblGrid>
        <w:gridCol w:w="5573"/>
        <w:gridCol w:w="1890"/>
        <w:gridCol w:w="1890"/>
      </w:tblGrid>
      <w:tr w:rsidR="00176056" w:rsidRPr="007F5117" w14:paraId="6851A026" w14:textId="77777777" w:rsidTr="00530A52">
        <w:tc>
          <w:tcPr>
            <w:tcW w:w="5573" w:type="dxa"/>
            <w:vAlign w:val="bottom"/>
          </w:tcPr>
          <w:p w14:paraId="5078135E" w14:textId="77777777" w:rsidR="00176056" w:rsidRPr="007F5117" w:rsidRDefault="00176056">
            <w:pPr>
              <w:pStyle w:val="TableText"/>
            </w:pPr>
          </w:p>
        </w:tc>
        <w:tc>
          <w:tcPr>
            <w:tcW w:w="1890" w:type="dxa"/>
            <w:vAlign w:val="bottom"/>
          </w:tcPr>
          <w:p w14:paraId="298BE394" w14:textId="77777777" w:rsidR="00176056" w:rsidRPr="007F5117" w:rsidRDefault="00176056">
            <w:pPr>
              <w:pStyle w:val="TableTitle"/>
            </w:pPr>
          </w:p>
        </w:tc>
        <w:tc>
          <w:tcPr>
            <w:tcW w:w="1890" w:type="dxa"/>
            <w:vAlign w:val="bottom"/>
          </w:tcPr>
          <w:p w14:paraId="76A663DA" w14:textId="77777777" w:rsidR="00176056" w:rsidRPr="007F5117" w:rsidRDefault="00176056">
            <w:pPr>
              <w:pStyle w:val="TableTitle"/>
            </w:pPr>
          </w:p>
        </w:tc>
      </w:tr>
      <w:tr w:rsidR="00B60EFE" w:rsidRPr="007F5117" w14:paraId="6F84011A" w14:textId="77777777" w:rsidTr="00530A52">
        <w:tc>
          <w:tcPr>
            <w:tcW w:w="5573" w:type="dxa"/>
            <w:vAlign w:val="bottom"/>
          </w:tcPr>
          <w:p w14:paraId="1E79B8AF" w14:textId="77777777" w:rsidR="00B60EFE" w:rsidRPr="007F5117" w:rsidRDefault="00B60EFE" w:rsidP="00B60EFE">
            <w:pPr>
              <w:pStyle w:val="TableText"/>
            </w:pPr>
          </w:p>
        </w:tc>
        <w:tc>
          <w:tcPr>
            <w:tcW w:w="1890" w:type="dxa"/>
            <w:vAlign w:val="bottom"/>
            <w:hideMark/>
          </w:tcPr>
          <w:p w14:paraId="3EAED41C" w14:textId="54B87A00" w:rsidR="00B60EFE" w:rsidRPr="007F5117" w:rsidRDefault="00B60EFE" w:rsidP="00B60EFE">
            <w:pPr>
              <w:pStyle w:val="TableTitle"/>
            </w:pPr>
            <w:r w:rsidRPr="00C469D4">
              <w:t>20</w:t>
            </w:r>
            <w:r w:rsidRPr="007F5117">
              <w:t>2</w:t>
            </w:r>
            <w:r>
              <w:t>1</w:t>
            </w:r>
          </w:p>
        </w:tc>
        <w:tc>
          <w:tcPr>
            <w:tcW w:w="1890" w:type="dxa"/>
            <w:vAlign w:val="bottom"/>
            <w:hideMark/>
          </w:tcPr>
          <w:p w14:paraId="540C1B66" w14:textId="7F7CB023" w:rsidR="00B60EFE" w:rsidRPr="007F5117" w:rsidRDefault="00B60EFE" w:rsidP="00B60EFE">
            <w:pPr>
              <w:pStyle w:val="TableTitle"/>
            </w:pPr>
            <w:r w:rsidRPr="00C469D4">
              <w:t>20</w:t>
            </w:r>
            <w:r w:rsidRPr="007F5117">
              <w:t>20</w:t>
            </w:r>
          </w:p>
        </w:tc>
      </w:tr>
      <w:tr w:rsidR="00B60EFE" w:rsidRPr="007F5117" w14:paraId="18511F74" w14:textId="77777777" w:rsidTr="00530A52">
        <w:tc>
          <w:tcPr>
            <w:tcW w:w="5573" w:type="dxa"/>
            <w:vAlign w:val="bottom"/>
          </w:tcPr>
          <w:p w14:paraId="362B359C" w14:textId="77777777" w:rsidR="00B60EFE" w:rsidRPr="007F5117" w:rsidRDefault="00B60EFE" w:rsidP="00B60EFE">
            <w:pPr>
              <w:pStyle w:val="TableText"/>
            </w:pPr>
          </w:p>
        </w:tc>
        <w:tc>
          <w:tcPr>
            <w:tcW w:w="1890" w:type="dxa"/>
            <w:vAlign w:val="bottom"/>
            <w:hideMark/>
          </w:tcPr>
          <w:p w14:paraId="32B4828E" w14:textId="77777777" w:rsidR="00B60EFE" w:rsidRPr="007F5117" w:rsidRDefault="00B60EFE" w:rsidP="00B60EFE">
            <w:pPr>
              <w:pStyle w:val="TableTitle"/>
              <w:rPr>
                <w:i w:val="0"/>
              </w:rPr>
            </w:pPr>
            <w:r w:rsidRPr="007F5117">
              <w:rPr>
                <w:i w:val="0"/>
              </w:rPr>
              <w:t>$’000</w:t>
            </w:r>
          </w:p>
        </w:tc>
        <w:tc>
          <w:tcPr>
            <w:tcW w:w="1890" w:type="dxa"/>
            <w:vAlign w:val="bottom"/>
            <w:hideMark/>
          </w:tcPr>
          <w:p w14:paraId="5201561B" w14:textId="1E227061" w:rsidR="00B60EFE" w:rsidRPr="007F5117" w:rsidRDefault="00B60EFE" w:rsidP="00B60EFE">
            <w:pPr>
              <w:pStyle w:val="TableTitle"/>
              <w:rPr>
                <w:i w:val="0"/>
              </w:rPr>
            </w:pPr>
            <w:r w:rsidRPr="007F5117">
              <w:rPr>
                <w:i w:val="0"/>
              </w:rPr>
              <w:t>$’000</w:t>
            </w:r>
          </w:p>
        </w:tc>
      </w:tr>
      <w:tr w:rsidR="00B60EFE" w:rsidRPr="007F5117" w14:paraId="047DF66F" w14:textId="77777777" w:rsidTr="00530A52">
        <w:tc>
          <w:tcPr>
            <w:tcW w:w="5573" w:type="dxa"/>
            <w:vAlign w:val="bottom"/>
          </w:tcPr>
          <w:p w14:paraId="7B307037" w14:textId="77777777" w:rsidR="00B60EFE" w:rsidRPr="007F5117" w:rsidRDefault="00B60EFE" w:rsidP="00B60EFE">
            <w:pPr>
              <w:pStyle w:val="TableText"/>
            </w:pPr>
          </w:p>
        </w:tc>
        <w:tc>
          <w:tcPr>
            <w:tcW w:w="1890" w:type="dxa"/>
            <w:vAlign w:val="bottom"/>
          </w:tcPr>
          <w:p w14:paraId="0C4DEE56" w14:textId="77777777" w:rsidR="00B60EFE" w:rsidRPr="007F5117" w:rsidRDefault="00B60EFE" w:rsidP="00B60EFE">
            <w:pPr>
              <w:pStyle w:val="TableText"/>
              <w:tabs>
                <w:tab w:val="decimal" w:pos="1602"/>
              </w:tabs>
              <w:ind w:left="201" w:right="-198" w:firstLine="0"/>
            </w:pPr>
          </w:p>
        </w:tc>
        <w:tc>
          <w:tcPr>
            <w:tcW w:w="1890" w:type="dxa"/>
            <w:vAlign w:val="bottom"/>
          </w:tcPr>
          <w:p w14:paraId="24BD1290" w14:textId="77777777" w:rsidR="00B60EFE" w:rsidRPr="007F5117" w:rsidRDefault="00B60EFE" w:rsidP="00B60EFE">
            <w:pPr>
              <w:pStyle w:val="TableText"/>
              <w:tabs>
                <w:tab w:val="decimal" w:pos="1602"/>
              </w:tabs>
              <w:ind w:left="162" w:right="-198" w:firstLine="0"/>
            </w:pPr>
          </w:p>
        </w:tc>
      </w:tr>
      <w:tr w:rsidR="00B60EFE" w:rsidRPr="007F5117" w14:paraId="21F5FDCB" w14:textId="77777777" w:rsidTr="00530A52">
        <w:tc>
          <w:tcPr>
            <w:tcW w:w="5573" w:type="dxa"/>
            <w:vAlign w:val="bottom"/>
          </w:tcPr>
          <w:p w14:paraId="6F63A4D0" w14:textId="2E6B67EE" w:rsidR="00B60EFE" w:rsidRPr="007F5117" w:rsidRDefault="00B60EFE" w:rsidP="00B60EFE">
            <w:pPr>
              <w:pStyle w:val="TableText"/>
              <w:rPr>
                <w:rFonts w:cs="Arial"/>
              </w:rPr>
            </w:pPr>
            <w:r>
              <w:rPr>
                <w:rFonts w:cs="Arial"/>
              </w:rPr>
              <w:t>P</w:t>
            </w:r>
            <w:r w:rsidRPr="007F5117">
              <w:rPr>
                <w:rFonts w:cs="Arial"/>
              </w:rPr>
              <w:t>rofit</w:t>
            </w:r>
            <w:r>
              <w:rPr>
                <w:rFonts w:cs="Arial"/>
              </w:rPr>
              <w:t>/(loss)</w:t>
            </w:r>
            <w:r w:rsidRPr="007F5117">
              <w:rPr>
                <w:rFonts w:cs="Arial"/>
              </w:rPr>
              <w:t xml:space="preserve"> before taxation</w:t>
            </w:r>
          </w:p>
        </w:tc>
        <w:tc>
          <w:tcPr>
            <w:tcW w:w="1890" w:type="dxa"/>
            <w:vAlign w:val="bottom"/>
          </w:tcPr>
          <w:p w14:paraId="5CB6AB02" w14:textId="56026189" w:rsidR="00B60EFE" w:rsidRPr="007F5117" w:rsidRDefault="00EA5EB4" w:rsidP="00B60EFE">
            <w:pPr>
              <w:pStyle w:val="TableText"/>
              <w:tabs>
                <w:tab w:val="decimal" w:pos="1602"/>
              </w:tabs>
              <w:ind w:left="162" w:right="-198" w:firstLine="0"/>
            </w:pPr>
            <w:r>
              <w:t>6,173</w:t>
            </w:r>
          </w:p>
        </w:tc>
        <w:tc>
          <w:tcPr>
            <w:tcW w:w="1890" w:type="dxa"/>
            <w:vAlign w:val="bottom"/>
          </w:tcPr>
          <w:p w14:paraId="66CB57D9" w14:textId="2441BF12" w:rsidR="00B60EFE" w:rsidRPr="007F5117" w:rsidRDefault="00B60EFE" w:rsidP="00B60EFE">
            <w:pPr>
              <w:pStyle w:val="TableText"/>
              <w:tabs>
                <w:tab w:val="decimal" w:pos="1602"/>
              </w:tabs>
              <w:ind w:left="162" w:right="-198" w:firstLine="0"/>
            </w:pPr>
            <w:r>
              <w:t>(600)</w:t>
            </w:r>
          </w:p>
        </w:tc>
      </w:tr>
      <w:tr w:rsidR="00B60EFE" w:rsidRPr="007F5117" w14:paraId="69A79D7D" w14:textId="77777777" w:rsidTr="00530A52">
        <w:tc>
          <w:tcPr>
            <w:tcW w:w="5573" w:type="dxa"/>
            <w:vAlign w:val="bottom"/>
          </w:tcPr>
          <w:p w14:paraId="7516260A" w14:textId="77777777" w:rsidR="00B60EFE" w:rsidRPr="007F5117" w:rsidRDefault="00B60EFE" w:rsidP="00B60EFE">
            <w:pPr>
              <w:pStyle w:val="TableText"/>
            </w:pPr>
          </w:p>
        </w:tc>
        <w:tc>
          <w:tcPr>
            <w:tcW w:w="1890" w:type="dxa"/>
            <w:hideMark/>
          </w:tcPr>
          <w:p w14:paraId="6DBE50E8" w14:textId="77777777"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3932B71D" w14:textId="3BD2EB78"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r>
      <w:tr w:rsidR="00B60EFE" w:rsidRPr="007F5117" w14:paraId="7DEF50AD" w14:textId="77777777" w:rsidTr="00530A52">
        <w:tc>
          <w:tcPr>
            <w:tcW w:w="5573" w:type="dxa"/>
            <w:vAlign w:val="bottom"/>
          </w:tcPr>
          <w:p w14:paraId="66A96B4F" w14:textId="77777777" w:rsidR="00B60EFE" w:rsidRPr="007F5117" w:rsidRDefault="00B60EFE" w:rsidP="00B60EFE">
            <w:pPr>
              <w:pStyle w:val="TableText"/>
              <w:ind w:right="-108"/>
              <w:rPr>
                <w:rFonts w:cs="Arial"/>
              </w:rPr>
            </w:pPr>
          </w:p>
        </w:tc>
        <w:tc>
          <w:tcPr>
            <w:tcW w:w="1890" w:type="dxa"/>
            <w:vAlign w:val="bottom"/>
          </w:tcPr>
          <w:p w14:paraId="0C86AC04" w14:textId="77777777" w:rsidR="00B60EFE" w:rsidRDefault="00B60EFE" w:rsidP="00B60EFE">
            <w:pPr>
              <w:pStyle w:val="TableText"/>
              <w:tabs>
                <w:tab w:val="decimal" w:pos="1602"/>
              </w:tabs>
              <w:ind w:left="162" w:right="-198" w:firstLine="0"/>
            </w:pPr>
          </w:p>
        </w:tc>
        <w:tc>
          <w:tcPr>
            <w:tcW w:w="1890" w:type="dxa"/>
            <w:vAlign w:val="bottom"/>
          </w:tcPr>
          <w:p w14:paraId="2581C1AA" w14:textId="77777777" w:rsidR="00B60EFE" w:rsidRPr="007F5117" w:rsidRDefault="00B60EFE" w:rsidP="00B60EFE">
            <w:pPr>
              <w:pStyle w:val="TableText"/>
              <w:tabs>
                <w:tab w:val="decimal" w:pos="1602"/>
              </w:tabs>
              <w:ind w:left="162" w:right="-198" w:firstLine="0"/>
            </w:pPr>
          </w:p>
        </w:tc>
      </w:tr>
      <w:tr w:rsidR="00B60EFE" w:rsidRPr="007F5117" w14:paraId="143980AA" w14:textId="77777777" w:rsidTr="00530A52">
        <w:tc>
          <w:tcPr>
            <w:tcW w:w="5573" w:type="dxa"/>
            <w:vAlign w:val="bottom"/>
          </w:tcPr>
          <w:p w14:paraId="137A8EB8" w14:textId="5ADD3060" w:rsidR="00B60EFE" w:rsidRPr="007F5117" w:rsidRDefault="00B60EFE" w:rsidP="00B60EFE">
            <w:pPr>
              <w:pStyle w:val="TableText"/>
              <w:ind w:right="-108"/>
              <w:rPr>
                <w:rFonts w:cs="Arial"/>
              </w:rPr>
            </w:pPr>
            <w:r w:rsidRPr="007F5117">
              <w:rPr>
                <w:rFonts w:cs="Arial"/>
              </w:rPr>
              <w:t>Notional tax on profit</w:t>
            </w:r>
            <w:proofErr w:type="gramStart"/>
            <w:r>
              <w:rPr>
                <w:rFonts w:cs="Arial"/>
              </w:rPr>
              <w:t>/(</w:t>
            </w:r>
            <w:proofErr w:type="gramEnd"/>
            <w:r>
              <w:rPr>
                <w:rFonts w:cs="Arial"/>
              </w:rPr>
              <w:t>loss)</w:t>
            </w:r>
            <w:r w:rsidRPr="007F5117">
              <w:rPr>
                <w:rFonts w:cs="Arial"/>
              </w:rPr>
              <w:t xml:space="preserve"> before taxation, calculated at 16.5%</w:t>
            </w:r>
            <w:ins w:id="165" w:author="Mak, Brian HL" w:date="2022-06-07T10:16:00Z">
              <w:r w:rsidR="00564347">
                <w:rPr>
                  <w:rFonts w:cs="Arial"/>
                </w:rPr>
                <w:t xml:space="preserve"> (2020: 16.5%)</w:t>
              </w:r>
            </w:ins>
          </w:p>
        </w:tc>
        <w:tc>
          <w:tcPr>
            <w:tcW w:w="1890" w:type="dxa"/>
            <w:vAlign w:val="bottom"/>
          </w:tcPr>
          <w:p w14:paraId="5FC1D5E0" w14:textId="0B573693" w:rsidR="00B60EFE" w:rsidRPr="007F5117" w:rsidRDefault="00EA5EB4" w:rsidP="00B60EFE">
            <w:pPr>
              <w:pStyle w:val="TableText"/>
              <w:tabs>
                <w:tab w:val="decimal" w:pos="1602"/>
              </w:tabs>
              <w:ind w:left="162" w:right="-198" w:firstLine="0"/>
            </w:pPr>
            <w:r>
              <w:t>1,019</w:t>
            </w:r>
          </w:p>
        </w:tc>
        <w:tc>
          <w:tcPr>
            <w:tcW w:w="1890" w:type="dxa"/>
            <w:vAlign w:val="bottom"/>
          </w:tcPr>
          <w:p w14:paraId="2A36D296" w14:textId="0EBA8FFB" w:rsidR="00B60EFE" w:rsidRPr="007F5117" w:rsidRDefault="00B60EFE" w:rsidP="00B60EFE">
            <w:pPr>
              <w:pStyle w:val="TableText"/>
              <w:tabs>
                <w:tab w:val="decimal" w:pos="1602"/>
              </w:tabs>
              <w:ind w:left="162" w:right="-198" w:firstLine="0"/>
            </w:pPr>
            <w:r>
              <w:t>(99)</w:t>
            </w:r>
          </w:p>
        </w:tc>
      </w:tr>
      <w:tr w:rsidR="00EA5EB4" w:rsidRPr="007F5117" w:rsidDel="00564347" w14:paraId="58718599" w14:textId="6507E428" w:rsidTr="00530A52">
        <w:trPr>
          <w:del w:id="166" w:author="Mak, Brian HL" w:date="2022-06-07T10:16:00Z"/>
        </w:trPr>
        <w:tc>
          <w:tcPr>
            <w:tcW w:w="5573" w:type="dxa"/>
            <w:vAlign w:val="bottom"/>
          </w:tcPr>
          <w:p w14:paraId="1F097F30" w14:textId="1E7DA4C1" w:rsidR="00EA5EB4" w:rsidRPr="00EA5EB4" w:rsidDel="00564347" w:rsidRDefault="00EA5EB4" w:rsidP="00EA5EB4">
            <w:pPr>
              <w:pStyle w:val="TableText"/>
              <w:ind w:right="-108"/>
              <w:rPr>
                <w:del w:id="167" w:author="Mak, Brian HL" w:date="2022-06-07T10:16:00Z"/>
                <w:rFonts w:cs="Arial"/>
                <w:highlight w:val="yellow"/>
              </w:rPr>
            </w:pPr>
            <w:del w:id="168" w:author="Mak, Brian HL" w:date="2022-06-07T10:16:00Z">
              <w:r w:rsidRPr="00EA5EB4" w:rsidDel="00564347">
                <w:rPr>
                  <w:rFonts w:cs="Arial"/>
                  <w:highlight w:val="yellow"/>
                </w:rPr>
                <w:delText>Tax effect of estimated tax losses not recognised</w:delText>
              </w:r>
            </w:del>
          </w:p>
        </w:tc>
        <w:tc>
          <w:tcPr>
            <w:tcW w:w="1890" w:type="dxa"/>
            <w:vAlign w:val="bottom"/>
          </w:tcPr>
          <w:p w14:paraId="4A6107EA" w14:textId="55263F6D" w:rsidR="00EA5EB4" w:rsidRPr="00EA5EB4" w:rsidDel="00564347" w:rsidRDefault="00EA5EB4" w:rsidP="00EA5EB4">
            <w:pPr>
              <w:pStyle w:val="TableText"/>
              <w:tabs>
                <w:tab w:val="decimal" w:pos="1602"/>
              </w:tabs>
              <w:ind w:left="162" w:right="-198" w:firstLine="0"/>
              <w:rPr>
                <w:del w:id="169" w:author="Mak, Brian HL" w:date="2022-06-07T10:16:00Z"/>
                <w:highlight w:val="yellow"/>
              </w:rPr>
            </w:pPr>
            <w:del w:id="170" w:author="Mak, Brian HL" w:date="2022-06-07T10:16:00Z">
              <w:r w:rsidRPr="00EA5EB4" w:rsidDel="00564347">
                <w:rPr>
                  <w:highlight w:val="yellow"/>
                </w:rPr>
                <w:delText>(234)</w:delText>
              </w:r>
            </w:del>
          </w:p>
        </w:tc>
        <w:tc>
          <w:tcPr>
            <w:tcW w:w="1890" w:type="dxa"/>
            <w:vAlign w:val="bottom"/>
          </w:tcPr>
          <w:p w14:paraId="07796DAF" w14:textId="375C2518" w:rsidR="00EA5EB4" w:rsidDel="00564347" w:rsidRDefault="00EA5EB4" w:rsidP="00EA5EB4">
            <w:pPr>
              <w:pStyle w:val="TableText"/>
              <w:tabs>
                <w:tab w:val="decimal" w:pos="1602"/>
              </w:tabs>
              <w:ind w:left="162" w:right="-198" w:firstLine="0"/>
              <w:rPr>
                <w:del w:id="171" w:author="Mak, Brian HL" w:date="2022-06-07T10:16:00Z"/>
              </w:rPr>
            </w:pPr>
            <w:del w:id="172" w:author="Mak, Brian HL" w:date="2022-06-07T10:16:00Z">
              <w:r w:rsidDel="00564347">
                <w:delText>-</w:delText>
              </w:r>
            </w:del>
          </w:p>
        </w:tc>
      </w:tr>
      <w:tr w:rsidR="00EA5EB4" w:rsidRPr="007F5117" w14:paraId="39BFB238" w14:textId="77777777" w:rsidTr="00530A52">
        <w:tc>
          <w:tcPr>
            <w:tcW w:w="5573" w:type="dxa"/>
            <w:vAlign w:val="bottom"/>
          </w:tcPr>
          <w:p w14:paraId="09D9C083" w14:textId="0606A435" w:rsidR="00EA5EB4" w:rsidRPr="007F5117" w:rsidRDefault="00EA5EB4" w:rsidP="00EA5EB4">
            <w:pPr>
              <w:pStyle w:val="TableText"/>
              <w:rPr>
                <w:rFonts w:cs="Arial"/>
              </w:rPr>
            </w:pPr>
            <w:r>
              <w:rPr>
                <w:rFonts w:cs="Arial"/>
              </w:rPr>
              <w:t>W</w:t>
            </w:r>
            <w:r w:rsidRPr="007F5117">
              <w:rPr>
                <w:rFonts w:cs="Arial"/>
              </w:rPr>
              <w:t>ithholding tax</w:t>
            </w:r>
          </w:p>
        </w:tc>
        <w:tc>
          <w:tcPr>
            <w:tcW w:w="1890" w:type="dxa"/>
            <w:vAlign w:val="bottom"/>
          </w:tcPr>
          <w:p w14:paraId="01BB0B7B" w14:textId="589C220D" w:rsidR="00EA5EB4" w:rsidRPr="007F5117" w:rsidRDefault="00EA5EB4" w:rsidP="00EA5EB4">
            <w:pPr>
              <w:pStyle w:val="TableText"/>
              <w:tabs>
                <w:tab w:val="decimal" w:pos="1602"/>
              </w:tabs>
              <w:ind w:left="162" w:right="-198" w:firstLine="0"/>
            </w:pPr>
            <w:r>
              <w:t>-</w:t>
            </w:r>
          </w:p>
        </w:tc>
        <w:tc>
          <w:tcPr>
            <w:tcW w:w="1890" w:type="dxa"/>
            <w:vAlign w:val="bottom"/>
          </w:tcPr>
          <w:p w14:paraId="7FB40F66" w14:textId="733D6656" w:rsidR="00EA5EB4" w:rsidRPr="007F5117" w:rsidRDefault="00EA5EB4" w:rsidP="00EA5EB4">
            <w:pPr>
              <w:pStyle w:val="TableText"/>
              <w:tabs>
                <w:tab w:val="decimal" w:pos="1602"/>
              </w:tabs>
              <w:ind w:left="162" w:right="-198" w:firstLine="0"/>
            </w:pPr>
            <w:r>
              <w:t>(551)</w:t>
            </w:r>
          </w:p>
        </w:tc>
      </w:tr>
      <w:tr w:rsidR="00EA5EB4" w:rsidRPr="007F5117" w14:paraId="402F0163" w14:textId="77777777" w:rsidTr="00530A52">
        <w:tc>
          <w:tcPr>
            <w:tcW w:w="5573" w:type="dxa"/>
            <w:vAlign w:val="bottom"/>
          </w:tcPr>
          <w:p w14:paraId="0A24E9FC" w14:textId="77777777" w:rsidR="00EA5EB4" w:rsidRPr="007F5117" w:rsidRDefault="00EA5EB4" w:rsidP="00EA5EB4">
            <w:pPr>
              <w:pStyle w:val="TableText"/>
              <w:rPr>
                <w:rFonts w:cs="Arial"/>
              </w:rPr>
            </w:pPr>
            <w:r w:rsidRPr="007F5117">
              <w:rPr>
                <w:rFonts w:cs="Arial"/>
              </w:rPr>
              <w:t>Others</w:t>
            </w:r>
          </w:p>
        </w:tc>
        <w:tc>
          <w:tcPr>
            <w:tcW w:w="1890" w:type="dxa"/>
            <w:vAlign w:val="bottom"/>
          </w:tcPr>
          <w:p w14:paraId="453121A4" w14:textId="3BBD34C9" w:rsidR="00EA5EB4" w:rsidRPr="007F5117" w:rsidRDefault="00EA5EB4" w:rsidP="00564347">
            <w:pPr>
              <w:pStyle w:val="TableText"/>
              <w:tabs>
                <w:tab w:val="decimal" w:pos="1602"/>
              </w:tabs>
              <w:ind w:left="162" w:right="-198" w:firstLine="0"/>
            </w:pPr>
            <w:r>
              <w:t>(</w:t>
            </w:r>
            <w:del w:id="173" w:author="Mak, Brian HL" w:date="2022-06-07T10:16:00Z">
              <w:r w:rsidDel="00564347">
                <w:delText>1</w:delText>
              </w:r>
            </w:del>
            <w:ins w:id="174" w:author="Mak, Brian HL" w:date="2022-06-07T10:16:00Z">
              <w:r w:rsidR="00564347">
                <w:t>235</w:t>
              </w:r>
            </w:ins>
            <w:r>
              <w:t>)</w:t>
            </w:r>
          </w:p>
        </w:tc>
        <w:tc>
          <w:tcPr>
            <w:tcW w:w="1890" w:type="dxa"/>
            <w:vAlign w:val="bottom"/>
          </w:tcPr>
          <w:p w14:paraId="08E47A28" w14:textId="3464380B" w:rsidR="00EA5EB4" w:rsidRPr="007F5117" w:rsidRDefault="00EA5EB4" w:rsidP="00EA5EB4">
            <w:pPr>
              <w:pStyle w:val="TableText"/>
              <w:tabs>
                <w:tab w:val="decimal" w:pos="1602"/>
              </w:tabs>
              <w:ind w:left="162" w:right="-198" w:firstLine="0"/>
            </w:pPr>
            <w:r>
              <w:t>5</w:t>
            </w:r>
          </w:p>
        </w:tc>
      </w:tr>
      <w:tr w:rsidR="00EA5EB4" w:rsidRPr="007F5117" w14:paraId="3A95F06B" w14:textId="77777777" w:rsidTr="00530A52">
        <w:tc>
          <w:tcPr>
            <w:tcW w:w="5573" w:type="dxa"/>
            <w:vAlign w:val="bottom"/>
          </w:tcPr>
          <w:p w14:paraId="6654F6EC" w14:textId="77777777" w:rsidR="00EA5EB4" w:rsidRPr="007F5117" w:rsidRDefault="00EA5EB4" w:rsidP="00EA5EB4">
            <w:pPr>
              <w:pStyle w:val="TableText"/>
            </w:pPr>
          </w:p>
        </w:tc>
        <w:tc>
          <w:tcPr>
            <w:tcW w:w="1890" w:type="dxa"/>
            <w:hideMark/>
          </w:tcPr>
          <w:p w14:paraId="6491B245" w14:textId="77777777" w:rsidR="00EA5EB4" w:rsidRPr="007F5117" w:rsidRDefault="00EA5EB4" w:rsidP="00EA5EB4">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hideMark/>
          </w:tcPr>
          <w:p w14:paraId="4470E88B" w14:textId="7AD506A2" w:rsidR="00EA5EB4" w:rsidRPr="007F5117" w:rsidRDefault="00EA5EB4" w:rsidP="00EA5EB4">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EA5EB4" w:rsidRPr="007F5117" w14:paraId="44FC8ED5" w14:textId="77777777" w:rsidTr="00530A52">
        <w:tc>
          <w:tcPr>
            <w:tcW w:w="5573" w:type="dxa"/>
            <w:vAlign w:val="bottom"/>
          </w:tcPr>
          <w:p w14:paraId="2534FD22" w14:textId="77777777" w:rsidR="00EA5EB4" w:rsidRPr="007F5117" w:rsidRDefault="00EA5EB4" w:rsidP="00EA5EB4">
            <w:pPr>
              <w:pStyle w:val="TableText"/>
              <w:rPr>
                <w:rFonts w:cs="Arial"/>
              </w:rPr>
            </w:pPr>
          </w:p>
        </w:tc>
        <w:tc>
          <w:tcPr>
            <w:tcW w:w="1890" w:type="dxa"/>
            <w:vAlign w:val="bottom"/>
          </w:tcPr>
          <w:p w14:paraId="7CDFC708" w14:textId="325DEC3B" w:rsidR="00EA5EB4" w:rsidRPr="007F5117" w:rsidRDefault="00EA5EB4" w:rsidP="00EA5EB4">
            <w:pPr>
              <w:pStyle w:val="TableText"/>
              <w:tabs>
                <w:tab w:val="decimal" w:pos="1602"/>
              </w:tabs>
              <w:ind w:left="162" w:right="-198" w:firstLine="0"/>
            </w:pPr>
            <w:r>
              <w:t>784</w:t>
            </w:r>
          </w:p>
        </w:tc>
        <w:tc>
          <w:tcPr>
            <w:tcW w:w="1890" w:type="dxa"/>
            <w:vAlign w:val="bottom"/>
          </w:tcPr>
          <w:p w14:paraId="2FE37B43" w14:textId="2D5B33DF" w:rsidR="00EA5EB4" w:rsidRPr="007F5117" w:rsidRDefault="00EA5EB4" w:rsidP="00EA5EB4">
            <w:pPr>
              <w:pStyle w:val="TableText"/>
              <w:tabs>
                <w:tab w:val="decimal" w:pos="1602"/>
              </w:tabs>
              <w:ind w:left="162" w:right="-198" w:firstLine="0"/>
            </w:pPr>
            <w:r>
              <w:t>(645)</w:t>
            </w:r>
          </w:p>
        </w:tc>
      </w:tr>
      <w:tr w:rsidR="00EA5EB4" w:rsidRPr="007F5117" w14:paraId="5E0F2DD9" w14:textId="77777777" w:rsidTr="00530A52">
        <w:tc>
          <w:tcPr>
            <w:tcW w:w="5573" w:type="dxa"/>
            <w:vAlign w:val="bottom"/>
          </w:tcPr>
          <w:p w14:paraId="280064E3" w14:textId="77777777" w:rsidR="00EA5EB4" w:rsidRPr="007F5117" w:rsidRDefault="00EA5EB4" w:rsidP="00EA5EB4">
            <w:pPr>
              <w:pStyle w:val="TableText"/>
            </w:pPr>
          </w:p>
        </w:tc>
        <w:tc>
          <w:tcPr>
            <w:tcW w:w="1890" w:type="dxa"/>
            <w:hideMark/>
          </w:tcPr>
          <w:p w14:paraId="322B1455" w14:textId="77777777" w:rsidR="00EA5EB4" w:rsidRPr="007F5117" w:rsidRDefault="00EA5EB4" w:rsidP="00EA5EB4">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39B7DFBD" w14:textId="77777777" w:rsidR="00EA5EB4" w:rsidRPr="007F5117" w:rsidRDefault="00EA5EB4" w:rsidP="00EA5EB4">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075ED605" w14:textId="77777777" w:rsidR="00450227" w:rsidRPr="007F5117" w:rsidRDefault="00450227">
      <w:pPr>
        <w:pStyle w:val="BodyText"/>
        <w:spacing w:before="0"/>
        <w:rPr>
          <w:lang w:val="en-GB"/>
        </w:rPr>
      </w:pPr>
    </w:p>
    <w:p w14:paraId="0D7EB69A" w14:textId="1239CA03" w:rsidR="00176056" w:rsidRPr="007F5117" w:rsidRDefault="00B60EFE">
      <w:pPr>
        <w:pStyle w:val="Heading2"/>
        <w:spacing w:before="0"/>
        <w:ind w:left="-567" w:firstLine="0"/>
        <w:rPr>
          <w:rFonts w:cs="Arial"/>
        </w:rPr>
      </w:pPr>
      <w:r>
        <w:rPr>
          <w:rFonts w:cs="Arial"/>
        </w:rPr>
        <w:br w:type="page"/>
      </w:r>
      <w:r w:rsidR="00176056" w:rsidRPr="007F5117">
        <w:rPr>
          <w:rFonts w:cs="Arial"/>
        </w:rPr>
        <w:t>7</w:t>
      </w:r>
      <w:r w:rsidR="00176056" w:rsidRPr="007F5117">
        <w:rPr>
          <w:rFonts w:cs="Arial"/>
        </w:rPr>
        <w:tab/>
        <w:t>Directors’ emoluments</w:t>
      </w:r>
    </w:p>
    <w:p w14:paraId="512FE45F" w14:textId="77777777" w:rsidR="00450227" w:rsidRPr="007F5117" w:rsidRDefault="00450227">
      <w:pPr>
        <w:pStyle w:val="BodyText"/>
        <w:spacing w:before="0"/>
      </w:pPr>
    </w:p>
    <w:p w14:paraId="3558F3B8" w14:textId="33306F9B" w:rsidR="00176056" w:rsidRPr="007F5117" w:rsidRDefault="00176056">
      <w:pPr>
        <w:pStyle w:val="BodyText"/>
        <w:spacing w:before="0"/>
      </w:pPr>
      <w:r w:rsidRPr="007F5117">
        <w:t xml:space="preserve">Directors’ emoluments disclosed pursuant to </w:t>
      </w:r>
      <w:r w:rsidR="00F52162">
        <w:t>S</w:t>
      </w:r>
      <w:r w:rsidRPr="007F5117">
        <w:t>ection 383(1) of the Companies Ordinance and Part 2 of the Companies (Disclosure of Information about Benefits of Directors) Regulation (Cap</w:t>
      </w:r>
      <w:r w:rsidR="00D94A66" w:rsidRPr="007F5117">
        <w:t>.</w:t>
      </w:r>
      <w:r w:rsidRPr="007F5117">
        <w:t xml:space="preserve">622G) are as follows: </w:t>
      </w:r>
    </w:p>
    <w:tbl>
      <w:tblPr>
        <w:tblW w:w="9353" w:type="dxa"/>
        <w:tblLayout w:type="fixed"/>
        <w:tblLook w:val="01E0" w:firstRow="1" w:lastRow="1" w:firstColumn="1" w:lastColumn="1" w:noHBand="0" w:noVBand="0"/>
      </w:tblPr>
      <w:tblGrid>
        <w:gridCol w:w="5573"/>
        <w:gridCol w:w="1890"/>
        <w:gridCol w:w="1890"/>
      </w:tblGrid>
      <w:tr w:rsidR="00176056" w:rsidRPr="007F5117" w14:paraId="18FF014D" w14:textId="77777777" w:rsidTr="00530A52">
        <w:tc>
          <w:tcPr>
            <w:tcW w:w="5573" w:type="dxa"/>
            <w:vAlign w:val="bottom"/>
          </w:tcPr>
          <w:p w14:paraId="308AA034" w14:textId="77777777" w:rsidR="00176056" w:rsidRPr="007F5117" w:rsidRDefault="00176056">
            <w:pPr>
              <w:pStyle w:val="TableText"/>
            </w:pPr>
          </w:p>
        </w:tc>
        <w:tc>
          <w:tcPr>
            <w:tcW w:w="1890" w:type="dxa"/>
            <w:vAlign w:val="bottom"/>
          </w:tcPr>
          <w:p w14:paraId="5130B3DF" w14:textId="77777777" w:rsidR="00176056" w:rsidRPr="007F5117" w:rsidRDefault="00176056">
            <w:pPr>
              <w:pStyle w:val="TableTitle"/>
            </w:pPr>
          </w:p>
        </w:tc>
        <w:tc>
          <w:tcPr>
            <w:tcW w:w="1890" w:type="dxa"/>
            <w:vAlign w:val="bottom"/>
          </w:tcPr>
          <w:p w14:paraId="547148B4" w14:textId="77777777" w:rsidR="00176056" w:rsidRPr="007F5117" w:rsidRDefault="00176056">
            <w:pPr>
              <w:pStyle w:val="TableTitle"/>
            </w:pPr>
          </w:p>
        </w:tc>
      </w:tr>
      <w:tr w:rsidR="00B60EFE" w:rsidRPr="007F5117" w14:paraId="45584BC1" w14:textId="77777777" w:rsidTr="00530A52">
        <w:tc>
          <w:tcPr>
            <w:tcW w:w="5573" w:type="dxa"/>
            <w:vAlign w:val="bottom"/>
          </w:tcPr>
          <w:p w14:paraId="09E1ADA2" w14:textId="77777777" w:rsidR="00B60EFE" w:rsidRPr="007F5117" w:rsidRDefault="00B60EFE" w:rsidP="00B60EFE">
            <w:pPr>
              <w:pStyle w:val="TableText"/>
            </w:pPr>
          </w:p>
        </w:tc>
        <w:tc>
          <w:tcPr>
            <w:tcW w:w="1890" w:type="dxa"/>
            <w:vAlign w:val="bottom"/>
            <w:hideMark/>
          </w:tcPr>
          <w:p w14:paraId="31CEDE58" w14:textId="1F04F7D7" w:rsidR="00B60EFE" w:rsidRPr="007F5117" w:rsidRDefault="00B60EFE" w:rsidP="00B60EFE">
            <w:pPr>
              <w:pStyle w:val="TableTitle"/>
            </w:pPr>
            <w:r w:rsidRPr="00C469D4">
              <w:t>20</w:t>
            </w:r>
            <w:r w:rsidRPr="007F5117">
              <w:t>2</w:t>
            </w:r>
            <w:r>
              <w:t>1</w:t>
            </w:r>
          </w:p>
        </w:tc>
        <w:tc>
          <w:tcPr>
            <w:tcW w:w="1890" w:type="dxa"/>
            <w:vAlign w:val="bottom"/>
            <w:hideMark/>
          </w:tcPr>
          <w:p w14:paraId="68349C2D" w14:textId="37499D3C" w:rsidR="00B60EFE" w:rsidRPr="007F5117" w:rsidRDefault="00B60EFE" w:rsidP="00B60EFE">
            <w:pPr>
              <w:pStyle w:val="TableTitle"/>
            </w:pPr>
            <w:r w:rsidRPr="00C469D4">
              <w:t>20</w:t>
            </w:r>
            <w:r w:rsidRPr="007F5117">
              <w:t>20</w:t>
            </w:r>
          </w:p>
        </w:tc>
      </w:tr>
      <w:tr w:rsidR="00B60EFE" w:rsidRPr="007F5117" w14:paraId="7C484227" w14:textId="77777777" w:rsidTr="00530A52">
        <w:tc>
          <w:tcPr>
            <w:tcW w:w="5573" w:type="dxa"/>
            <w:vAlign w:val="bottom"/>
          </w:tcPr>
          <w:p w14:paraId="675F0A0C" w14:textId="77777777" w:rsidR="00B60EFE" w:rsidRPr="007F5117" w:rsidRDefault="00B60EFE" w:rsidP="00B60EFE">
            <w:pPr>
              <w:pStyle w:val="TableText"/>
            </w:pPr>
          </w:p>
        </w:tc>
        <w:tc>
          <w:tcPr>
            <w:tcW w:w="1890" w:type="dxa"/>
            <w:vAlign w:val="bottom"/>
            <w:hideMark/>
          </w:tcPr>
          <w:p w14:paraId="44114D85" w14:textId="77777777" w:rsidR="00B60EFE" w:rsidRPr="007F5117" w:rsidRDefault="00B60EFE" w:rsidP="00B60EFE">
            <w:pPr>
              <w:pStyle w:val="TableTitle"/>
              <w:rPr>
                <w:i w:val="0"/>
              </w:rPr>
            </w:pPr>
            <w:r w:rsidRPr="007F5117">
              <w:rPr>
                <w:i w:val="0"/>
              </w:rPr>
              <w:t>$’000</w:t>
            </w:r>
          </w:p>
        </w:tc>
        <w:tc>
          <w:tcPr>
            <w:tcW w:w="1890" w:type="dxa"/>
            <w:vAlign w:val="bottom"/>
            <w:hideMark/>
          </w:tcPr>
          <w:p w14:paraId="66D7B504" w14:textId="13914BF4" w:rsidR="00B60EFE" w:rsidRPr="007F5117" w:rsidRDefault="00B60EFE" w:rsidP="00B60EFE">
            <w:pPr>
              <w:pStyle w:val="TableTitle"/>
              <w:rPr>
                <w:i w:val="0"/>
              </w:rPr>
            </w:pPr>
            <w:r w:rsidRPr="007F5117">
              <w:rPr>
                <w:i w:val="0"/>
              </w:rPr>
              <w:t>$’000</w:t>
            </w:r>
          </w:p>
        </w:tc>
      </w:tr>
      <w:tr w:rsidR="00B60EFE" w:rsidRPr="007F5117" w14:paraId="13B619F5" w14:textId="77777777" w:rsidTr="00530A52">
        <w:tc>
          <w:tcPr>
            <w:tcW w:w="5573" w:type="dxa"/>
            <w:vAlign w:val="bottom"/>
          </w:tcPr>
          <w:p w14:paraId="7B1EBAFD" w14:textId="77777777" w:rsidR="00B60EFE" w:rsidRPr="007F5117" w:rsidRDefault="00B60EFE" w:rsidP="00B60EFE">
            <w:pPr>
              <w:pStyle w:val="TableText"/>
              <w:rPr>
                <w:szCs w:val="22"/>
              </w:rPr>
            </w:pPr>
          </w:p>
        </w:tc>
        <w:tc>
          <w:tcPr>
            <w:tcW w:w="1890" w:type="dxa"/>
            <w:vAlign w:val="bottom"/>
          </w:tcPr>
          <w:p w14:paraId="64F8809B" w14:textId="77777777" w:rsidR="00B60EFE" w:rsidRPr="007F5117" w:rsidRDefault="00B60EFE" w:rsidP="00B60EFE">
            <w:pPr>
              <w:pStyle w:val="TableText"/>
              <w:tabs>
                <w:tab w:val="decimal" w:pos="1602"/>
              </w:tabs>
              <w:ind w:left="162" w:right="-198" w:firstLine="0"/>
              <w:rPr>
                <w:szCs w:val="22"/>
              </w:rPr>
            </w:pPr>
          </w:p>
        </w:tc>
        <w:tc>
          <w:tcPr>
            <w:tcW w:w="1890" w:type="dxa"/>
            <w:vAlign w:val="bottom"/>
          </w:tcPr>
          <w:p w14:paraId="2C6AAE86" w14:textId="77777777" w:rsidR="00B60EFE" w:rsidRPr="007F5117" w:rsidRDefault="00B60EFE" w:rsidP="00B60EFE">
            <w:pPr>
              <w:pStyle w:val="TableText"/>
              <w:tabs>
                <w:tab w:val="decimal" w:pos="1602"/>
              </w:tabs>
              <w:ind w:left="162" w:right="-198" w:firstLine="0"/>
              <w:rPr>
                <w:szCs w:val="22"/>
              </w:rPr>
            </w:pPr>
          </w:p>
        </w:tc>
      </w:tr>
      <w:tr w:rsidR="00B60EFE" w:rsidRPr="007F5117" w14:paraId="25430341" w14:textId="77777777" w:rsidTr="00530A52">
        <w:tc>
          <w:tcPr>
            <w:tcW w:w="5573" w:type="dxa"/>
            <w:vAlign w:val="bottom"/>
          </w:tcPr>
          <w:p w14:paraId="4C0E8639" w14:textId="77777777" w:rsidR="00B60EFE" w:rsidRPr="007F5117" w:rsidRDefault="00B60EFE" w:rsidP="00B60EFE">
            <w:pPr>
              <w:pStyle w:val="TableText"/>
              <w:rPr>
                <w:rFonts w:cs="Arial"/>
                <w:szCs w:val="22"/>
              </w:rPr>
            </w:pPr>
            <w:r w:rsidRPr="007F5117">
              <w:rPr>
                <w:rFonts w:cs="Arial"/>
                <w:szCs w:val="22"/>
              </w:rPr>
              <w:t>Directors’ fees</w:t>
            </w:r>
          </w:p>
        </w:tc>
        <w:tc>
          <w:tcPr>
            <w:tcW w:w="1890" w:type="dxa"/>
            <w:vAlign w:val="bottom"/>
          </w:tcPr>
          <w:p w14:paraId="644017B7" w14:textId="0E436F4C" w:rsidR="00B60EFE" w:rsidRPr="007F5117" w:rsidRDefault="00EA5EB4" w:rsidP="00B60EFE">
            <w:pPr>
              <w:pStyle w:val="TableText"/>
              <w:tabs>
                <w:tab w:val="decimal" w:pos="1602"/>
              </w:tabs>
              <w:ind w:left="162" w:right="-198" w:firstLine="0"/>
            </w:pPr>
            <w:r w:rsidRPr="00EA5EB4">
              <w:rPr>
                <w:highlight w:val="yellow"/>
              </w:rPr>
              <w:t>[…]</w:t>
            </w:r>
          </w:p>
        </w:tc>
        <w:tc>
          <w:tcPr>
            <w:tcW w:w="1890" w:type="dxa"/>
            <w:vAlign w:val="bottom"/>
          </w:tcPr>
          <w:p w14:paraId="09DAAD9D" w14:textId="6193524D" w:rsidR="00B60EFE" w:rsidRPr="007F5117" w:rsidRDefault="00B60EFE" w:rsidP="00B60EFE">
            <w:pPr>
              <w:pStyle w:val="TableText"/>
              <w:tabs>
                <w:tab w:val="decimal" w:pos="1602"/>
              </w:tabs>
              <w:ind w:left="162" w:right="-198" w:firstLine="0"/>
            </w:pPr>
            <w:r>
              <w:t>-</w:t>
            </w:r>
          </w:p>
        </w:tc>
      </w:tr>
      <w:tr w:rsidR="00B60EFE" w:rsidRPr="007F5117" w14:paraId="647A6293" w14:textId="77777777" w:rsidTr="00530A52">
        <w:tc>
          <w:tcPr>
            <w:tcW w:w="5573" w:type="dxa"/>
            <w:vAlign w:val="bottom"/>
          </w:tcPr>
          <w:p w14:paraId="16E09654" w14:textId="77777777" w:rsidR="00B60EFE" w:rsidRPr="007F5117" w:rsidRDefault="00B60EFE" w:rsidP="00B60EFE">
            <w:pPr>
              <w:pStyle w:val="TableText"/>
              <w:rPr>
                <w:rFonts w:cs="Arial"/>
                <w:szCs w:val="22"/>
              </w:rPr>
            </w:pPr>
            <w:r w:rsidRPr="007F5117">
              <w:rPr>
                <w:rFonts w:cs="Arial"/>
                <w:szCs w:val="22"/>
              </w:rPr>
              <w:t>Salaries, allowances and benefits in kind</w:t>
            </w:r>
          </w:p>
        </w:tc>
        <w:tc>
          <w:tcPr>
            <w:tcW w:w="1890" w:type="dxa"/>
            <w:vAlign w:val="bottom"/>
          </w:tcPr>
          <w:p w14:paraId="40F3D375" w14:textId="518D31C5" w:rsidR="00B60EFE" w:rsidRPr="007F5117" w:rsidRDefault="00EA5EB4" w:rsidP="00B60EFE">
            <w:pPr>
              <w:pStyle w:val="TableText"/>
              <w:tabs>
                <w:tab w:val="decimal" w:pos="1602"/>
              </w:tabs>
              <w:ind w:left="162" w:right="-198" w:firstLine="0"/>
            </w:pPr>
            <w:r w:rsidRPr="00EA5EB4">
              <w:rPr>
                <w:highlight w:val="yellow"/>
              </w:rPr>
              <w:t>[…]</w:t>
            </w:r>
          </w:p>
        </w:tc>
        <w:tc>
          <w:tcPr>
            <w:tcW w:w="1890" w:type="dxa"/>
            <w:vAlign w:val="bottom"/>
          </w:tcPr>
          <w:p w14:paraId="6503F928" w14:textId="25223A5C" w:rsidR="00B60EFE" w:rsidRPr="007F5117" w:rsidRDefault="00B60EFE" w:rsidP="00B60EFE">
            <w:pPr>
              <w:pStyle w:val="TableText"/>
              <w:tabs>
                <w:tab w:val="decimal" w:pos="1602"/>
              </w:tabs>
              <w:ind w:left="162" w:right="-198" w:firstLine="0"/>
            </w:pPr>
            <w:r>
              <w:t>1,095</w:t>
            </w:r>
          </w:p>
        </w:tc>
      </w:tr>
      <w:tr w:rsidR="00B60EFE" w:rsidRPr="007F5117" w14:paraId="747CC7AF" w14:textId="77777777" w:rsidTr="00530A52">
        <w:tc>
          <w:tcPr>
            <w:tcW w:w="5573" w:type="dxa"/>
            <w:vAlign w:val="bottom"/>
          </w:tcPr>
          <w:p w14:paraId="46248296" w14:textId="77777777" w:rsidR="00B60EFE" w:rsidRPr="007F5117" w:rsidRDefault="00B60EFE" w:rsidP="00B60EFE">
            <w:pPr>
              <w:pStyle w:val="TableText"/>
              <w:rPr>
                <w:rFonts w:cs="Arial"/>
                <w:szCs w:val="22"/>
              </w:rPr>
            </w:pPr>
            <w:r w:rsidRPr="007F5117">
              <w:rPr>
                <w:rFonts w:cs="Arial"/>
                <w:szCs w:val="22"/>
              </w:rPr>
              <w:t>Discretionary bonuses</w:t>
            </w:r>
          </w:p>
        </w:tc>
        <w:tc>
          <w:tcPr>
            <w:tcW w:w="1890" w:type="dxa"/>
            <w:vAlign w:val="bottom"/>
          </w:tcPr>
          <w:p w14:paraId="01B27E87" w14:textId="30BB2D75" w:rsidR="00B60EFE" w:rsidRPr="007F5117" w:rsidRDefault="00EA5EB4" w:rsidP="00B60EFE">
            <w:pPr>
              <w:pStyle w:val="TableText"/>
              <w:tabs>
                <w:tab w:val="decimal" w:pos="1602"/>
              </w:tabs>
              <w:ind w:left="162" w:right="-198" w:firstLine="0"/>
            </w:pPr>
            <w:r w:rsidRPr="00EA5EB4">
              <w:rPr>
                <w:highlight w:val="yellow"/>
              </w:rPr>
              <w:t>[…]</w:t>
            </w:r>
          </w:p>
        </w:tc>
        <w:tc>
          <w:tcPr>
            <w:tcW w:w="1890" w:type="dxa"/>
            <w:vAlign w:val="bottom"/>
          </w:tcPr>
          <w:p w14:paraId="37AC9FD7" w14:textId="165D8E6B" w:rsidR="00B60EFE" w:rsidRPr="007F5117" w:rsidRDefault="00B60EFE" w:rsidP="00B60EFE">
            <w:pPr>
              <w:pStyle w:val="TableText"/>
              <w:tabs>
                <w:tab w:val="decimal" w:pos="1602"/>
              </w:tabs>
              <w:ind w:left="162" w:right="-198" w:firstLine="0"/>
            </w:pPr>
            <w:r>
              <w:t>94</w:t>
            </w:r>
          </w:p>
        </w:tc>
      </w:tr>
      <w:tr w:rsidR="00B60EFE" w:rsidRPr="007F5117" w14:paraId="1A7DAC14" w14:textId="77777777" w:rsidTr="00530A52">
        <w:tc>
          <w:tcPr>
            <w:tcW w:w="5573" w:type="dxa"/>
            <w:vAlign w:val="bottom"/>
          </w:tcPr>
          <w:p w14:paraId="7205677A" w14:textId="77777777" w:rsidR="00B60EFE" w:rsidRPr="007F5117" w:rsidRDefault="00B60EFE" w:rsidP="00B60EFE">
            <w:pPr>
              <w:pStyle w:val="TableText"/>
              <w:rPr>
                <w:rFonts w:cs="Arial"/>
                <w:szCs w:val="22"/>
              </w:rPr>
            </w:pPr>
            <w:r w:rsidRPr="007F5117">
              <w:rPr>
                <w:rFonts w:cs="Arial"/>
                <w:szCs w:val="22"/>
              </w:rPr>
              <w:t>Retirement scheme contributions</w:t>
            </w:r>
          </w:p>
        </w:tc>
        <w:tc>
          <w:tcPr>
            <w:tcW w:w="1890" w:type="dxa"/>
            <w:vAlign w:val="bottom"/>
          </w:tcPr>
          <w:p w14:paraId="545FAA88" w14:textId="17CBA1A5" w:rsidR="00B60EFE" w:rsidRPr="007F5117" w:rsidRDefault="00EA5EB4" w:rsidP="00B60EFE">
            <w:pPr>
              <w:pStyle w:val="TableText"/>
              <w:tabs>
                <w:tab w:val="decimal" w:pos="1602"/>
              </w:tabs>
              <w:ind w:left="162" w:right="-198" w:firstLine="0"/>
            </w:pPr>
            <w:r w:rsidRPr="00EA5EB4">
              <w:rPr>
                <w:highlight w:val="yellow"/>
              </w:rPr>
              <w:t>[…]</w:t>
            </w:r>
          </w:p>
        </w:tc>
        <w:tc>
          <w:tcPr>
            <w:tcW w:w="1890" w:type="dxa"/>
            <w:vAlign w:val="bottom"/>
          </w:tcPr>
          <w:p w14:paraId="751DFCF1" w14:textId="4BDF7074" w:rsidR="00B60EFE" w:rsidRPr="007F5117" w:rsidRDefault="00B60EFE" w:rsidP="00B60EFE">
            <w:pPr>
              <w:pStyle w:val="TableText"/>
              <w:tabs>
                <w:tab w:val="decimal" w:pos="1602"/>
              </w:tabs>
              <w:ind w:left="162" w:right="-198" w:firstLine="0"/>
            </w:pPr>
            <w:r>
              <w:t>66</w:t>
            </w:r>
          </w:p>
        </w:tc>
      </w:tr>
      <w:tr w:rsidR="00B60EFE" w:rsidRPr="007F5117" w14:paraId="54EB411C" w14:textId="77777777" w:rsidTr="00530A52">
        <w:tc>
          <w:tcPr>
            <w:tcW w:w="5573" w:type="dxa"/>
            <w:vAlign w:val="bottom"/>
          </w:tcPr>
          <w:p w14:paraId="623F3EED" w14:textId="77777777" w:rsidR="00B60EFE" w:rsidRPr="007F5117" w:rsidRDefault="00B60EFE" w:rsidP="00B60EFE">
            <w:pPr>
              <w:pStyle w:val="TableText"/>
              <w:rPr>
                <w:rFonts w:cs="Arial"/>
                <w:szCs w:val="22"/>
              </w:rPr>
            </w:pPr>
            <w:r w:rsidRPr="007F5117">
              <w:rPr>
                <w:rFonts w:cs="Arial"/>
                <w:szCs w:val="22"/>
              </w:rPr>
              <w:t>Share-based compensation</w:t>
            </w:r>
          </w:p>
        </w:tc>
        <w:tc>
          <w:tcPr>
            <w:tcW w:w="1890" w:type="dxa"/>
            <w:vAlign w:val="bottom"/>
          </w:tcPr>
          <w:p w14:paraId="2F5DE4C3" w14:textId="7A04FCFF" w:rsidR="00B60EFE" w:rsidRPr="007F5117" w:rsidRDefault="00EA5EB4" w:rsidP="00B60EFE">
            <w:pPr>
              <w:pStyle w:val="TableText"/>
              <w:tabs>
                <w:tab w:val="decimal" w:pos="1602"/>
              </w:tabs>
              <w:ind w:left="162" w:right="-198" w:firstLine="0"/>
            </w:pPr>
            <w:r w:rsidRPr="00EA5EB4">
              <w:rPr>
                <w:highlight w:val="yellow"/>
              </w:rPr>
              <w:t>[…]</w:t>
            </w:r>
          </w:p>
        </w:tc>
        <w:tc>
          <w:tcPr>
            <w:tcW w:w="1890" w:type="dxa"/>
            <w:vAlign w:val="bottom"/>
          </w:tcPr>
          <w:p w14:paraId="401DDE70" w14:textId="085421C6" w:rsidR="00B60EFE" w:rsidRPr="007F5117" w:rsidRDefault="00B60EFE" w:rsidP="00B60EFE">
            <w:pPr>
              <w:pStyle w:val="TableText"/>
              <w:tabs>
                <w:tab w:val="decimal" w:pos="1602"/>
              </w:tabs>
              <w:ind w:left="162" w:right="-198" w:firstLine="0"/>
            </w:pPr>
            <w:r>
              <w:t>36</w:t>
            </w:r>
          </w:p>
        </w:tc>
      </w:tr>
      <w:tr w:rsidR="00B60EFE" w:rsidRPr="007F5117" w14:paraId="0AC58C63" w14:textId="77777777" w:rsidTr="00530A52">
        <w:tc>
          <w:tcPr>
            <w:tcW w:w="5573" w:type="dxa"/>
            <w:vAlign w:val="bottom"/>
          </w:tcPr>
          <w:p w14:paraId="602DA184" w14:textId="77777777" w:rsidR="00B60EFE" w:rsidRPr="007F5117" w:rsidRDefault="00B60EFE" w:rsidP="00B60EFE">
            <w:pPr>
              <w:pStyle w:val="TableText"/>
              <w:rPr>
                <w:szCs w:val="22"/>
              </w:rPr>
            </w:pPr>
          </w:p>
        </w:tc>
        <w:tc>
          <w:tcPr>
            <w:tcW w:w="1890" w:type="dxa"/>
            <w:hideMark/>
          </w:tcPr>
          <w:p w14:paraId="519A36B2" w14:textId="77777777"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hideMark/>
          </w:tcPr>
          <w:p w14:paraId="24311A2A" w14:textId="0C13B048"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B60EFE" w:rsidRPr="007F5117" w14:paraId="7F376B57" w14:textId="77777777" w:rsidTr="00530A52">
        <w:tc>
          <w:tcPr>
            <w:tcW w:w="5573" w:type="dxa"/>
            <w:vAlign w:val="bottom"/>
          </w:tcPr>
          <w:p w14:paraId="57A75E3F" w14:textId="77777777" w:rsidR="00B60EFE" w:rsidRPr="007F5117" w:rsidRDefault="00B60EFE" w:rsidP="00B60EFE">
            <w:pPr>
              <w:pStyle w:val="TableText"/>
              <w:rPr>
                <w:rFonts w:cs="Arial"/>
                <w:szCs w:val="22"/>
              </w:rPr>
            </w:pPr>
          </w:p>
        </w:tc>
        <w:tc>
          <w:tcPr>
            <w:tcW w:w="1890" w:type="dxa"/>
            <w:vAlign w:val="bottom"/>
          </w:tcPr>
          <w:p w14:paraId="4AD77E23" w14:textId="2C6ABC79" w:rsidR="00B60EFE" w:rsidRPr="007F5117" w:rsidRDefault="00EA5EB4" w:rsidP="00B60EFE">
            <w:pPr>
              <w:pStyle w:val="TableText"/>
              <w:tabs>
                <w:tab w:val="decimal" w:pos="1602"/>
              </w:tabs>
              <w:ind w:left="162" w:right="-198" w:firstLine="0"/>
            </w:pPr>
            <w:r w:rsidRPr="00EA5EB4">
              <w:rPr>
                <w:highlight w:val="yellow"/>
              </w:rPr>
              <w:t>[…]</w:t>
            </w:r>
          </w:p>
        </w:tc>
        <w:tc>
          <w:tcPr>
            <w:tcW w:w="1890" w:type="dxa"/>
            <w:vAlign w:val="bottom"/>
          </w:tcPr>
          <w:p w14:paraId="480EEA18" w14:textId="424D80C9" w:rsidR="00B60EFE" w:rsidRPr="007F5117" w:rsidRDefault="00B60EFE" w:rsidP="00B60EFE">
            <w:pPr>
              <w:pStyle w:val="TableText"/>
              <w:tabs>
                <w:tab w:val="decimal" w:pos="1602"/>
              </w:tabs>
              <w:ind w:left="162" w:right="-198" w:firstLine="0"/>
            </w:pPr>
            <w:r>
              <w:t>1,291</w:t>
            </w:r>
          </w:p>
        </w:tc>
      </w:tr>
      <w:tr w:rsidR="00B60EFE" w:rsidRPr="007F5117" w14:paraId="4CDEF019" w14:textId="77777777" w:rsidTr="00530A52">
        <w:tc>
          <w:tcPr>
            <w:tcW w:w="5573" w:type="dxa"/>
            <w:vAlign w:val="bottom"/>
          </w:tcPr>
          <w:p w14:paraId="0C1DD388" w14:textId="77777777" w:rsidR="00B60EFE" w:rsidRPr="007F5117" w:rsidRDefault="00B60EFE" w:rsidP="00B60EFE">
            <w:pPr>
              <w:pStyle w:val="TableText"/>
              <w:rPr>
                <w:szCs w:val="22"/>
              </w:rPr>
            </w:pPr>
          </w:p>
        </w:tc>
        <w:tc>
          <w:tcPr>
            <w:tcW w:w="1890" w:type="dxa"/>
            <w:hideMark/>
          </w:tcPr>
          <w:p w14:paraId="6F48C3AC" w14:textId="77777777" w:rsidR="00B60EFE" w:rsidRPr="007F5117" w:rsidRDefault="00B60EFE" w:rsidP="00B60EF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55879153" w14:textId="77777777" w:rsidR="00B60EFE" w:rsidRPr="007F5117" w:rsidRDefault="00B60EFE" w:rsidP="00B60EFE">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5C12E903" w14:textId="77777777" w:rsidR="00B60EFE" w:rsidRDefault="00B60EFE" w:rsidP="00B60EFE">
      <w:pPr>
        <w:pStyle w:val="BodyText"/>
        <w:spacing w:before="0"/>
      </w:pPr>
    </w:p>
    <w:p w14:paraId="6971F25C" w14:textId="5DD8AA87" w:rsidR="00176056" w:rsidRPr="007F5117" w:rsidRDefault="00176056">
      <w:pPr>
        <w:pStyle w:val="Heading2"/>
        <w:spacing w:before="0"/>
        <w:rPr>
          <w:rFonts w:cs="Arial"/>
        </w:rPr>
      </w:pPr>
      <w:r w:rsidRPr="007F5117">
        <w:rPr>
          <w:rFonts w:cs="Arial"/>
        </w:rPr>
        <w:t>8</w:t>
      </w:r>
      <w:r w:rsidRPr="007F5117">
        <w:rPr>
          <w:rFonts w:cs="Arial"/>
        </w:rPr>
        <w:tab/>
        <w:t>Property, plant and equipment</w:t>
      </w:r>
    </w:p>
    <w:tbl>
      <w:tblPr>
        <w:tblW w:w="9363" w:type="dxa"/>
        <w:tblLayout w:type="fixed"/>
        <w:tblLook w:val="01E0" w:firstRow="1" w:lastRow="1" w:firstColumn="1" w:lastColumn="1" w:noHBand="0" w:noVBand="0"/>
      </w:tblPr>
      <w:tblGrid>
        <w:gridCol w:w="3936"/>
        <w:gridCol w:w="1809"/>
        <w:gridCol w:w="1809"/>
        <w:gridCol w:w="1809"/>
      </w:tblGrid>
      <w:tr w:rsidR="00AC4AAC" w:rsidRPr="007F5117" w14:paraId="29D0AD51" w14:textId="77777777" w:rsidTr="00A718C5">
        <w:tc>
          <w:tcPr>
            <w:tcW w:w="3936" w:type="dxa"/>
            <w:vAlign w:val="bottom"/>
          </w:tcPr>
          <w:p w14:paraId="536BABE8" w14:textId="77777777" w:rsidR="00AC4AAC" w:rsidRPr="007F5117" w:rsidRDefault="00AC4AAC">
            <w:pPr>
              <w:pStyle w:val="TableText"/>
              <w:ind w:right="-108"/>
              <w:rPr>
                <w:rFonts w:cs="Arial"/>
                <w:szCs w:val="22"/>
              </w:rPr>
            </w:pPr>
          </w:p>
        </w:tc>
        <w:tc>
          <w:tcPr>
            <w:tcW w:w="1809" w:type="dxa"/>
            <w:vAlign w:val="bottom"/>
          </w:tcPr>
          <w:p w14:paraId="64AEC01E" w14:textId="77777777" w:rsidR="00AC4AAC" w:rsidRPr="007F5117" w:rsidRDefault="00AC4AAC">
            <w:pPr>
              <w:pStyle w:val="TableTitle"/>
              <w:rPr>
                <w:rFonts w:cs="Arial"/>
                <w:szCs w:val="22"/>
              </w:rPr>
            </w:pPr>
          </w:p>
        </w:tc>
        <w:tc>
          <w:tcPr>
            <w:tcW w:w="1809" w:type="dxa"/>
            <w:vAlign w:val="bottom"/>
          </w:tcPr>
          <w:p w14:paraId="1F0D1AC3" w14:textId="77777777" w:rsidR="00AC4AAC" w:rsidRPr="007F5117" w:rsidRDefault="00AC4AAC">
            <w:pPr>
              <w:pStyle w:val="TableTitle"/>
              <w:rPr>
                <w:rFonts w:cs="Arial"/>
                <w:szCs w:val="22"/>
              </w:rPr>
            </w:pPr>
          </w:p>
        </w:tc>
        <w:tc>
          <w:tcPr>
            <w:tcW w:w="1809" w:type="dxa"/>
            <w:vAlign w:val="bottom"/>
          </w:tcPr>
          <w:p w14:paraId="54C878D7" w14:textId="77777777" w:rsidR="00AC4AAC" w:rsidRPr="007F5117" w:rsidRDefault="00AC4AAC">
            <w:pPr>
              <w:pStyle w:val="TableTitle"/>
              <w:rPr>
                <w:rFonts w:cs="Arial"/>
                <w:szCs w:val="22"/>
              </w:rPr>
            </w:pPr>
          </w:p>
        </w:tc>
      </w:tr>
      <w:tr w:rsidR="00AC4AAC" w:rsidRPr="007F5117" w14:paraId="7525FA43" w14:textId="77777777" w:rsidTr="00A718C5">
        <w:tc>
          <w:tcPr>
            <w:tcW w:w="3936" w:type="dxa"/>
            <w:vAlign w:val="bottom"/>
          </w:tcPr>
          <w:p w14:paraId="4595D4C4" w14:textId="77777777" w:rsidR="00AC4AAC" w:rsidRPr="007F5117" w:rsidRDefault="00AC4AAC">
            <w:pPr>
              <w:pStyle w:val="TableText"/>
              <w:ind w:right="-108"/>
              <w:rPr>
                <w:rFonts w:cs="Arial"/>
                <w:sz w:val="20"/>
                <w:szCs w:val="20"/>
              </w:rPr>
            </w:pPr>
          </w:p>
        </w:tc>
        <w:tc>
          <w:tcPr>
            <w:tcW w:w="1809" w:type="dxa"/>
            <w:vAlign w:val="bottom"/>
          </w:tcPr>
          <w:p w14:paraId="201042F7" w14:textId="77777777" w:rsidR="00AC4AAC" w:rsidRPr="007F5117" w:rsidRDefault="00AC4AAC">
            <w:pPr>
              <w:pStyle w:val="TableText"/>
              <w:ind w:left="-108" w:right="72" w:firstLine="0"/>
              <w:jc w:val="right"/>
              <w:rPr>
                <w:rFonts w:cs="Arial"/>
                <w:i/>
                <w:sz w:val="20"/>
                <w:szCs w:val="20"/>
              </w:rPr>
            </w:pPr>
            <w:r w:rsidRPr="007F5117">
              <w:rPr>
                <w:rFonts w:cs="Arial"/>
                <w:i/>
                <w:sz w:val="20"/>
                <w:szCs w:val="20"/>
              </w:rPr>
              <w:t>Computer</w:t>
            </w:r>
          </w:p>
          <w:p w14:paraId="2AE5B674" w14:textId="77777777" w:rsidR="00AC4AAC" w:rsidRPr="007F5117" w:rsidRDefault="00AC4AAC">
            <w:pPr>
              <w:pStyle w:val="TableText"/>
              <w:ind w:left="-108" w:right="72" w:firstLine="0"/>
              <w:jc w:val="right"/>
              <w:rPr>
                <w:rFonts w:cs="Arial"/>
                <w:i/>
                <w:sz w:val="20"/>
                <w:szCs w:val="20"/>
              </w:rPr>
            </w:pPr>
            <w:r w:rsidRPr="007F5117">
              <w:rPr>
                <w:rFonts w:cs="Arial"/>
                <w:i/>
                <w:sz w:val="20"/>
                <w:szCs w:val="20"/>
              </w:rPr>
              <w:t>equipment</w:t>
            </w:r>
          </w:p>
        </w:tc>
        <w:tc>
          <w:tcPr>
            <w:tcW w:w="1809" w:type="dxa"/>
            <w:vAlign w:val="bottom"/>
          </w:tcPr>
          <w:p w14:paraId="499546DF" w14:textId="77777777" w:rsidR="00D94A66" w:rsidRPr="007F5117" w:rsidRDefault="00AC4AAC">
            <w:pPr>
              <w:pStyle w:val="TableText"/>
              <w:ind w:left="-108" w:right="72" w:firstLine="0"/>
              <w:jc w:val="right"/>
              <w:rPr>
                <w:rFonts w:cs="Arial"/>
                <w:i/>
                <w:sz w:val="20"/>
                <w:szCs w:val="20"/>
              </w:rPr>
            </w:pPr>
            <w:r w:rsidRPr="007F5117">
              <w:rPr>
                <w:rFonts w:cs="Arial"/>
                <w:i/>
                <w:sz w:val="20"/>
                <w:szCs w:val="20"/>
              </w:rPr>
              <w:t>Furniture, fittings</w:t>
            </w:r>
          </w:p>
          <w:p w14:paraId="7ECCC4D4" w14:textId="6A45DC3F" w:rsidR="00D94A66" w:rsidRPr="007F5117" w:rsidRDefault="00AC4AAC">
            <w:pPr>
              <w:pStyle w:val="TableText"/>
              <w:ind w:left="-108" w:right="72" w:firstLine="0"/>
              <w:jc w:val="right"/>
              <w:rPr>
                <w:rFonts w:cs="Arial"/>
                <w:i/>
                <w:sz w:val="20"/>
                <w:szCs w:val="20"/>
              </w:rPr>
            </w:pPr>
            <w:r w:rsidRPr="007F5117">
              <w:rPr>
                <w:rFonts w:cs="Arial"/>
                <w:i/>
                <w:sz w:val="20"/>
                <w:szCs w:val="20"/>
              </w:rPr>
              <w:t>and other</w:t>
            </w:r>
          </w:p>
          <w:p w14:paraId="10A807D5" w14:textId="151F4B2F" w:rsidR="00AC4AAC" w:rsidRPr="007F5117" w:rsidRDefault="00AC4AAC">
            <w:pPr>
              <w:pStyle w:val="TableText"/>
              <w:ind w:left="-108" w:right="72" w:firstLine="0"/>
              <w:jc w:val="right"/>
              <w:rPr>
                <w:rFonts w:cs="Arial"/>
                <w:i/>
                <w:sz w:val="20"/>
                <w:szCs w:val="20"/>
              </w:rPr>
            </w:pPr>
            <w:r w:rsidRPr="007F5117">
              <w:rPr>
                <w:rFonts w:cs="Arial"/>
                <w:i/>
                <w:sz w:val="20"/>
                <w:szCs w:val="20"/>
              </w:rPr>
              <w:t>equipment</w:t>
            </w:r>
          </w:p>
        </w:tc>
        <w:tc>
          <w:tcPr>
            <w:tcW w:w="1809" w:type="dxa"/>
            <w:vAlign w:val="bottom"/>
          </w:tcPr>
          <w:p w14:paraId="194131F3" w14:textId="77777777" w:rsidR="00AC4AAC" w:rsidRPr="007F5117" w:rsidRDefault="00AC4AAC">
            <w:pPr>
              <w:pStyle w:val="TableText"/>
              <w:ind w:left="-108" w:right="72" w:firstLine="0"/>
              <w:jc w:val="right"/>
              <w:rPr>
                <w:rFonts w:cs="Arial"/>
                <w:i/>
                <w:sz w:val="20"/>
                <w:szCs w:val="20"/>
              </w:rPr>
            </w:pPr>
            <w:r w:rsidRPr="007F5117">
              <w:rPr>
                <w:rFonts w:cs="Arial"/>
                <w:i/>
                <w:sz w:val="20"/>
                <w:szCs w:val="20"/>
              </w:rPr>
              <w:t>Total</w:t>
            </w:r>
          </w:p>
        </w:tc>
      </w:tr>
      <w:tr w:rsidR="00AC4AAC" w:rsidRPr="007F5117" w14:paraId="48066F97" w14:textId="77777777" w:rsidTr="00A718C5">
        <w:tc>
          <w:tcPr>
            <w:tcW w:w="3936" w:type="dxa"/>
            <w:vAlign w:val="bottom"/>
          </w:tcPr>
          <w:p w14:paraId="4CFEC504" w14:textId="77777777" w:rsidR="00AC4AAC" w:rsidRPr="007F5117" w:rsidRDefault="00AC4AAC">
            <w:pPr>
              <w:pStyle w:val="TableText"/>
              <w:ind w:right="-108"/>
              <w:rPr>
                <w:rFonts w:cs="Arial"/>
                <w:sz w:val="20"/>
                <w:szCs w:val="20"/>
              </w:rPr>
            </w:pPr>
          </w:p>
        </w:tc>
        <w:tc>
          <w:tcPr>
            <w:tcW w:w="1809" w:type="dxa"/>
            <w:vAlign w:val="bottom"/>
          </w:tcPr>
          <w:p w14:paraId="64D8FAD9" w14:textId="77777777" w:rsidR="00AC4AAC" w:rsidRPr="007F5117" w:rsidRDefault="00AC4AAC">
            <w:pPr>
              <w:pStyle w:val="TableText"/>
              <w:ind w:left="0" w:right="72" w:firstLine="0"/>
              <w:jc w:val="right"/>
              <w:rPr>
                <w:rFonts w:cs="Arial"/>
                <w:sz w:val="20"/>
                <w:szCs w:val="20"/>
              </w:rPr>
            </w:pPr>
            <w:r w:rsidRPr="007F5117">
              <w:rPr>
                <w:rFonts w:cs="Arial"/>
                <w:sz w:val="20"/>
                <w:szCs w:val="20"/>
              </w:rPr>
              <w:t>$’000</w:t>
            </w:r>
          </w:p>
        </w:tc>
        <w:tc>
          <w:tcPr>
            <w:tcW w:w="1809" w:type="dxa"/>
            <w:vAlign w:val="bottom"/>
          </w:tcPr>
          <w:p w14:paraId="731C5336" w14:textId="77777777" w:rsidR="00AC4AAC" w:rsidRPr="007F5117" w:rsidRDefault="00AC4AAC">
            <w:pPr>
              <w:pStyle w:val="TableText"/>
              <w:ind w:left="0" w:right="72" w:firstLine="0"/>
              <w:jc w:val="right"/>
              <w:rPr>
                <w:rFonts w:cs="Arial"/>
                <w:sz w:val="20"/>
                <w:szCs w:val="20"/>
              </w:rPr>
            </w:pPr>
            <w:r w:rsidRPr="007F5117">
              <w:rPr>
                <w:rFonts w:cs="Arial"/>
                <w:sz w:val="20"/>
                <w:szCs w:val="20"/>
              </w:rPr>
              <w:t>$’000</w:t>
            </w:r>
          </w:p>
        </w:tc>
        <w:tc>
          <w:tcPr>
            <w:tcW w:w="1809" w:type="dxa"/>
            <w:vAlign w:val="bottom"/>
          </w:tcPr>
          <w:p w14:paraId="20B12C8A" w14:textId="77777777" w:rsidR="00AC4AAC" w:rsidRPr="007F5117" w:rsidRDefault="00AC4AAC">
            <w:pPr>
              <w:pStyle w:val="TableText"/>
              <w:ind w:left="0" w:right="72" w:firstLine="0"/>
              <w:jc w:val="right"/>
              <w:rPr>
                <w:rFonts w:cs="Arial"/>
                <w:sz w:val="20"/>
                <w:szCs w:val="20"/>
              </w:rPr>
            </w:pPr>
            <w:r w:rsidRPr="007F5117">
              <w:rPr>
                <w:rFonts w:cs="Arial"/>
                <w:sz w:val="20"/>
                <w:szCs w:val="20"/>
              </w:rPr>
              <w:t>$’000</w:t>
            </w:r>
          </w:p>
        </w:tc>
      </w:tr>
      <w:tr w:rsidR="00AC4AAC" w:rsidRPr="007F5117" w14:paraId="53E5E7F9" w14:textId="77777777" w:rsidTr="00A718C5">
        <w:tc>
          <w:tcPr>
            <w:tcW w:w="3936" w:type="dxa"/>
            <w:vAlign w:val="bottom"/>
          </w:tcPr>
          <w:p w14:paraId="39F3DC4E" w14:textId="77777777" w:rsidR="00AC4AAC" w:rsidRPr="007F5117" w:rsidRDefault="00AC4AAC">
            <w:pPr>
              <w:pStyle w:val="TableText"/>
              <w:ind w:right="-108"/>
              <w:rPr>
                <w:rFonts w:cs="Arial"/>
                <w:b/>
                <w:sz w:val="20"/>
                <w:szCs w:val="20"/>
              </w:rPr>
            </w:pPr>
            <w:r w:rsidRPr="007F5117">
              <w:rPr>
                <w:rFonts w:cs="Arial"/>
                <w:b/>
                <w:sz w:val="20"/>
                <w:szCs w:val="20"/>
              </w:rPr>
              <w:t>Cost:</w:t>
            </w:r>
          </w:p>
        </w:tc>
        <w:tc>
          <w:tcPr>
            <w:tcW w:w="1809" w:type="dxa"/>
            <w:vAlign w:val="bottom"/>
          </w:tcPr>
          <w:p w14:paraId="5B577E1E" w14:textId="77777777" w:rsidR="00AC4AAC" w:rsidRPr="007F5117" w:rsidRDefault="00AC4AAC">
            <w:pPr>
              <w:pStyle w:val="TableText"/>
              <w:tabs>
                <w:tab w:val="decimal" w:pos="1518"/>
              </w:tabs>
              <w:ind w:left="384" w:right="-198" w:firstLine="0"/>
              <w:jc w:val="both"/>
              <w:rPr>
                <w:rFonts w:cs="Arial"/>
                <w:sz w:val="20"/>
                <w:szCs w:val="20"/>
              </w:rPr>
            </w:pPr>
          </w:p>
        </w:tc>
        <w:tc>
          <w:tcPr>
            <w:tcW w:w="1809" w:type="dxa"/>
            <w:vAlign w:val="bottom"/>
          </w:tcPr>
          <w:p w14:paraId="468E2050" w14:textId="77777777" w:rsidR="00AC4AAC" w:rsidRPr="007F5117" w:rsidRDefault="00AC4AAC">
            <w:pPr>
              <w:pStyle w:val="TableText"/>
              <w:tabs>
                <w:tab w:val="decimal" w:pos="1518"/>
              </w:tabs>
              <w:ind w:left="384" w:right="-198" w:firstLine="0"/>
              <w:jc w:val="both"/>
              <w:rPr>
                <w:rFonts w:cs="Arial"/>
                <w:sz w:val="20"/>
                <w:szCs w:val="20"/>
              </w:rPr>
            </w:pPr>
          </w:p>
        </w:tc>
        <w:tc>
          <w:tcPr>
            <w:tcW w:w="1809" w:type="dxa"/>
            <w:vAlign w:val="bottom"/>
          </w:tcPr>
          <w:p w14:paraId="557A679D" w14:textId="77777777" w:rsidR="00AC4AAC" w:rsidRPr="007F5117" w:rsidRDefault="00AC4AAC">
            <w:pPr>
              <w:pStyle w:val="TableText"/>
              <w:tabs>
                <w:tab w:val="decimal" w:pos="1518"/>
              </w:tabs>
              <w:ind w:left="384" w:right="-198" w:firstLine="0"/>
              <w:jc w:val="both"/>
              <w:rPr>
                <w:rFonts w:cs="Arial"/>
                <w:sz w:val="20"/>
                <w:szCs w:val="20"/>
              </w:rPr>
            </w:pPr>
          </w:p>
        </w:tc>
      </w:tr>
      <w:tr w:rsidR="00AC4AAC" w:rsidRPr="007F5117" w14:paraId="4ADE354B" w14:textId="77777777" w:rsidTr="00A718C5">
        <w:tc>
          <w:tcPr>
            <w:tcW w:w="3936" w:type="dxa"/>
            <w:vAlign w:val="bottom"/>
          </w:tcPr>
          <w:p w14:paraId="3601118D" w14:textId="77777777" w:rsidR="00AC4AAC" w:rsidRPr="007F5117" w:rsidRDefault="00AC4AAC">
            <w:pPr>
              <w:pStyle w:val="TableText"/>
              <w:ind w:right="-108"/>
              <w:rPr>
                <w:rFonts w:cs="Arial"/>
                <w:sz w:val="20"/>
                <w:szCs w:val="20"/>
              </w:rPr>
            </w:pPr>
          </w:p>
        </w:tc>
        <w:tc>
          <w:tcPr>
            <w:tcW w:w="1809" w:type="dxa"/>
            <w:vAlign w:val="bottom"/>
          </w:tcPr>
          <w:p w14:paraId="620B1CBF" w14:textId="77777777" w:rsidR="00AC4AAC" w:rsidRPr="007F5117" w:rsidRDefault="00AC4AAC" w:rsidP="00AC4623">
            <w:pPr>
              <w:pStyle w:val="TableText"/>
              <w:tabs>
                <w:tab w:val="decimal" w:pos="1518"/>
              </w:tabs>
              <w:ind w:left="550" w:right="-198" w:firstLine="0"/>
              <w:jc w:val="both"/>
              <w:rPr>
                <w:rFonts w:cs="Arial"/>
                <w:sz w:val="20"/>
                <w:szCs w:val="20"/>
              </w:rPr>
            </w:pPr>
          </w:p>
        </w:tc>
        <w:tc>
          <w:tcPr>
            <w:tcW w:w="1809" w:type="dxa"/>
            <w:vAlign w:val="bottom"/>
          </w:tcPr>
          <w:p w14:paraId="5F5AB303" w14:textId="77777777" w:rsidR="00AC4AAC" w:rsidRPr="007F5117" w:rsidRDefault="00AC4AAC">
            <w:pPr>
              <w:pStyle w:val="TableText"/>
              <w:tabs>
                <w:tab w:val="decimal" w:pos="1518"/>
              </w:tabs>
              <w:ind w:left="384" w:right="-198" w:firstLine="0"/>
              <w:jc w:val="both"/>
              <w:rPr>
                <w:rFonts w:cs="Arial"/>
                <w:sz w:val="20"/>
                <w:szCs w:val="20"/>
              </w:rPr>
            </w:pPr>
          </w:p>
        </w:tc>
        <w:tc>
          <w:tcPr>
            <w:tcW w:w="1809" w:type="dxa"/>
            <w:vAlign w:val="bottom"/>
          </w:tcPr>
          <w:p w14:paraId="35925BF2" w14:textId="77777777" w:rsidR="00AC4AAC" w:rsidRPr="007F5117" w:rsidRDefault="00AC4AAC">
            <w:pPr>
              <w:pStyle w:val="TableText"/>
              <w:tabs>
                <w:tab w:val="decimal" w:pos="1518"/>
              </w:tabs>
              <w:ind w:left="384" w:right="-198" w:firstLine="0"/>
              <w:jc w:val="both"/>
              <w:rPr>
                <w:rFonts w:cs="Arial"/>
                <w:sz w:val="20"/>
                <w:szCs w:val="20"/>
              </w:rPr>
            </w:pPr>
          </w:p>
        </w:tc>
      </w:tr>
      <w:tr w:rsidR="00B60EFE" w:rsidRPr="007F5117" w14:paraId="7FA0EB03" w14:textId="77777777" w:rsidTr="00A718C5">
        <w:tc>
          <w:tcPr>
            <w:tcW w:w="3936" w:type="dxa"/>
            <w:vAlign w:val="bottom"/>
          </w:tcPr>
          <w:p w14:paraId="49AF6B0B" w14:textId="694A1AA7" w:rsidR="00B60EFE" w:rsidRPr="007F5117" w:rsidRDefault="00B60EFE" w:rsidP="00B60EFE">
            <w:pPr>
              <w:pStyle w:val="TableText"/>
              <w:ind w:right="-108"/>
              <w:rPr>
                <w:rFonts w:cs="Arial"/>
                <w:sz w:val="20"/>
                <w:szCs w:val="20"/>
              </w:rPr>
            </w:pPr>
            <w:r w:rsidRPr="007F5117">
              <w:rPr>
                <w:rFonts w:cs="Arial"/>
                <w:sz w:val="20"/>
                <w:szCs w:val="20"/>
              </w:rPr>
              <w:t xml:space="preserve">At 1 January </w:t>
            </w:r>
            <w:r w:rsidRPr="00C469D4">
              <w:rPr>
                <w:rFonts w:cs="Arial"/>
                <w:sz w:val="20"/>
                <w:szCs w:val="20"/>
              </w:rPr>
              <w:t>20</w:t>
            </w:r>
            <w:r w:rsidRPr="007F5117">
              <w:rPr>
                <w:rFonts w:cs="Arial"/>
                <w:sz w:val="20"/>
                <w:szCs w:val="20"/>
              </w:rPr>
              <w:t>20</w:t>
            </w:r>
          </w:p>
        </w:tc>
        <w:tc>
          <w:tcPr>
            <w:tcW w:w="1809" w:type="dxa"/>
            <w:vAlign w:val="bottom"/>
          </w:tcPr>
          <w:p w14:paraId="69AA54F1" w14:textId="5E606CF0" w:rsidR="00B60EFE" w:rsidRPr="007F5117" w:rsidRDefault="00B60EFE" w:rsidP="00B60EFE">
            <w:pPr>
              <w:pStyle w:val="TableText"/>
              <w:tabs>
                <w:tab w:val="decimal" w:pos="1518"/>
              </w:tabs>
              <w:ind w:left="384" w:right="-198" w:firstLine="0"/>
              <w:rPr>
                <w:rFonts w:cs="Arial"/>
                <w:sz w:val="20"/>
                <w:szCs w:val="20"/>
              </w:rPr>
            </w:pPr>
            <w:r w:rsidRPr="007F5117">
              <w:rPr>
                <w:rFonts w:cs="Arial"/>
                <w:sz w:val="20"/>
                <w:szCs w:val="20"/>
              </w:rPr>
              <w:t>49,891</w:t>
            </w:r>
          </w:p>
        </w:tc>
        <w:tc>
          <w:tcPr>
            <w:tcW w:w="1809" w:type="dxa"/>
            <w:vAlign w:val="bottom"/>
          </w:tcPr>
          <w:p w14:paraId="46899A7C" w14:textId="1C5F87C1" w:rsidR="00B60EFE" w:rsidRPr="007F5117" w:rsidRDefault="00B60EFE" w:rsidP="00B60EFE">
            <w:pPr>
              <w:pStyle w:val="TableText"/>
              <w:tabs>
                <w:tab w:val="decimal" w:pos="1518"/>
              </w:tabs>
              <w:ind w:left="384" w:right="-198" w:firstLine="0"/>
              <w:rPr>
                <w:rFonts w:cs="Arial"/>
                <w:sz w:val="20"/>
                <w:szCs w:val="20"/>
              </w:rPr>
            </w:pPr>
            <w:r w:rsidRPr="007F5117">
              <w:rPr>
                <w:rFonts w:cs="Arial"/>
                <w:sz w:val="20"/>
                <w:szCs w:val="20"/>
              </w:rPr>
              <w:t>312</w:t>
            </w:r>
          </w:p>
        </w:tc>
        <w:tc>
          <w:tcPr>
            <w:tcW w:w="1809" w:type="dxa"/>
            <w:vAlign w:val="bottom"/>
          </w:tcPr>
          <w:p w14:paraId="27F86755" w14:textId="30C6EF27" w:rsidR="00B60EFE" w:rsidRPr="007F5117" w:rsidRDefault="00B60EFE" w:rsidP="00B60EFE">
            <w:pPr>
              <w:pStyle w:val="TableText"/>
              <w:tabs>
                <w:tab w:val="decimal" w:pos="1518"/>
              </w:tabs>
              <w:ind w:left="384" w:right="-198" w:firstLine="0"/>
              <w:rPr>
                <w:rFonts w:cs="Arial"/>
                <w:sz w:val="20"/>
                <w:szCs w:val="20"/>
              </w:rPr>
            </w:pPr>
            <w:r w:rsidRPr="007F5117">
              <w:rPr>
                <w:rFonts w:cs="Arial"/>
                <w:sz w:val="20"/>
                <w:szCs w:val="20"/>
              </w:rPr>
              <w:t>50,203</w:t>
            </w:r>
          </w:p>
        </w:tc>
      </w:tr>
      <w:tr w:rsidR="00B60EFE" w:rsidRPr="007F5117" w14:paraId="7800CBE6" w14:textId="77777777" w:rsidTr="00A718C5">
        <w:tc>
          <w:tcPr>
            <w:tcW w:w="3936" w:type="dxa"/>
            <w:vAlign w:val="bottom"/>
          </w:tcPr>
          <w:p w14:paraId="5B64C8B3" w14:textId="32951326" w:rsidR="00B60EFE" w:rsidRPr="007F5117" w:rsidRDefault="00B60EFE" w:rsidP="00B60EFE">
            <w:pPr>
              <w:pStyle w:val="TableText"/>
              <w:ind w:right="-108"/>
              <w:rPr>
                <w:rFonts w:cs="Arial"/>
                <w:sz w:val="20"/>
                <w:szCs w:val="20"/>
              </w:rPr>
            </w:pPr>
            <w:r w:rsidRPr="007F5117">
              <w:rPr>
                <w:rFonts w:cs="Arial"/>
                <w:sz w:val="20"/>
                <w:szCs w:val="20"/>
              </w:rPr>
              <w:t>Additions</w:t>
            </w:r>
          </w:p>
        </w:tc>
        <w:tc>
          <w:tcPr>
            <w:tcW w:w="1809" w:type="dxa"/>
            <w:vAlign w:val="bottom"/>
          </w:tcPr>
          <w:p w14:paraId="4474698C" w14:textId="252F4EC3"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5,804</w:t>
            </w:r>
          </w:p>
        </w:tc>
        <w:tc>
          <w:tcPr>
            <w:tcW w:w="1809" w:type="dxa"/>
            <w:vAlign w:val="bottom"/>
          </w:tcPr>
          <w:p w14:paraId="4101F6A0" w14:textId="04C7FB93"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w:t>
            </w:r>
          </w:p>
        </w:tc>
        <w:tc>
          <w:tcPr>
            <w:tcW w:w="1809" w:type="dxa"/>
            <w:vAlign w:val="bottom"/>
          </w:tcPr>
          <w:p w14:paraId="035F3F01" w14:textId="47651DCD"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5,804</w:t>
            </w:r>
          </w:p>
        </w:tc>
      </w:tr>
      <w:tr w:rsidR="00B60EFE" w:rsidRPr="007F5117" w14:paraId="4D718472" w14:textId="77777777" w:rsidTr="00A718C5">
        <w:tc>
          <w:tcPr>
            <w:tcW w:w="3936" w:type="dxa"/>
            <w:vAlign w:val="bottom"/>
          </w:tcPr>
          <w:p w14:paraId="519B1BC8" w14:textId="77777777" w:rsidR="00B60EFE" w:rsidRPr="007F5117" w:rsidRDefault="00B60EFE" w:rsidP="00B60EFE">
            <w:pPr>
              <w:pStyle w:val="TableText"/>
              <w:ind w:right="-108"/>
              <w:rPr>
                <w:rFonts w:cs="Arial"/>
                <w:sz w:val="20"/>
                <w:szCs w:val="20"/>
              </w:rPr>
            </w:pPr>
          </w:p>
        </w:tc>
        <w:tc>
          <w:tcPr>
            <w:tcW w:w="1809" w:type="dxa"/>
          </w:tcPr>
          <w:p w14:paraId="4685B0C8" w14:textId="48154CDE"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szCs w:val="20"/>
                <w:u w:val="single"/>
                <w:vertAlign w:val="superscript"/>
              </w:rPr>
              <w:tab/>
            </w:r>
          </w:p>
        </w:tc>
        <w:tc>
          <w:tcPr>
            <w:tcW w:w="1809" w:type="dxa"/>
          </w:tcPr>
          <w:p w14:paraId="11DBBC6E" w14:textId="569C9C70"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szCs w:val="20"/>
                <w:u w:val="single"/>
                <w:vertAlign w:val="superscript"/>
              </w:rPr>
              <w:tab/>
            </w:r>
          </w:p>
        </w:tc>
        <w:tc>
          <w:tcPr>
            <w:tcW w:w="1809" w:type="dxa"/>
          </w:tcPr>
          <w:p w14:paraId="35D87E49" w14:textId="613B49E2"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szCs w:val="20"/>
                <w:u w:val="single"/>
                <w:vertAlign w:val="superscript"/>
              </w:rPr>
              <w:tab/>
            </w:r>
          </w:p>
        </w:tc>
      </w:tr>
      <w:tr w:rsidR="00B60EFE" w:rsidRPr="007F5117" w14:paraId="78897BEC" w14:textId="77777777" w:rsidTr="00A718C5">
        <w:tc>
          <w:tcPr>
            <w:tcW w:w="3936" w:type="dxa"/>
            <w:vAlign w:val="bottom"/>
          </w:tcPr>
          <w:p w14:paraId="16F2DFA9" w14:textId="7FDB632A" w:rsidR="00B60EFE" w:rsidRPr="007F5117" w:rsidRDefault="00B60EFE" w:rsidP="00B60EFE">
            <w:pPr>
              <w:pStyle w:val="TableText"/>
              <w:ind w:right="-108"/>
              <w:rPr>
                <w:rFonts w:cs="Arial"/>
                <w:sz w:val="20"/>
                <w:szCs w:val="20"/>
              </w:rPr>
            </w:pPr>
            <w:r w:rsidRPr="007F5117">
              <w:rPr>
                <w:rFonts w:cs="Arial"/>
                <w:sz w:val="20"/>
                <w:szCs w:val="20"/>
              </w:rPr>
              <w:t xml:space="preserve">At 31 December </w:t>
            </w:r>
            <w:r w:rsidRPr="00C469D4">
              <w:rPr>
                <w:rFonts w:cs="Arial"/>
                <w:sz w:val="20"/>
                <w:szCs w:val="20"/>
              </w:rPr>
              <w:t>20</w:t>
            </w:r>
            <w:r w:rsidRPr="007F5117">
              <w:rPr>
                <w:rFonts w:cs="Arial"/>
                <w:sz w:val="20"/>
                <w:szCs w:val="20"/>
              </w:rPr>
              <w:t>20</w:t>
            </w:r>
          </w:p>
        </w:tc>
        <w:tc>
          <w:tcPr>
            <w:tcW w:w="1809" w:type="dxa"/>
            <w:vAlign w:val="bottom"/>
          </w:tcPr>
          <w:p w14:paraId="7E7B0C7D" w14:textId="06A5FA1A"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55,69</w:t>
            </w:r>
            <w:r w:rsidRPr="00737E77">
              <w:rPr>
                <w:rFonts w:cs="Arial"/>
                <w:sz w:val="20"/>
                <w:szCs w:val="20"/>
              </w:rPr>
              <w:t>5</w:t>
            </w:r>
          </w:p>
        </w:tc>
        <w:tc>
          <w:tcPr>
            <w:tcW w:w="1809" w:type="dxa"/>
            <w:vAlign w:val="bottom"/>
          </w:tcPr>
          <w:p w14:paraId="519B1D28" w14:textId="2D2C629C"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312</w:t>
            </w:r>
          </w:p>
        </w:tc>
        <w:tc>
          <w:tcPr>
            <w:tcW w:w="1809" w:type="dxa"/>
            <w:vAlign w:val="bottom"/>
          </w:tcPr>
          <w:p w14:paraId="46BA6A36" w14:textId="2DEE073E"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56,007</w:t>
            </w:r>
          </w:p>
        </w:tc>
      </w:tr>
      <w:tr w:rsidR="00B60EFE" w:rsidRPr="007F5117" w14:paraId="0C5B9CF5" w14:textId="77777777" w:rsidTr="00A718C5">
        <w:tc>
          <w:tcPr>
            <w:tcW w:w="3936" w:type="dxa"/>
            <w:vAlign w:val="bottom"/>
          </w:tcPr>
          <w:p w14:paraId="4D63F290" w14:textId="77777777" w:rsidR="00B60EFE" w:rsidRPr="007F5117" w:rsidRDefault="00B60EFE" w:rsidP="00B60EFE">
            <w:pPr>
              <w:pStyle w:val="TableText"/>
              <w:ind w:right="-108"/>
              <w:rPr>
                <w:rFonts w:cs="Arial"/>
                <w:sz w:val="20"/>
                <w:szCs w:val="20"/>
              </w:rPr>
            </w:pPr>
          </w:p>
        </w:tc>
        <w:tc>
          <w:tcPr>
            <w:tcW w:w="1809" w:type="dxa"/>
          </w:tcPr>
          <w:p w14:paraId="0E5D5276"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c>
          <w:tcPr>
            <w:tcW w:w="1809" w:type="dxa"/>
          </w:tcPr>
          <w:p w14:paraId="2D312BAC"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c>
          <w:tcPr>
            <w:tcW w:w="1809" w:type="dxa"/>
          </w:tcPr>
          <w:p w14:paraId="52651ECE" w14:textId="77777777" w:rsidR="00B60EFE" w:rsidRPr="007F5117" w:rsidRDefault="00B60EFE" w:rsidP="00B60EFE">
            <w:pPr>
              <w:pStyle w:val="TableText"/>
              <w:tabs>
                <w:tab w:val="right" w:pos="1518"/>
              </w:tabs>
              <w:spacing w:line="140" w:lineRule="exact"/>
              <w:ind w:left="523" w:right="-198" w:firstLine="0"/>
              <w:rPr>
                <w:rFonts w:cs="Arial"/>
                <w:szCs w:val="22"/>
              </w:rPr>
            </w:pPr>
            <w:r w:rsidRPr="007F5117">
              <w:rPr>
                <w:rFonts w:cs="Arial"/>
                <w:sz w:val="23"/>
                <w:szCs w:val="23"/>
              </w:rPr>
              <w:t>-------------</w:t>
            </w:r>
          </w:p>
        </w:tc>
      </w:tr>
      <w:tr w:rsidR="00B60EFE" w:rsidRPr="007F5117" w14:paraId="5C1AE451" w14:textId="77777777" w:rsidTr="00A718C5">
        <w:tc>
          <w:tcPr>
            <w:tcW w:w="3936" w:type="dxa"/>
            <w:vAlign w:val="bottom"/>
          </w:tcPr>
          <w:p w14:paraId="31A1077F" w14:textId="77777777" w:rsidR="00B60EFE" w:rsidRPr="007F5117" w:rsidRDefault="00B60EFE" w:rsidP="00B60EFE">
            <w:pPr>
              <w:pStyle w:val="TableText"/>
              <w:ind w:right="-108"/>
              <w:rPr>
                <w:rFonts w:cs="Arial"/>
                <w:sz w:val="20"/>
                <w:szCs w:val="20"/>
              </w:rPr>
            </w:pPr>
          </w:p>
        </w:tc>
        <w:tc>
          <w:tcPr>
            <w:tcW w:w="1809" w:type="dxa"/>
            <w:vAlign w:val="bottom"/>
          </w:tcPr>
          <w:p w14:paraId="09A95839"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40AA4851"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5FA51B73" w14:textId="77777777" w:rsidR="00B60EFE" w:rsidRPr="007F5117" w:rsidRDefault="00B60EFE" w:rsidP="00B60EFE">
            <w:pPr>
              <w:pStyle w:val="TableText"/>
              <w:tabs>
                <w:tab w:val="decimal" w:pos="1518"/>
              </w:tabs>
              <w:ind w:left="384" w:right="-198" w:firstLine="0"/>
              <w:jc w:val="both"/>
              <w:rPr>
                <w:rFonts w:cs="Arial"/>
                <w:sz w:val="20"/>
                <w:szCs w:val="20"/>
              </w:rPr>
            </w:pPr>
          </w:p>
        </w:tc>
      </w:tr>
      <w:tr w:rsidR="00B60EFE" w:rsidRPr="007F5117" w14:paraId="41F097BA" w14:textId="77777777" w:rsidTr="00A718C5">
        <w:tc>
          <w:tcPr>
            <w:tcW w:w="3936" w:type="dxa"/>
            <w:vAlign w:val="bottom"/>
          </w:tcPr>
          <w:p w14:paraId="0EB5D397" w14:textId="501500A2" w:rsidR="00B60EFE" w:rsidRPr="007F5117" w:rsidRDefault="00B60EFE" w:rsidP="00B60EFE">
            <w:pPr>
              <w:pStyle w:val="TableText"/>
              <w:ind w:right="-108"/>
              <w:rPr>
                <w:rFonts w:cs="Arial"/>
                <w:sz w:val="20"/>
                <w:szCs w:val="20"/>
              </w:rPr>
            </w:pPr>
            <w:r w:rsidRPr="007F5117">
              <w:rPr>
                <w:rFonts w:cs="Arial"/>
                <w:sz w:val="20"/>
                <w:szCs w:val="20"/>
              </w:rPr>
              <w:t xml:space="preserve">At 1 January </w:t>
            </w:r>
            <w:r w:rsidRPr="00C469D4">
              <w:rPr>
                <w:rFonts w:cs="Arial"/>
                <w:sz w:val="20"/>
                <w:szCs w:val="20"/>
              </w:rPr>
              <w:t>20</w:t>
            </w:r>
            <w:r w:rsidRPr="007F5117">
              <w:rPr>
                <w:rFonts w:cs="Arial"/>
                <w:sz w:val="20"/>
                <w:szCs w:val="20"/>
              </w:rPr>
              <w:t>2</w:t>
            </w:r>
            <w:r>
              <w:rPr>
                <w:rFonts w:cs="Arial"/>
                <w:sz w:val="20"/>
                <w:szCs w:val="20"/>
              </w:rPr>
              <w:t>1</w:t>
            </w:r>
          </w:p>
        </w:tc>
        <w:tc>
          <w:tcPr>
            <w:tcW w:w="1809" w:type="dxa"/>
            <w:vAlign w:val="bottom"/>
          </w:tcPr>
          <w:p w14:paraId="70830B5D" w14:textId="6560B80F"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55,69</w:t>
            </w:r>
            <w:r w:rsidRPr="00737E77">
              <w:rPr>
                <w:rFonts w:cs="Arial"/>
                <w:sz w:val="20"/>
                <w:szCs w:val="20"/>
              </w:rPr>
              <w:t>5</w:t>
            </w:r>
          </w:p>
        </w:tc>
        <w:tc>
          <w:tcPr>
            <w:tcW w:w="1809" w:type="dxa"/>
            <w:vAlign w:val="bottom"/>
          </w:tcPr>
          <w:p w14:paraId="6E57E1DF" w14:textId="7906738A"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312</w:t>
            </w:r>
          </w:p>
        </w:tc>
        <w:tc>
          <w:tcPr>
            <w:tcW w:w="1809" w:type="dxa"/>
            <w:vAlign w:val="bottom"/>
          </w:tcPr>
          <w:p w14:paraId="3C812837" w14:textId="0A9D2760"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56,007</w:t>
            </w:r>
          </w:p>
        </w:tc>
      </w:tr>
      <w:tr w:rsidR="00B60EFE" w:rsidRPr="007F5117" w14:paraId="0615E887" w14:textId="77777777" w:rsidTr="00A718C5">
        <w:tc>
          <w:tcPr>
            <w:tcW w:w="3936" w:type="dxa"/>
            <w:vAlign w:val="bottom"/>
          </w:tcPr>
          <w:p w14:paraId="45F99AEE" w14:textId="77777777" w:rsidR="00B60EFE" w:rsidRPr="007F5117" w:rsidRDefault="00B60EFE" w:rsidP="00B60EFE">
            <w:pPr>
              <w:pStyle w:val="TableText"/>
              <w:ind w:right="-108"/>
              <w:rPr>
                <w:rFonts w:cs="Arial"/>
                <w:sz w:val="20"/>
                <w:szCs w:val="20"/>
              </w:rPr>
            </w:pPr>
            <w:r w:rsidRPr="007F5117">
              <w:rPr>
                <w:rFonts w:cs="Arial"/>
                <w:sz w:val="20"/>
                <w:szCs w:val="20"/>
              </w:rPr>
              <w:t>Additions</w:t>
            </w:r>
          </w:p>
        </w:tc>
        <w:tc>
          <w:tcPr>
            <w:tcW w:w="1809" w:type="dxa"/>
            <w:vAlign w:val="bottom"/>
          </w:tcPr>
          <w:p w14:paraId="13B96691" w14:textId="20DA9383"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6,848</w:t>
            </w:r>
          </w:p>
        </w:tc>
        <w:tc>
          <w:tcPr>
            <w:tcW w:w="1809" w:type="dxa"/>
            <w:vAlign w:val="bottom"/>
          </w:tcPr>
          <w:p w14:paraId="4AA094CD" w14:textId="15CD2EEC"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w:t>
            </w:r>
          </w:p>
        </w:tc>
        <w:tc>
          <w:tcPr>
            <w:tcW w:w="1809" w:type="dxa"/>
            <w:vAlign w:val="bottom"/>
          </w:tcPr>
          <w:p w14:paraId="0D796B4C" w14:textId="57277C33"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6,848</w:t>
            </w:r>
          </w:p>
        </w:tc>
      </w:tr>
      <w:tr w:rsidR="00B60EFE" w:rsidRPr="007F5117" w14:paraId="490FA14E" w14:textId="77777777" w:rsidTr="00A718C5">
        <w:tc>
          <w:tcPr>
            <w:tcW w:w="3936" w:type="dxa"/>
            <w:vAlign w:val="bottom"/>
          </w:tcPr>
          <w:p w14:paraId="11863313" w14:textId="77777777" w:rsidR="00B60EFE" w:rsidRPr="007F5117" w:rsidRDefault="00B60EFE" w:rsidP="00B60EFE">
            <w:pPr>
              <w:pStyle w:val="TableText"/>
              <w:ind w:right="-108"/>
              <w:rPr>
                <w:rFonts w:cs="Arial"/>
                <w:sz w:val="20"/>
                <w:szCs w:val="20"/>
              </w:rPr>
            </w:pPr>
          </w:p>
        </w:tc>
        <w:tc>
          <w:tcPr>
            <w:tcW w:w="1809" w:type="dxa"/>
          </w:tcPr>
          <w:p w14:paraId="646223EF" w14:textId="77777777" w:rsidR="00B60EFE" w:rsidRPr="007F5117" w:rsidRDefault="00B60EFE" w:rsidP="00B60EFE">
            <w:pPr>
              <w:pStyle w:val="TableText"/>
              <w:tabs>
                <w:tab w:val="right" w:pos="1512"/>
              </w:tabs>
              <w:spacing w:line="160" w:lineRule="exact"/>
              <w:ind w:left="526" w:right="-198" w:firstLine="0"/>
              <w:rPr>
                <w:rFonts w:cs="Arial"/>
                <w:sz w:val="24"/>
                <w:szCs w:val="20"/>
                <w:u w:val="single"/>
                <w:vertAlign w:val="superscript"/>
              </w:rPr>
            </w:pPr>
            <w:r w:rsidRPr="007F5117">
              <w:rPr>
                <w:rFonts w:cs="Arial"/>
                <w:sz w:val="24"/>
                <w:szCs w:val="20"/>
                <w:u w:val="single"/>
                <w:vertAlign w:val="superscript"/>
              </w:rPr>
              <w:tab/>
            </w:r>
          </w:p>
        </w:tc>
        <w:tc>
          <w:tcPr>
            <w:tcW w:w="1809" w:type="dxa"/>
          </w:tcPr>
          <w:p w14:paraId="24098555" w14:textId="77777777" w:rsidR="00B60EFE" w:rsidRPr="007F5117" w:rsidRDefault="00B60EFE" w:rsidP="00B60EFE">
            <w:pPr>
              <w:pStyle w:val="TableText"/>
              <w:tabs>
                <w:tab w:val="right" w:pos="1512"/>
              </w:tabs>
              <w:spacing w:line="160" w:lineRule="exact"/>
              <w:ind w:left="526" w:right="-198" w:firstLine="0"/>
              <w:rPr>
                <w:rFonts w:cs="Arial"/>
                <w:sz w:val="24"/>
                <w:szCs w:val="20"/>
                <w:u w:val="single"/>
                <w:vertAlign w:val="superscript"/>
              </w:rPr>
            </w:pPr>
            <w:r w:rsidRPr="007F5117">
              <w:rPr>
                <w:rFonts w:cs="Arial"/>
                <w:sz w:val="24"/>
                <w:szCs w:val="20"/>
                <w:u w:val="single"/>
                <w:vertAlign w:val="superscript"/>
              </w:rPr>
              <w:tab/>
            </w:r>
          </w:p>
        </w:tc>
        <w:tc>
          <w:tcPr>
            <w:tcW w:w="1809" w:type="dxa"/>
          </w:tcPr>
          <w:p w14:paraId="1C4CCADF" w14:textId="77777777" w:rsidR="00B60EFE" w:rsidRPr="007F5117" w:rsidRDefault="00B60EFE" w:rsidP="00B60EFE">
            <w:pPr>
              <w:pStyle w:val="TableText"/>
              <w:tabs>
                <w:tab w:val="right" w:pos="1512"/>
              </w:tabs>
              <w:spacing w:line="160" w:lineRule="exact"/>
              <w:ind w:left="526" w:right="-198" w:firstLine="0"/>
              <w:rPr>
                <w:rFonts w:cs="Arial"/>
                <w:sz w:val="24"/>
                <w:szCs w:val="20"/>
                <w:u w:val="single"/>
                <w:vertAlign w:val="superscript"/>
              </w:rPr>
            </w:pPr>
            <w:r w:rsidRPr="007F5117">
              <w:rPr>
                <w:rFonts w:cs="Arial"/>
                <w:sz w:val="24"/>
                <w:szCs w:val="20"/>
                <w:u w:val="single"/>
                <w:vertAlign w:val="superscript"/>
              </w:rPr>
              <w:tab/>
            </w:r>
          </w:p>
        </w:tc>
      </w:tr>
      <w:tr w:rsidR="00B60EFE" w:rsidRPr="007F5117" w14:paraId="424497A4" w14:textId="77777777" w:rsidTr="00A718C5">
        <w:tc>
          <w:tcPr>
            <w:tcW w:w="3936" w:type="dxa"/>
            <w:vAlign w:val="bottom"/>
          </w:tcPr>
          <w:p w14:paraId="77AC146F" w14:textId="5D7085FF" w:rsidR="00B60EFE" w:rsidRPr="007F5117" w:rsidRDefault="00B60EFE" w:rsidP="00B60EFE">
            <w:pPr>
              <w:pStyle w:val="TableText"/>
              <w:ind w:right="-108"/>
              <w:rPr>
                <w:rFonts w:cs="Arial"/>
                <w:sz w:val="20"/>
                <w:szCs w:val="20"/>
              </w:rPr>
            </w:pPr>
            <w:r w:rsidRPr="007F5117">
              <w:rPr>
                <w:rFonts w:cs="Arial"/>
                <w:sz w:val="20"/>
                <w:szCs w:val="20"/>
              </w:rPr>
              <w:t xml:space="preserve">At 31 December </w:t>
            </w:r>
            <w:r w:rsidRPr="00C469D4">
              <w:rPr>
                <w:rFonts w:cs="Arial"/>
                <w:sz w:val="20"/>
                <w:szCs w:val="20"/>
              </w:rPr>
              <w:t>20</w:t>
            </w:r>
            <w:r w:rsidRPr="007F5117">
              <w:rPr>
                <w:rFonts w:cs="Arial"/>
                <w:sz w:val="20"/>
                <w:szCs w:val="20"/>
              </w:rPr>
              <w:t>2</w:t>
            </w:r>
            <w:r>
              <w:rPr>
                <w:rFonts w:cs="Arial"/>
                <w:sz w:val="20"/>
                <w:szCs w:val="20"/>
              </w:rPr>
              <w:t>1</w:t>
            </w:r>
          </w:p>
        </w:tc>
        <w:tc>
          <w:tcPr>
            <w:tcW w:w="1809" w:type="dxa"/>
            <w:vAlign w:val="bottom"/>
          </w:tcPr>
          <w:p w14:paraId="1F98E422" w14:textId="1FC2063C"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62,543</w:t>
            </w:r>
          </w:p>
        </w:tc>
        <w:tc>
          <w:tcPr>
            <w:tcW w:w="1809" w:type="dxa"/>
            <w:vAlign w:val="bottom"/>
          </w:tcPr>
          <w:p w14:paraId="47749EEE" w14:textId="1972FF58"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312</w:t>
            </w:r>
          </w:p>
        </w:tc>
        <w:tc>
          <w:tcPr>
            <w:tcW w:w="1809" w:type="dxa"/>
            <w:vAlign w:val="bottom"/>
          </w:tcPr>
          <w:p w14:paraId="6001DB3D" w14:textId="3ECFCFF1"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62,855</w:t>
            </w:r>
          </w:p>
        </w:tc>
      </w:tr>
      <w:tr w:rsidR="00B60EFE" w:rsidRPr="007F5117" w14:paraId="0D179AB9" w14:textId="77777777" w:rsidTr="00A718C5">
        <w:tc>
          <w:tcPr>
            <w:tcW w:w="3936" w:type="dxa"/>
            <w:vAlign w:val="bottom"/>
          </w:tcPr>
          <w:p w14:paraId="5C7A384E" w14:textId="77777777" w:rsidR="00B60EFE" w:rsidRPr="007F5117" w:rsidRDefault="00B60EFE" w:rsidP="00B60EFE">
            <w:pPr>
              <w:pStyle w:val="TableText"/>
              <w:ind w:right="-108"/>
              <w:rPr>
                <w:rFonts w:cs="Arial"/>
                <w:sz w:val="20"/>
                <w:szCs w:val="20"/>
              </w:rPr>
            </w:pPr>
          </w:p>
        </w:tc>
        <w:tc>
          <w:tcPr>
            <w:tcW w:w="1809" w:type="dxa"/>
          </w:tcPr>
          <w:p w14:paraId="57CEFE59"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c>
          <w:tcPr>
            <w:tcW w:w="1809" w:type="dxa"/>
          </w:tcPr>
          <w:p w14:paraId="3B007965"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c>
          <w:tcPr>
            <w:tcW w:w="1809" w:type="dxa"/>
          </w:tcPr>
          <w:p w14:paraId="1C3DE219"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r>
      <w:tr w:rsidR="00B60EFE" w:rsidRPr="007F5117" w14:paraId="13137EB6" w14:textId="77777777" w:rsidTr="00A718C5">
        <w:tc>
          <w:tcPr>
            <w:tcW w:w="3936" w:type="dxa"/>
            <w:vAlign w:val="bottom"/>
          </w:tcPr>
          <w:p w14:paraId="5D97632D" w14:textId="77777777" w:rsidR="00B60EFE" w:rsidRPr="007F5117" w:rsidRDefault="00B60EFE" w:rsidP="00B60EFE">
            <w:pPr>
              <w:pStyle w:val="TableText"/>
              <w:ind w:right="-108"/>
              <w:rPr>
                <w:rFonts w:cs="Arial"/>
                <w:b/>
                <w:sz w:val="20"/>
                <w:szCs w:val="20"/>
              </w:rPr>
            </w:pPr>
            <w:r w:rsidRPr="007F5117">
              <w:rPr>
                <w:rFonts w:cs="Arial"/>
                <w:b/>
                <w:sz w:val="20"/>
                <w:szCs w:val="20"/>
              </w:rPr>
              <w:t>Accumulated depreciation:</w:t>
            </w:r>
          </w:p>
        </w:tc>
        <w:tc>
          <w:tcPr>
            <w:tcW w:w="1809" w:type="dxa"/>
            <w:vAlign w:val="bottom"/>
          </w:tcPr>
          <w:p w14:paraId="13C4A97D"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7AA6E8B6"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703A992E" w14:textId="77777777" w:rsidR="00B60EFE" w:rsidRPr="007F5117" w:rsidRDefault="00B60EFE" w:rsidP="00B60EFE">
            <w:pPr>
              <w:pStyle w:val="TableText"/>
              <w:tabs>
                <w:tab w:val="decimal" w:pos="1518"/>
              </w:tabs>
              <w:ind w:left="384" w:right="-198" w:firstLine="0"/>
              <w:jc w:val="both"/>
              <w:rPr>
                <w:rFonts w:cs="Arial"/>
                <w:sz w:val="20"/>
                <w:szCs w:val="20"/>
              </w:rPr>
            </w:pPr>
          </w:p>
        </w:tc>
      </w:tr>
      <w:tr w:rsidR="00B60EFE" w:rsidRPr="007F5117" w14:paraId="17B60FCE" w14:textId="77777777" w:rsidTr="00A718C5">
        <w:tc>
          <w:tcPr>
            <w:tcW w:w="3936" w:type="dxa"/>
            <w:vAlign w:val="bottom"/>
          </w:tcPr>
          <w:p w14:paraId="6DF0CF7A" w14:textId="77777777" w:rsidR="00B60EFE" w:rsidRPr="007F5117" w:rsidRDefault="00B60EFE" w:rsidP="00B60EFE">
            <w:pPr>
              <w:pStyle w:val="TableText"/>
              <w:ind w:right="-108"/>
              <w:rPr>
                <w:rFonts w:cs="Arial"/>
                <w:sz w:val="20"/>
                <w:szCs w:val="20"/>
              </w:rPr>
            </w:pPr>
          </w:p>
        </w:tc>
        <w:tc>
          <w:tcPr>
            <w:tcW w:w="1809" w:type="dxa"/>
            <w:vAlign w:val="bottom"/>
          </w:tcPr>
          <w:p w14:paraId="4A546079"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2205E431"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570FE44C" w14:textId="77777777" w:rsidR="00B60EFE" w:rsidRPr="007F5117" w:rsidRDefault="00B60EFE" w:rsidP="00B60EFE">
            <w:pPr>
              <w:pStyle w:val="TableText"/>
              <w:tabs>
                <w:tab w:val="decimal" w:pos="1518"/>
              </w:tabs>
              <w:ind w:left="384" w:right="-198" w:firstLine="0"/>
              <w:jc w:val="both"/>
              <w:rPr>
                <w:rFonts w:cs="Arial"/>
                <w:sz w:val="20"/>
                <w:szCs w:val="20"/>
              </w:rPr>
            </w:pPr>
          </w:p>
        </w:tc>
      </w:tr>
      <w:tr w:rsidR="00B60EFE" w:rsidRPr="007F5117" w14:paraId="5C1AD087" w14:textId="77777777" w:rsidTr="00A718C5">
        <w:tc>
          <w:tcPr>
            <w:tcW w:w="3936" w:type="dxa"/>
            <w:vAlign w:val="bottom"/>
          </w:tcPr>
          <w:p w14:paraId="3E88FD4B" w14:textId="0743034C" w:rsidR="00B60EFE" w:rsidRPr="007F5117" w:rsidRDefault="00B60EFE" w:rsidP="00B60EFE">
            <w:pPr>
              <w:pStyle w:val="TableText"/>
              <w:ind w:right="-108"/>
              <w:rPr>
                <w:rFonts w:cs="Arial"/>
                <w:sz w:val="20"/>
                <w:szCs w:val="20"/>
              </w:rPr>
            </w:pPr>
            <w:r w:rsidRPr="007F5117">
              <w:rPr>
                <w:rFonts w:cs="Arial"/>
                <w:sz w:val="20"/>
                <w:szCs w:val="20"/>
              </w:rPr>
              <w:t xml:space="preserve">At 1 January </w:t>
            </w:r>
            <w:r w:rsidRPr="00C469D4">
              <w:rPr>
                <w:rFonts w:cs="Arial"/>
                <w:sz w:val="20"/>
                <w:szCs w:val="20"/>
              </w:rPr>
              <w:t>20</w:t>
            </w:r>
            <w:r w:rsidRPr="007F5117">
              <w:rPr>
                <w:rFonts w:cs="Arial"/>
                <w:sz w:val="20"/>
                <w:szCs w:val="20"/>
              </w:rPr>
              <w:t>20</w:t>
            </w:r>
          </w:p>
        </w:tc>
        <w:tc>
          <w:tcPr>
            <w:tcW w:w="1809" w:type="dxa"/>
            <w:vAlign w:val="bottom"/>
          </w:tcPr>
          <w:p w14:paraId="286A0D93" w14:textId="72959690" w:rsidR="00B60EFE" w:rsidRPr="007F5117" w:rsidRDefault="00B60EFE" w:rsidP="00B60EFE">
            <w:pPr>
              <w:pStyle w:val="TableText"/>
              <w:tabs>
                <w:tab w:val="decimal" w:pos="1518"/>
              </w:tabs>
              <w:ind w:left="384" w:right="-198" w:firstLine="0"/>
              <w:rPr>
                <w:rFonts w:cs="Arial"/>
                <w:sz w:val="20"/>
                <w:szCs w:val="20"/>
              </w:rPr>
            </w:pPr>
            <w:r w:rsidRPr="007F5117">
              <w:rPr>
                <w:rFonts w:cs="Arial"/>
                <w:sz w:val="20"/>
                <w:szCs w:val="20"/>
              </w:rPr>
              <w:t>(13,669)</w:t>
            </w:r>
          </w:p>
        </w:tc>
        <w:tc>
          <w:tcPr>
            <w:tcW w:w="1809" w:type="dxa"/>
            <w:vAlign w:val="bottom"/>
          </w:tcPr>
          <w:p w14:paraId="07978664" w14:textId="68CDCFCD" w:rsidR="00B60EFE" w:rsidRPr="007F5117" w:rsidRDefault="00B60EFE" w:rsidP="00B60EFE">
            <w:pPr>
              <w:pStyle w:val="TableText"/>
              <w:tabs>
                <w:tab w:val="decimal" w:pos="1518"/>
              </w:tabs>
              <w:ind w:left="384" w:right="-198" w:firstLine="0"/>
              <w:rPr>
                <w:rFonts w:cs="Arial"/>
                <w:sz w:val="20"/>
                <w:szCs w:val="20"/>
              </w:rPr>
            </w:pPr>
            <w:r w:rsidRPr="007F5117">
              <w:rPr>
                <w:rFonts w:cs="Arial"/>
                <w:sz w:val="20"/>
                <w:szCs w:val="20"/>
              </w:rPr>
              <w:t>(20)</w:t>
            </w:r>
          </w:p>
        </w:tc>
        <w:tc>
          <w:tcPr>
            <w:tcW w:w="1809" w:type="dxa"/>
            <w:vAlign w:val="bottom"/>
          </w:tcPr>
          <w:p w14:paraId="5B0B5077" w14:textId="1FFD48FA" w:rsidR="00B60EFE" w:rsidRPr="007F5117" w:rsidRDefault="00B60EFE" w:rsidP="00B60EFE">
            <w:pPr>
              <w:pStyle w:val="TableText"/>
              <w:tabs>
                <w:tab w:val="decimal" w:pos="1518"/>
              </w:tabs>
              <w:ind w:left="384" w:right="-198" w:firstLine="0"/>
              <w:rPr>
                <w:rFonts w:cs="Arial"/>
                <w:sz w:val="20"/>
                <w:szCs w:val="20"/>
              </w:rPr>
            </w:pPr>
            <w:r w:rsidRPr="007F5117">
              <w:rPr>
                <w:rFonts w:cs="Arial"/>
                <w:sz w:val="20"/>
                <w:szCs w:val="20"/>
              </w:rPr>
              <w:t>(13,689)</w:t>
            </w:r>
          </w:p>
        </w:tc>
      </w:tr>
      <w:tr w:rsidR="00B60EFE" w:rsidRPr="007F5117" w14:paraId="1BBEF5DF" w14:textId="77777777" w:rsidTr="00A718C5">
        <w:tc>
          <w:tcPr>
            <w:tcW w:w="3936" w:type="dxa"/>
            <w:vAlign w:val="bottom"/>
          </w:tcPr>
          <w:p w14:paraId="0BBEA915" w14:textId="430BB9DA" w:rsidR="00B60EFE" w:rsidRPr="007F5117" w:rsidRDefault="00B60EFE" w:rsidP="00B60EFE">
            <w:pPr>
              <w:pStyle w:val="TableText"/>
              <w:ind w:right="-108"/>
              <w:rPr>
                <w:rFonts w:cs="Arial"/>
                <w:sz w:val="20"/>
                <w:szCs w:val="20"/>
              </w:rPr>
            </w:pPr>
            <w:r w:rsidRPr="007F5117">
              <w:rPr>
                <w:rFonts w:cs="Arial"/>
                <w:sz w:val="20"/>
                <w:szCs w:val="20"/>
              </w:rPr>
              <w:t>Charge for the year</w:t>
            </w:r>
          </w:p>
        </w:tc>
        <w:tc>
          <w:tcPr>
            <w:tcW w:w="1809" w:type="dxa"/>
            <w:vAlign w:val="bottom"/>
          </w:tcPr>
          <w:p w14:paraId="2C693C88" w14:textId="0C1C5F9B"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(5,617)</w:t>
            </w:r>
          </w:p>
        </w:tc>
        <w:tc>
          <w:tcPr>
            <w:tcW w:w="1809" w:type="dxa"/>
            <w:vAlign w:val="bottom"/>
          </w:tcPr>
          <w:p w14:paraId="5C440632" w14:textId="2087EF70"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(53)</w:t>
            </w:r>
          </w:p>
        </w:tc>
        <w:tc>
          <w:tcPr>
            <w:tcW w:w="1809" w:type="dxa"/>
            <w:vAlign w:val="bottom"/>
          </w:tcPr>
          <w:p w14:paraId="38AE8F5F" w14:textId="0DB7C06A"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(5,670)</w:t>
            </w:r>
          </w:p>
        </w:tc>
      </w:tr>
      <w:tr w:rsidR="00B60EFE" w:rsidRPr="007F5117" w14:paraId="0565C1A7" w14:textId="77777777" w:rsidTr="00A718C5">
        <w:tc>
          <w:tcPr>
            <w:tcW w:w="3936" w:type="dxa"/>
            <w:vAlign w:val="bottom"/>
          </w:tcPr>
          <w:p w14:paraId="07EB34FF" w14:textId="77777777" w:rsidR="00B60EFE" w:rsidRPr="007F5117" w:rsidRDefault="00B60EFE" w:rsidP="00B60EFE">
            <w:pPr>
              <w:pStyle w:val="TableText"/>
              <w:ind w:right="-108"/>
              <w:rPr>
                <w:rFonts w:cs="Arial"/>
                <w:sz w:val="20"/>
                <w:szCs w:val="20"/>
              </w:rPr>
            </w:pPr>
          </w:p>
        </w:tc>
        <w:tc>
          <w:tcPr>
            <w:tcW w:w="1809" w:type="dxa"/>
          </w:tcPr>
          <w:p w14:paraId="655CCAF7" w14:textId="61482FC0"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u w:val="single"/>
                <w:vertAlign w:val="superscript"/>
              </w:rPr>
              <w:tab/>
            </w:r>
          </w:p>
        </w:tc>
        <w:tc>
          <w:tcPr>
            <w:tcW w:w="1809" w:type="dxa"/>
          </w:tcPr>
          <w:p w14:paraId="33E345A4" w14:textId="67C873A9"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u w:val="single"/>
                <w:vertAlign w:val="superscript"/>
              </w:rPr>
              <w:tab/>
            </w:r>
          </w:p>
        </w:tc>
        <w:tc>
          <w:tcPr>
            <w:tcW w:w="1809" w:type="dxa"/>
          </w:tcPr>
          <w:p w14:paraId="30F36B3D" w14:textId="692AB09F"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u w:val="single"/>
                <w:vertAlign w:val="superscript"/>
              </w:rPr>
              <w:tab/>
            </w:r>
          </w:p>
        </w:tc>
      </w:tr>
      <w:tr w:rsidR="00B60EFE" w:rsidRPr="007F5117" w14:paraId="272B091A" w14:textId="77777777" w:rsidTr="00A718C5">
        <w:tc>
          <w:tcPr>
            <w:tcW w:w="3936" w:type="dxa"/>
            <w:vAlign w:val="bottom"/>
          </w:tcPr>
          <w:p w14:paraId="2BC2E9E1" w14:textId="5330C53B" w:rsidR="00B60EFE" w:rsidRPr="007F5117" w:rsidRDefault="00B60EFE" w:rsidP="00B60EFE">
            <w:pPr>
              <w:pStyle w:val="TableText"/>
              <w:ind w:right="-108"/>
              <w:rPr>
                <w:rFonts w:cs="Arial"/>
                <w:sz w:val="20"/>
                <w:szCs w:val="20"/>
              </w:rPr>
            </w:pPr>
            <w:r w:rsidRPr="007F5117">
              <w:rPr>
                <w:rFonts w:cs="Arial"/>
                <w:sz w:val="20"/>
                <w:szCs w:val="20"/>
              </w:rPr>
              <w:t xml:space="preserve">At 31 December </w:t>
            </w:r>
            <w:r w:rsidRPr="00C469D4">
              <w:rPr>
                <w:rFonts w:cs="Arial"/>
                <w:sz w:val="20"/>
                <w:szCs w:val="20"/>
              </w:rPr>
              <w:t>20</w:t>
            </w:r>
            <w:r w:rsidRPr="007F5117">
              <w:rPr>
                <w:rFonts w:cs="Arial"/>
                <w:sz w:val="20"/>
                <w:szCs w:val="20"/>
              </w:rPr>
              <w:t>20</w:t>
            </w:r>
          </w:p>
        </w:tc>
        <w:tc>
          <w:tcPr>
            <w:tcW w:w="1809" w:type="dxa"/>
            <w:vAlign w:val="bottom"/>
          </w:tcPr>
          <w:p w14:paraId="6F9317C7" w14:textId="7B80E07D"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(19,286)</w:t>
            </w:r>
          </w:p>
        </w:tc>
        <w:tc>
          <w:tcPr>
            <w:tcW w:w="1809" w:type="dxa"/>
            <w:vAlign w:val="bottom"/>
          </w:tcPr>
          <w:p w14:paraId="79043296" w14:textId="6A7896B5"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(73)</w:t>
            </w:r>
          </w:p>
        </w:tc>
        <w:tc>
          <w:tcPr>
            <w:tcW w:w="1809" w:type="dxa"/>
            <w:vAlign w:val="bottom"/>
          </w:tcPr>
          <w:p w14:paraId="3115AA17" w14:textId="76BC3252"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(19,359)</w:t>
            </w:r>
          </w:p>
        </w:tc>
      </w:tr>
      <w:tr w:rsidR="00B60EFE" w:rsidRPr="007F5117" w14:paraId="5B770BA8" w14:textId="77777777" w:rsidTr="00A718C5">
        <w:tc>
          <w:tcPr>
            <w:tcW w:w="3936" w:type="dxa"/>
            <w:vAlign w:val="bottom"/>
          </w:tcPr>
          <w:p w14:paraId="3908EEA1" w14:textId="77777777" w:rsidR="00B60EFE" w:rsidRPr="007F5117" w:rsidRDefault="00B60EFE" w:rsidP="00B60EFE">
            <w:pPr>
              <w:pStyle w:val="TableText"/>
              <w:ind w:right="-108"/>
              <w:rPr>
                <w:rFonts w:cs="Arial"/>
                <w:sz w:val="20"/>
                <w:szCs w:val="20"/>
              </w:rPr>
            </w:pPr>
          </w:p>
        </w:tc>
        <w:tc>
          <w:tcPr>
            <w:tcW w:w="1809" w:type="dxa"/>
          </w:tcPr>
          <w:p w14:paraId="26B77B92"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c>
          <w:tcPr>
            <w:tcW w:w="1809" w:type="dxa"/>
          </w:tcPr>
          <w:p w14:paraId="680C44C9"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c>
          <w:tcPr>
            <w:tcW w:w="1809" w:type="dxa"/>
          </w:tcPr>
          <w:p w14:paraId="39B7CE6D" w14:textId="77777777" w:rsidR="00B60EFE" w:rsidRPr="007F5117" w:rsidRDefault="00B60EFE" w:rsidP="00B60EFE">
            <w:pPr>
              <w:pStyle w:val="TableText"/>
              <w:tabs>
                <w:tab w:val="right" w:pos="1518"/>
              </w:tabs>
              <w:spacing w:line="140" w:lineRule="exact"/>
              <w:ind w:left="523" w:right="-198" w:firstLine="0"/>
              <w:rPr>
                <w:rFonts w:cs="Arial"/>
                <w:sz w:val="23"/>
                <w:szCs w:val="23"/>
              </w:rPr>
            </w:pPr>
            <w:r w:rsidRPr="007F5117">
              <w:rPr>
                <w:rFonts w:cs="Arial"/>
                <w:sz w:val="23"/>
                <w:szCs w:val="23"/>
              </w:rPr>
              <w:t>-------------</w:t>
            </w:r>
          </w:p>
        </w:tc>
      </w:tr>
      <w:tr w:rsidR="00B60EFE" w:rsidRPr="007F5117" w14:paraId="0F8AFD1C" w14:textId="77777777" w:rsidTr="00A718C5">
        <w:tc>
          <w:tcPr>
            <w:tcW w:w="3936" w:type="dxa"/>
            <w:vAlign w:val="bottom"/>
          </w:tcPr>
          <w:p w14:paraId="010700A1" w14:textId="77777777" w:rsidR="00B60EFE" w:rsidRPr="007F5117" w:rsidRDefault="00B60EFE" w:rsidP="00B60EFE">
            <w:pPr>
              <w:pStyle w:val="TableText"/>
              <w:ind w:right="-108"/>
              <w:rPr>
                <w:rFonts w:cs="Arial"/>
                <w:sz w:val="20"/>
                <w:szCs w:val="20"/>
              </w:rPr>
            </w:pPr>
          </w:p>
        </w:tc>
        <w:tc>
          <w:tcPr>
            <w:tcW w:w="1809" w:type="dxa"/>
            <w:vAlign w:val="bottom"/>
          </w:tcPr>
          <w:p w14:paraId="04AFD6BE" w14:textId="77777777" w:rsidR="00B60EFE" w:rsidRPr="007F5117" w:rsidRDefault="00B60EFE" w:rsidP="00B60EFE">
            <w:pPr>
              <w:pStyle w:val="TableText"/>
              <w:tabs>
                <w:tab w:val="decimal" w:pos="1518"/>
              </w:tabs>
              <w:ind w:left="384" w:right="-198" w:firstLine="0"/>
              <w:rPr>
                <w:rFonts w:cs="Arial"/>
                <w:sz w:val="20"/>
                <w:szCs w:val="20"/>
              </w:rPr>
            </w:pPr>
          </w:p>
        </w:tc>
        <w:tc>
          <w:tcPr>
            <w:tcW w:w="1809" w:type="dxa"/>
            <w:vAlign w:val="bottom"/>
          </w:tcPr>
          <w:p w14:paraId="68CDD79E" w14:textId="77777777" w:rsidR="00B60EFE" w:rsidRPr="007F5117" w:rsidRDefault="00B60EFE" w:rsidP="00B60EFE">
            <w:pPr>
              <w:pStyle w:val="TableText"/>
              <w:tabs>
                <w:tab w:val="decimal" w:pos="1518"/>
              </w:tabs>
              <w:ind w:left="384" w:right="-198" w:firstLine="0"/>
              <w:rPr>
                <w:rFonts w:cs="Arial"/>
                <w:sz w:val="20"/>
                <w:szCs w:val="20"/>
              </w:rPr>
            </w:pPr>
          </w:p>
        </w:tc>
        <w:tc>
          <w:tcPr>
            <w:tcW w:w="1809" w:type="dxa"/>
            <w:vAlign w:val="bottom"/>
          </w:tcPr>
          <w:p w14:paraId="3BD5AE42" w14:textId="77777777" w:rsidR="00B60EFE" w:rsidRPr="007F5117" w:rsidRDefault="00B60EFE" w:rsidP="00B60EFE">
            <w:pPr>
              <w:pStyle w:val="TableText"/>
              <w:tabs>
                <w:tab w:val="decimal" w:pos="1518"/>
              </w:tabs>
              <w:ind w:left="384" w:right="-198" w:firstLine="0"/>
              <w:rPr>
                <w:rFonts w:cs="Arial"/>
                <w:sz w:val="20"/>
                <w:szCs w:val="20"/>
              </w:rPr>
            </w:pPr>
          </w:p>
        </w:tc>
      </w:tr>
      <w:tr w:rsidR="00B60EFE" w:rsidRPr="007F5117" w14:paraId="26A391E5" w14:textId="77777777" w:rsidTr="00A718C5">
        <w:tc>
          <w:tcPr>
            <w:tcW w:w="3936" w:type="dxa"/>
            <w:vAlign w:val="bottom"/>
          </w:tcPr>
          <w:p w14:paraId="621CDA8F" w14:textId="646B0C5F" w:rsidR="00B60EFE" w:rsidRPr="007F5117" w:rsidRDefault="00B60EFE" w:rsidP="00B60EFE">
            <w:pPr>
              <w:pStyle w:val="TableText"/>
              <w:ind w:right="-108"/>
              <w:rPr>
                <w:rFonts w:cs="Arial"/>
                <w:sz w:val="20"/>
                <w:szCs w:val="20"/>
              </w:rPr>
            </w:pPr>
            <w:r w:rsidRPr="007F5117">
              <w:rPr>
                <w:rFonts w:cs="Arial"/>
                <w:sz w:val="20"/>
                <w:szCs w:val="20"/>
              </w:rPr>
              <w:t xml:space="preserve">At 1 January </w:t>
            </w:r>
            <w:r w:rsidRPr="00C469D4">
              <w:rPr>
                <w:rFonts w:cs="Arial"/>
                <w:sz w:val="20"/>
                <w:szCs w:val="20"/>
              </w:rPr>
              <w:t>20</w:t>
            </w:r>
            <w:r w:rsidRPr="007F5117">
              <w:rPr>
                <w:rFonts w:cs="Arial"/>
                <w:sz w:val="20"/>
                <w:szCs w:val="20"/>
              </w:rPr>
              <w:t>2</w:t>
            </w:r>
            <w:r>
              <w:rPr>
                <w:rFonts w:cs="Arial"/>
                <w:sz w:val="20"/>
                <w:szCs w:val="20"/>
              </w:rPr>
              <w:t>1</w:t>
            </w:r>
          </w:p>
        </w:tc>
        <w:tc>
          <w:tcPr>
            <w:tcW w:w="1809" w:type="dxa"/>
            <w:vAlign w:val="bottom"/>
          </w:tcPr>
          <w:p w14:paraId="07F9936B" w14:textId="25404403"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(19,286)</w:t>
            </w:r>
          </w:p>
        </w:tc>
        <w:tc>
          <w:tcPr>
            <w:tcW w:w="1809" w:type="dxa"/>
            <w:vAlign w:val="bottom"/>
          </w:tcPr>
          <w:p w14:paraId="0C991FD4" w14:textId="5524A593"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(73)</w:t>
            </w:r>
          </w:p>
        </w:tc>
        <w:tc>
          <w:tcPr>
            <w:tcW w:w="1809" w:type="dxa"/>
            <w:vAlign w:val="bottom"/>
          </w:tcPr>
          <w:p w14:paraId="6966C514" w14:textId="25C45173"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(19,359)</w:t>
            </w:r>
          </w:p>
        </w:tc>
      </w:tr>
      <w:tr w:rsidR="00B60EFE" w:rsidRPr="007F5117" w14:paraId="4A07CB52" w14:textId="77777777" w:rsidTr="00A718C5">
        <w:tc>
          <w:tcPr>
            <w:tcW w:w="3936" w:type="dxa"/>
            <w:vAlign w:val="bottom"/>
          </w:tcPr>
          <w:p w14:paraId="6C20BACE" w14:textId="77777777" w:rsidR="00B60EFE" w:rsidRPr="007F5117" w:rsidRDefault="00B60EFE" w:rsidP="00B60EFE">
            <w:pPr>
              <w:pStyle w:val="TableText"/>
              <w:ind w:right="-108"/>
              <w:rPr>
                <w:rFonts w:cs="Arial"/>
                <w:sz w:val="20"/>
                <w:szCs w:val="20"/>
              </w:rPr>
            </w:pPr>
            <w:r w:rsidRPr="007F5117">
              <w:rPr>
                <w:rFonts w:cs="Arial"/>
                <w:sz w:val="20"/>
                <w:szCs w:val="20"/>
              </w:rPr>
              <w:t>Charge for the year</w:t>
            </w:r>
          </w:p>
        </w:tc>
        <w:tc>
          <w:tcPr>
            <w:tcW w:w="1809" w:type="dxa"/>
            <w:vAlign w:val="bottom"/>
          </w:tcPr>
          <w:p w14:paraId="3EAB6F04" w14:textId="5B1F0B89"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(5,896)</w:t>
            </w:r>
          </w:p>
        </w:tc>
        <w:tc>
          <w:tcPr>
            <w:tcW w:w="1809" w:type="dxa"/>
            <w:vAlign w:val="bottom"/>
          </w:tcPr>
          <w:p w14:paraId="51CEC1CC" w14:textId="3F0739E0"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(58)</w:t>
            </w:r>
          </w:p>
        </w:tc>
        <w:tc>
          <w:tcPr>
            <w:tcW w:w="1809" w:type="dxa"/>
            <w:vAlign w:val="bottom"/>
          </w:tcPr>
          <w:p w14:paraId="03ED84AE" w14:textId="2AB80EC7"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(5,954)</w:t>
            </w:r>
          </w:p>
        </w:tc>
      </w:tr>
      <w:tr w:rsidR="00B60EFE" w:rsidRPr="007F5117" w14:paraId="6FEB0F2B" w14:textId="77777777" w:rsidTr="00A718C5">
        <w:tc>
          <w:tcPr>
            <w:tcW w:w="3936" w:type="dxa"/>
            <w:vAlign w:val="bottom"/>
          </w:tcPr>
          <w:p w14:paraId="280FE6E7" w14:textId="77777777" w:rsidR="00B60EFE" w:rsidRPr="007F5117" w:rsidRDefault="00B60EFE" w:rsidP="00B60EFE">
            <w:pPr>
              <w:pStyle w:val="TableText"/>
              <w:ind w:right="-108"/>
              <w:rPr>
                <w:rFonts w:cs="Arial"/>
                <w:sz w:val="20"/>
                <w:szCs w:val="20"/>
              </w:rPr>
            </w:pPr>
          </w:p>
        </w:tc>
        <w:tc>
          <w:tcPr>
            <w:tcW w:w="1809" w:type="dxa"/>
          </w:tcPr>
          <w:p w14:paraId="0519E4CB" w14:textId="77777777"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u w:val="single"/>
                <w:vertAlign w:val="superscript"/>
              </w:rPr>
              <w:tab/>
            </w:r>
          </w:p>
        </w:tc>
        <w:tc>
          <w:tcPr>
            <w:tcW w:w="1809" w:type="dxa"/>
          </w:tcPr>
          <w:p w14:paraId="4D6AEE0D" w14:textId="77777777"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u w:val="single"/>
                <w:vertAlign w:val="superscript"/>
              </w:rPr>
              <w:tab/>
            </w:r>
          </w:p>
        </w:tc>
        <w:tc>
          <w:tcPr>
            <w:tcW w:w="1809" w:type="dxa"/>
          </w:tcPr>
          <w:p w14:paraId="1A3B4C4E" w14:textId="77777777" w:rsidR="00B60EFE" w:rsidRPr="007F5117" w:rsidRDefault="00B60EFE" w:rsidP="00B60EFE">
            <w:pPr>
              <w:pStyle w:val="TableText"/>
              <w:tabs>
                <w:tab w:val="right" w:pos="1512"/>
              </w:tabs>
              <w:spacing w:line="160" w:lineRule="exact"/>
              <w:ind w:left="526" w:right="-198" w:firstLine="0"/>
              <w:rPr>
                <w:rFonts w:cs="Arial"/>
                <w:sz w:val="24"/>
                <w:u w:val="single"/>
                <w:vertAlign w:val="superscript"/>
              </w:rPr>
            </w:pPr>
            <w:r w:rsidRPr="007F5117">
              <w:rPr>
                <w:rFonts w:cs="Arial"/>
                <w:sz w:val="24"/>
                <w:u w:val="single"/>
                <w:vertAlign w:val="superscript"/>
              </w:rPr>
              <w:tab/>
            </w:r>
          </w:p>
        </w:tc>
      </w:tr>
      <w:tr w:rsidR="00B60EFE" w:rsidRPr="007F5117" w14:paraId="3A5D2C55" w14:textId="77777777" w:rsidTr="00A718C5">
        <w:tc>
          <w:tcPr>
            <w:tcW w:w="3936" w:type="dxa"/>
            <w:vAlign w:val="bottom"/>
          </w:tcPr>
          <w:p w14:paraId="27B1E5B9" w14:textId="51004B9F" w:rsidR="00B60EFE" w:rsidRPr="007F5117" w:rsidRDefault="00B60EFE" w:rsidP="00B60EFE">
            <w:pPr>
              <w:pStyle w:val="TableText"/>
              <w:ind w:right="-108"/>
              <w:rPr>
                <w:rFonts w:cs="Arial"/>
                <w:sz w:val="20"/>
                <w:szCs w:val="20"/>
              </w:rPr>
            </w:pPr>
            <w:r w:rsidRPr="007F5117">
              <w:rPr>
                <w:rFonts w:cs="Arial"/>
                <w:sz w:val="20"/>
                <w:szCs w:val="20"/>
              </w:rPr>
              <w:t xml:space="preserve">At 31 December </w:t>
            </w:r>
            <w:r w:rsidRPr="00C469D4">
              <w:rPr>
                <w:rFonts w:cs="Arial"/>
                <w:sz w:val="20"/>
                <w:szCs w:val="20"/>
              </w:rPr>
              <w:t>20</w:t>
            </w:r>
            <w:r w:rsidRPr="007F5117">
              <w:rPr>
                <w:rFonts w:cs="Arial"/>
                <w:sz w:val="20"/>
                <w:szCs w:val="20"/>
              </w:rPr>
              <w:t>2</w:t>
            </w:r>
            <w:r>
              <w:rPr>
                <w:rFonts w:cs="Arial"/>
                <w:sz w:val="20"/>
                <w:szCs w:val="20"/>
              </w:rPr>
              <w:t>1</w:t>
            </w:r>
          </w:p>
        </w:tc>
        <w:tc>
          <w:tcPr>
            <w:tcW w:w="1809" w:type="dxa"/>
            <w:vAlign w:val="bottom"/>
          </w:tcPr>
          <w:p w14:paraId="6EC6C2D8" w14:textId="00709806"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(25,182)</w:t>
            </w:r>
          </w:p>
        </w:tc>
        <w:tc>
          <w:tcPr>
            <w:tcW w:w="1809" w:type="dxa"/>
            <w:vAlign w:val="bottom"/>
          </w:tcPr>
          <w:p w14:paraId="5A2DD419" w14:textId="0603DC99"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(131)</w:t>
            </w:r>
          </w:p>
        </w:tc>
        <w:tc>
          <w:tcPr>
            <w:tcW w:w="1809" w:type="dxa"/>
            <w:vAlign w:val="bottom"/>
          </w:tcPr>
          <w:p w14:paraId="2B2EB832" w14:textId="1E063120"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(25,313)</w:t>
            </w:r>
          </w:p>
        </w:tc>
      </w:tr>
      <w:tr w:rsidR="00B60EFE" w:rsidRPr="007F5117" w14:paraId="5AFD5383" w14:textId="77777777" w:rsidTr="00A718C5">
        <w:tc>
          <w:tcPr>
            <w:tcW w:w="3936" w:type="dxa"/>
            <w:vAlign w:val="bottom"/>
          </w:tcPr>
          <w:p w14:paraId="237A8E60" w14:textId="77777777" w:rsidR="00B60EFE" w:rsidRPr="007F5117" w:rsidRDefault="00B60EFE" w:rsidP="00B60EFE">
            <w:pPr>
              <w:pStyle w:val="TableText"/>
              <w:ind w:right="-108"/>
              <w:rPr>
                <w:rFonts w:cs="Arial"/>
                <w:sz w:val="30"/>
                <w:szCs w:val="30"/>
              </w:rPr>
            </w:pPr>
          </w:p>
        </w:tc>
        <w:tc>
          <w:tcPr>
            <w:tcW w:w="1809" w:type="dxa"/>
          </w:tcPr>
          <w:p w14:paraId="2FB4B605" w14:textId="77777777" w:rsidR="00B60EFE" w:rsidRPr="007F5117" w:rsidRDefault="00B60EFE" w:rsidP="00B60EFE">
            <w:pPr>
              <w:pStyle w:val="TableText"/>
              <w:tabs>
                <w:tab w:val="right" w:pos="1518"/>
              </w:tabs>
              <w:spacing w:line="140" w:lineRule="exact"/>
              <w:ind w:left="523" w:right="-198" w:firstLine="0"/>
              <w:rPr>
                <w:rFonts w:cs="Arial"/>
                <w:sz w:val="23"/>
                <w:szCs w:val="23"/>
                <w:u w:val="single"/>
              </w:rPr>
            </w:pPr>
            <w:r w:rsidRPr="007F5117">
              <w:rPr>
                <w:rFonts w:cs="Arial"/>
                <w:sz w:val="23"/>
                <w:szCs w:val="23"/>
                <w:u w:val="single"/>
              </w:rPr>
              <w:t>-------------</w:t>
            </w:r>
          </w:p>
        </w:tc>
        <w:tc>
          <w:tcPr>
            <w:tcW w:w="1809" w:type="dxa"/>
          </w:tcPr>
          <w:p w14:paraId="42B799AF" w14:textId="77777777" w:rsidR="00B60EFE" w:rsidRPr="007F5117" w:rsidRDefault="00B60EFE" w:rsidP="00B60EFE">
            <w:pPr>
              <w:pStyle w:val="TableText"/>
              <w:tabs>
                <w:tab w:val="right" w:pos="1518"/>
              </w:tabs>
              <w:spacing w:line="140" w:lineRule="exact"/>
              <w:ind w:left="523" w:right="-198" w:firstLine="0"/>
              <w:rPr>
                <w:rFonts w:cs="Arial"/>
                <w:sz w:val="23"/>
                <w:szCs w:val="23"/>
                <w:u w:val="single"/>
              </w:rPr>
            </w:pPr>
            <w:r w:rsidRPr="007F5117">
              <w:rPr>
                <w:rFonts w:cs="Arial"/>
                <w:sz w:val="23"/>
                <w:szCs w:val="23"/>
                <w:u w:val="single"/>
              </w:rPr>
              <w:t>-------------</w:t>
            </w:r>
          </w:p>
        </w:tc>
        <w:tc>
          <w:tcPr>
            <w:tcW w:w="1809" w:type="dxa"/>
          </w:tcPr>
          <w:p w14:paraId="188FAD70" w14:textId="77777777" w:rsidR="00B60EFE" w:rsidRPr="007F5117" w:rsidRDefault="00B60EFE" w:rsidP="00B60EFE">
            <w:pPr>
              <w:pStyle w:val="TableText"/>
              <w:tabs>
                <w:tab w:val="right" w:pos="1518"/>
              </w:tabs>
              <w:spacing w:line="140" w:lineRule="exact"/>
              <w:ind w:left="523" w:right="-198" w:firstLine="0"/>
              <w:rPr>
                <w:rFonts w:cs="Arial"/>
                <w:sz w:val="23"/>
                <w:szCs w:val="23"/>
                <w:u w:val="single"/>
              </w:rPr>
            </w:pPr>
            <w:r w:rsidRPr="007F5117">
              <w:rPr>
                <w:rFonts w:cs="Arial"/>
                <w:sz w:val="23"/>
                <w:szCs w:val="23"/>
                <w:u w:val="single"/>
              </w:rPr>
              <w:t>-------------</w:t>
            </w:r>
          </w:p>
        </w:tc>
      </w:tr>
      <w:tr w:rsidR="00B60EFE" w:rsidRPr="007F5117" w14:paraId="7830E4F1" w14:textId="77777777" w:rsidTr="00A718C5">
        <w:tc>
          <w:tcPr>
            <w:tcW w:w="3936" w:type="dxa"/>
            <w:vAlign w:val="bottom"/>
          </w:tcPr>
          <w:p w14:paraId="4379C0C6" w14:textId="77777777" w:rsidR="00B60EFE" w:rsidRPr="007F5117" w:rsidRDefault="00B60EFE" w:rsidP="00B60EFE">
            <w:pPr>
              <w:pStyle w:val="TableText"/>
              <w:ind w:right="-108"/>
              <w:rPr>
                <w:rFonts w:cs="Arial"/>
                <w:b/>
                <w:sz w:val="20"/>
                <w:szCs w:val="20"/>
              </w:rPr>
            </w:pPr>
            <w:r w:rsidRPr="007F5117">
              <w:rPr>
                <w:rFonts w:cs="Arial"/>
                <w:b/>
                <w:sz w:val="20"/>
                <w:szCs w:val="20"/>
              </w:rPr>
              <w:t>Net book value:</w:t>
            </w:r>
          </w:p>
        </w:tc>
        <w:tc>
          <w:tcPr>
            <w:tcW w:w="1809" w:type="dxa"/>
            <w:vAlign w:val="bottom"/>
          </w:tcPr>
          <w:p w14:paraId="30E55342"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68B7D0F5"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6ED839DE" w14:textId="77777777" w:rsidR="00B60EFE" w:rsidRPr="007F5117" w:rsidRDefault="00B60EFE" w:rsidP="00B60EFE">
            <w:pPr>
              <w:pStyle w:val="TableText"/>
              <w:tabs>
                <w:tab w:val="decimal" w:pos="1518"/>
              </w:tabs>
              <w:ind w:left="384" w:right="-198" w:firstLine="0"/>
              <w:jc w:val="both"/>
              <w:rPr>
                <w:rFonts w:cs="Arial"/>
                <w:sz w:val="20"/>
                <w:szCs w:val="20"/>
              </w:rPr>
            </w:pPr>
          </w:p>
        </w:tc>
      </w:tr>
      <w:tr w:rsidR="00B60EFE" w:rsidRPr="007F5117" w14:paraId="6234C121" w14:textId="77777777" w:rsidTr="00A718C5">
        <w:trPr>
          <w:trHeight w:val="101"/>
        </w:trPr>
        <w:tc>
          <w:tcPr>
            <w:tcW w:w="3936" w:type="dxa"/>
            <w:vAlign w:val="bottom"/>
          </w:tcPr>
          <w:p w14:paraId="06CBF5F4" w14:textId="77777777" w:rsidR="00B60EFE" w:rsidRPr="007F5117" w:rsidRDefault="00B60EFE" w:rsidP="00B60EFE">
            <w:pPr>
              <w:pStyle w:val="TableText"/>
              <w:ind w:right="-108"/>
              <w:rPr>
                <w:rFonts w:cs="Arial"/>
                <w:sz w:val="20"/>
                <w:szCs w:val="20"/>
              </w:rPr>
            </w:pPr>
          </w:p>
        </w:tc>
        <w:tc>
          <w:tcPr>
            <w:tcW w:w="1809" w:type="dxa"/>
            <w:vAlign w:val="bottom"/>
          </w:tcPr>
          <w:p w14:paraId="59A7439E"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00D9E429" w14:textId="77777777" w:rsidR="00B60EFE" w:rsidRPr="007F5117" w:rsidRDefault="00B60EFE" w:rsidP="00B60EFE">
            <w:pPr>
              <w:pStyle w:val="TableText"/>
              <w:tabs>
                <w:tab w:val="decimal" w:pos="1518"/>
              </w:tabs>
              <w:ind w:left="384" w:right="-198" w:firstLine="0"/>
              <w:jc w:val="both"/>
              <w:rPr>
                <w:rFonts w:cs="Arial"/>
                <w:sz w:val="20"/>
                <w:szCs w:val="20"/>
              </w:rPr>
            </w:pPr>
          </w:p>
        </w:tc>
        <w:tc>
          <w:tcPr>
            <w:tcW w:w="1809" w:type="dxa"/>
            <w:vAlign w:val="bottom"/>
          </w:tcPr>
          <w:p w14:paraId="4212B19E" w14:textId="77777777" w:rsidR="00B60EFE" w:rsidRPr="007F5117" w:rsidRDefault="00B60EFE" w:rsidP="00B60EFE">
            <w:pPr>
              <w:pStyle w:val="TableText"/>
              <w:tabs>
                <w:tab w:val="decimal" w:pos="1518"/>
              </w:tabs>
              <w:ind w:left="384" w:right="-198" w:firstLine="0"/>
              <w:jc w:val="both"/>
              <w:rPr>
                <w:rFonts w:cs="Arial"/>
                <w:sz w:val="20"/>
                <w:szCs w:val="20"/>
              </w:rPr>
            </w:pPr>
          </w:p>
        </w:tc>
      </w:tr>
      <w:tr w:rsidR="00B60EFE" w:rsidRPr="007F5117" w14:paraId="2ADB4FDE" w14:textId="77777777" w:rsidTr="00A718C5">
        <w:tc>
          <w:tcPr>
            <w:tcW w:w="3936" w:type="dxa"/>
            <w:vAlign w:val="bottom"/>
          </w:tcPr>
          <w:p w14:paraId="1CE20647" w14:textId="4717A82F" w:rsidR="00B60EFE" w:rsidRPr="007F5117" w:rsidRDefault="00B60EFE" w:rsidP="00B60EFE">
            <w:pPr>
              <w:pStyle w:val="TableText"/>
              <w:ind w:right="-108"/>
              <w:rPr>
                <w:rFonts w:cs="Arial"/>
                <w:sz w:val="20"/>
                <w:szCs w:val="20"/>
              </w:rPr>
            </w:pPr>
            <w:r w:rsidRPr="007F5117">
              <w:rPr>
                <w:rFonts w:cs="Arial"/>
                <w:sz w:val="20"/>
                <w:szCs w:val="20"/>
              </w:rPr>
              <w:t xml:space="preserve">At 31 December </w:t>
            </w:r>
            <w:r w:rsidRPr="00C469D4">
              <w:rPr>
                <w:rFonts w:cs="Arial"/>
                <w:sz w:val="20"/>
                <w:szCs w:val="20"/>
              </w:rPr>
              <w:t>20</w:t>
            </w:r>
            <w:r w:rsidRPr="007F5117">
              <w:rPr>
                <w:rFonts w:cs="Arial"/>
                <w:sz w:val="20"/>
                <w:szCs w:val="20"/>
              </w:rPr>
              <w:t>2</w:t>
            </w:r>
            <w:r>
              <w:rPr>
                <w:rFonts w:cs="Arial"/>
                <w:sz w:val="20"/>
                <w:szCs w:val="20"/>
              </w:rPr>
              <w:t>1</w:t>
            </w:r>
          </w:p>
        </w:tc>
        <w:tc>
          <w:tcPr>
            <w:tcW w:w="1809" w:type="dxa"/>
            <w:vAlign w:val="bottom"/>
          </w:tcPr>
          <w:p w14:paraId="26178BDD" w14:textId="223C3809"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37,361</w:t>
            </w:r>
          </w:p>
        </w:tc>
        <w:tc>
          <w:tcPr>
            <w:tcW w:w="1809" w:type="dxa"/>
            <w:vAlign w:val="bottom"/>
          </w:tcPr>
          <w:p w14:paraId="705D6E5B" w14:textId="174F3A3F" w:rsidR="00B60EFE" w:rsidRPr="007F5117" w:rsidRDefault="00EA5EB4" w:rsidP="00B60EFE">
            <w:pPr>
              <w:pStyle w:val="TableText"/>
              <w:tabs>
                <w:tab w:val="decimal" w:pos="1518"/>
              </w:tabs>
              <w:ind w:left="384" w:right="-198" w:firstLine="0"/>
              <w:rPr>
                <w:rFonts w:cs="Arial"/>
                <w:sz w:val="20"/>
                <w:szCs w:val="20"/>
              </w:rPr>
            </w:pPr>
            <w:r>
              <w:rPr>
                <w:rFonts w:cs="Arial"/>
                <w:sz w:val="20"/>
                <w:szCs w:val="20"/>
              </w:rPr>
              <w:t>181</w:t>
            </w:r>
          </w:p>
        </w:tc>
        <w:tc>
          <w:tcPr>
            <w:tcW w:w="1809" w:type="dxa"/>
            <w:vAlign w:val="bottom"/>
          </w:tcPr>
          <w:p w14:paraId="4B5F876D" w14:textId="477A4A89" w:rsidR="00B60EFE" w:rsidRPr="007F5117" w:rsidRDefault="00BC0E66" w:rsidP="00B60EFE">
            <w:pPr>
              <w:pStyle w:val="TableText"/>
              <w:tabs>
                <w:tab w:val="decimal" w:pos="1518"/>
              </w:tabs>
              <w:ind w:left="384" w:right="-198" w:firstLine="0"/>
              <w:rPr>
                <w:rFonts w:cs="Arial"/>
                <w:sz w:val="20"/>
                <w:szCs w:val="20"/>
              </w:rPr>
            </w:pPr>
            <w:r>
              <w:rPr>
                <w:rFonts w:cs="Arial"/>
                <w:sz w:val="20"/>
                <w:szCs w:val="20"/>
              </w:rPr>
              <w:t>37,542</w:t>
            </w:r>
          </w:p>
        </w:tc>
      </w:tr>
      <w:tr w:rsidR="00B60EFE" w:rsidRPr="007F5117" w14:paraId="139A0DF0" w14:textId="77777777" w:rsidTr="00A718C5">
        <w:tc>
          <w:tcPr>
            <w:tcW w:w="3936" w:type="dxa"/>
            <w:vAlign w:val="bottom"/>
          </w:tcPr>
          <w:p w14:paraId="3A93C75F" w14:textId="77777777" w:rsidR="00B60EFE" w:rsidRPr="007F5117" w:rsidRDefault="00B60EFE" w:rsidP="00B60EFE">
            <w:pPr>
              <w:pStyle w:val="TableText"/>
              <w:ind w:right="-108"/>
              <w:rPr>
                <w:rFonts w:cs="Arial"/>
                <w:sz w:val="20"/>
                <w:szCs w:val="20"/>
              </w:rPr>
            </w:pPr>
          </w:p>
        </w:tc>
        <w:tc>
          <w:tcPr>
            <w:tcW w:w="1809" w:type="dxa"/>
          </w:tcPr>
          <w:p w14:paraId="52546B8A" w14:textId="77777777" w:rsidR="00B60EFE" w:rsidRPr="007F5117" w:rsidRDefault="00B60EFE" w:rsidP="00B60EFE">
            <w:pPr>
              <w:pStyle w:val="TableText"/>
              <w:tabs>
                <w:tab w:val="right" w:pos="1512"/>
              </w:tabs>
              <w:spacing w:line="160" w:lineRule="exact"/>
              <w:ind w:left="526" w:right="-198" w:firstLine="0"/>
              <w:rPr>
                <w:rFonts w:cs="Arial"/>
                <w:sz w:val="24"/>
                <w:u w:val="double"/>
                <w:vertAlign w:val="superscript"/>
              </w:rPr>
            </w:pPr>
            <w:r w:rsidRPr="007F5117">
              <w:rPr>
                <w:rFonts w:cs="Arial"/>
                <w:sz w:val="24"/>
                <w:u w:val="double"/>
                <w:vertAlign w:val="superscript"/>
              </w:rPr>
              <w:tab/>
            </w:r>
          </w:p>
        </w:tc>
        <w:tc>
          <w:tcPr>
            <w:tcW w:w="1809" w:type="dxa"/>
          </w:tcPr>
          <w:p w14:paraId="0BAE79C8" w14:textId="77777777" w:rsidR="00B60EFE" w:rsidRPr="007F5117" w:rsidRDefault="00B60EFE" w:rsidP="00B60EFE">
            <w:pPr>
              <w:pStyle w:val="TableText"/>
              <w:tabs>
                <w:tab w:val="right" w:pos="1512"/>
              </w:tabs>
              <w:spacing w:line="160" w:lineRule="exact"/>
              <w:ind w:left="526" w:right="-198" w:firstLine="0"/>
              <w:rPr>
                <w:rFonts w:cs="Arial"/>
                <w:sz w:val="24"/>
                <w:u w:val="double"/>
                <w:vertAlign w:val="superscript"/>
              </w:rPr>
            </w:pPr>
            <w:r w:rsidRPr="007F5117">
              <w:rPr>
                <w:rFonts w:cs="Arial"/>
                <w:sz w:val="24"/>
                <w:u w:val="double"/>
                <w:vertAlign w:val="superscript"/>
              </w:rPr>
              <w:tab/>
            </w:r>
          </w:p>
        </w:tc>
        <w:tc>
          <w:tcPr>
            <w:tcW w:w="1809" w:type="dxa"/>
          </w:tcPr>
          <w:p w14:paraId="3F82AFAB" w14:textId="77777777" w:rsidR="00B60EFE" w:rsidRPr="007F5117" w:rsidRDefault="00B60EFE" w:rsidP="00B60EFE">
            <w:pPr>
              <w:pStyle w:val="TableText"/>
              <w:tabs>
                <w:tab w:val="right" w:pos="1512"/>
              </w:tabs>
              <w:spacing w:line="160" w:lineRule="exact"/>
              <w:ind w:left="526" w:right="-198" w:firstLine="0"/>
              <w:rPr>
                <w:rFonts w:cs="Arial"/>
                <w:sz w:val="24"/>
                <w:u w:val="double"/>
                <w:vertAlign w:val="superscript"/>
              </w:rPr>
            </w:pPr>
            <w:r w:rsidRPr="007F5117">
              <w:rPr>
                <w:rFonts w:cs="Arial"/>
                <w:sz w:val="24"/>
                <w:u w:val="double"/>
                <w:vertAlign w:val="superscript"/>
              </w:rPr>
              <w:tab/>
            </w:r>
          </w:p>
        </w:tc>
      </w:tr>
      <w:tr w:rsidR="00B60EFE" w:rsidRPr="007F5117" w14:paraId="2ACBA2D1" w14:textId="77777777" w:rsidTr="00A718C5">
        <w:tc>
          <w:tcPr>
            <w:tcW w:w="3936" w:type="dxa"/>
            <w:vAlign w:val="bottom"/>
          </w:tcPr>
          <w:p w14:paraId="4441EE47" w14:textId="71DB9A6B" w:rsidR="00B60EFE" w:rsidRPr="007F5117" w:rsidRDefault="00B60EFE" w:rsidP="00B60EFE">
            <w:pPr>
              <w:pStyle w:val="TableText"/>
              <w:ind w:right="-108"/>
              <w:rPr>
                <w:rFonts w:cs="Arial"/>
                <w:sz w:val="20"/>
                <w:szCs w:val="20"/>
              </w:rPr>
            </w:pPr>
            <w:r w:rsidRPr="007F5117">
              <w:rPr>
                <w:rFonts w:cs="Arial"/>
                <w:sz w:val="20"/>
                <w:szCs w:val="20"/>
              </w:rPr>
              <w:t xml:space="preserve">At 31 December </w:t>
            </w:r>
            <w:r w:rsidRPr="00C469D4">
              <w:rPr>
                <w:rFonts w:cs="Arial"/>
                <w:sz w:val="20"/>
                <w:szCs w:val="20"/>
              </w:rPr>
              <w:t>20</w:t>
            </w:r>
            <w:r w:rsidRPr="007F5117">
              <w:rPr>
                <w:rFonts w:cs="Arial"/>
                <w:sz w:val="20"/>
                <w:szCs w:val="20"/>
              </w:rPr>
              <w:t>20</w:t>
            </w:r>
          </w:p>
        </w:tc>
        <w:tc>
          <w:tcPr>
            <w:tcW w:w="1809" w:type="dxa"/>
            <w:vAlign w:val="bottom"/>
          </w:tcPr>
          <w:p w14:paraId="305EEF96" w14:textId="2D01FCD4"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36,409</w:t>
            </w:r>
          </w:p>
        </w:tc>
        <w:tc>
          <w:tcPr>
            <w:tcW w:w="1809" w:type="dxa"/>
            <w:vAlign w:val="bottom"/>
          </w:tcPr>
          <w:p w14:paraId="451A2682" w14:textId="67EE2DB5"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239</w:t>
            </w:r>
          </w:p>
        </w:tc>
        <w:tc>
          <w:tcPr>
            <w:tcW w:w="1809" w:type="dxa"/>
            <w:vAlign w:val="bottom"/>
          </w:tcPr>
          <w:p w14:paraId="17441AFA" w14:textId="6F5D1A69" w:rsidR="00B60EFE" w:rsidRPr="007F5117" w:rsidRDefault="00B60EFE" w:rsidP="00B60EFE">
            <w:pPr>
              <w:pStyle w:val="TableText"/>
              <w:tabs>
                <w:tab w:val="decimal" w:pos="1518"/>
              </w:tabs>
              <w:ind w:left="384" w:right="-198" w:firstLine="0"/>
              <w:rPr>
                <w:rFonts w:cs="Arial"/>
                <w:sz w:val="20"/>
                <w:szCs w:val="20"/>
              </w:rPr>
            </w:pPr>
            <w:r>
              <w:rPr>
                <w:rFonts w:cs="Arial"/>
                <w:sz w:val="20"/>
                <w:szCs w:val="20"/>
              </w:rPr>
              <w:t>36,648</w:t>
            </w:r>
          </w:p>
        </w:tc>
      </w:tr>
      <w:tr w:rsidR="00B60EFE" w:rsidRPr="007F5117" w14:paraId="250C343A" w14:textId="77777777" w:rsidTr="00A718C5">
        <w:tc>
          <w:tcPr>
            <w:tcW w:w="3936" w:type="dxa"/>
            <w:vAlign w:val="bottom"/>
          </w:tcPr>
          <w:p w14:paraId="6131F607" w14:textId="77777777" w:rsidR="00B60EFE" w:rsidRPr="007F5117" w:rsidRDefault="00B60EFE" w:rsidP="00B60EFE">
            <w:pPr>
              <w:pStyle w:val="TableText"/>
              <w:ind w:right="-108"/>
              <w:rPr>
                <w:rFonts w:cs="Arial"/>
                <w:sz w:val="20"/>
                <w:szCs w:val="20"/>
              </w:rPr>
            </w:pPr>
          </w:p>
        </w:tc>
        <w:tc>
          <w:tcPr>
            <w:tcW w:w="1809" w:type="dxa"/>
          </w:tcPr>
          <w:p w14:paraId="54B85D08" w14:textId="77777777" w:rsidR="00B60EFE" w:rsidRPr="007F5117" w:rsidRDefault="00B60EFE" w:rsidP="00B60EFE">
            <w:pPr>
              <w:pStyle w:val="TableText"/>
              <w:tabs>
                <w:tab w:val="right" w:pos="1512"/>
              </w:tabs>
              <w:spacing w:line="160" w:lineRule="exact"/>
              <w:ind w:left="526" w:right="-198" w:firstLine="0"/>
              <w:rPr>
                <w:rFonts w:cs="Arial"/>
                <w:sz w:val="24"/>
                <w:u w:val="double"/>
                <w:vertAlign w:val="superscript"/>
              </w:rPr>
            </w:pPr>
            <w:r w:rsidRPr="007F5117">
              <w:rPr>
                <w:rFonts w:cs="Arial"/>
                <w:sz w:val="24"/>
                <w:u w:val="double"/>
                <w:vertAlign w:val="superscript"/>
              </w:rPr>
              <w:tab/>
            </w:r>
          </w:p>
        </w:tc>
        <w:tc>
          <w:tcPr>
            <w:tcW w:w="1809" w:type="dxa"/>
          </w:tcPr>
          <w:p w14:paraId="3FD5EABA" w14:textId="77777777" w:rsidR="00B60EFE" w:rsidRPr="007F5117" w:rsidRDefault="00B60EFE" w:rsidP="00B60EFE">
            <w:pPr>
              <w:pStyle w:val="TableText"/>
              <w:tabs>
                <w:tab w:val="right" w:pos="1512"/>
              </w:tabs>
              <w:spacing w:line="160" w:lineRule="exact"/>
              <w:ind w:left="526" w:right="-198" w:firstLine="0"/>
              <w:rPr>
                <w:rFonts w:cs="Arial"/>
                <w:sz w:val="24"/>
                <w:u w:val="double"/>
                <w:vertAlign w:val="superscript"/>
              </w:rPr>
            </w:pPr>
            <w:r w:rsidRPr="007F5117">
              <w:rPr>
                <w:rFonts w:cs="Arial"/>
                <w:sz w:val="24"/>
                <w:u w:val="double"/>
                <w:vertAlign w:val="superscript"/>
              </w:rPr>
              <w:tab/>
            </w:r>
          </w:p>
        </w:tc>
        <w:tc>
          <w:tcPr>
            <w:tcW w:w="1809" w:type="dxa"/>
          </w:tcPr>
          <w:p w14:paraId="0C9AADDA" w14:textId="77777777" w:rsidR="00B60EFE" w:rsidRPr="007F5117" w:rsidRDefault="00B60EFE" w:rsidP="00B60EFE">
            <w:pPr>
              <w:pStyle w:val="TableText"/>
              <w:tabs>
                <w:tab w:val="right" w:pos="1512"/>
              </w:tabs>
              <w:spacing w:line="160" w:lineRule="exact"/>
              <w:ind w:left="526" w:right="-198" w:firstLine="0"/>
              <w:rPr>
                <w:rFonts w:cs="Arial"/>
                <w:sz w:val="24"/>
                <w:u w:val="double"/>
                <w:vertAlign w:val="superscript"/>
              </w:rPr>
            </w:pPr>
            <w:r w:rsidRPr="007F5117">
              <w:rPr>
                <w:rFonts w:cs="Arial"/>
                <w:sz w:val="24"/>
                <w:u w:val="double"/>
                <w:vertAlign w:val="superscript"/>
              </w:rPr>
              <w:tab/>
            </w:r>
          </w:p>
        </w:tc>
      </w:tr>
    </w:tbl>
    <w:p w14:paraId="603C591B" w14:textId="77777777" w:rsidR="00176056" w:rsidRPr="007F5117" w:rsidRDefault="00AC4AAC">
      <w:pPr>
        <w:pStyle w:val="Heading2"/>
        <w:spacing w:before="0"/>
        <w:rPr>
          <w:rFonts w:cs="Arial"/>
        </w:rPr>
      </w:pPr>
      <w:r w:rsidRPr="007F5117">
        <w:rPr>
          <w:rFonts w:cs="Arial"/>
        </w:rPr>
        <w:br w:type="page"/>
      </w:r>
      <w:r w:rsidR="00176056" w:rsidRPr="007F5117">
        <w:rPr>
          <w:rFonts w:cs="Arial"/>
        </w:rPr>
        <w:t>9</w:t>
      </w:r>
      <w:r w:rsidR="00176056" w:rsidRPr="007F5117">
        <w:rPr>
          <w:rFonts w:cs="Arial"/>
        </w:rPr>
        <w:tab/>
        <w:t>Trade and other receivables</w:t>
      </w:r>
      <w:r w:rsidR="00176056" w:rsidRPr="007F5117" w:rsidDel="00D32E8A">
        <w:rPr>
          <w:rFonts w:cs="Arial"/>
        </w:rPr>
        <w:t xml:space="preserve"> </w:t>
      </w:r>
    </w:p>
    <w:tbl>
      <w:tblPr>
        <w:tblW w:w="9353" w:type="dxa"/>
        <w:tblLayout w:type="fixed"/>
        <w:tblLook w:val="01E0" w:firstRow="1" w:lastRow="1" w:firstColumn="1" w:lastColumn="1" w:noHBand="0" w:noVBand="0"/>
      </w:tblPr>
      <w:tblGrid>
        <w:gridCol w:w="5573"/>
        <w:gridCol w:w="1890"/>
        <w:gridCol w:w="1890"/>
      </w:tblGrid>
      <w:tr w:rsidR="00176056" w:rsidRPr="007F5117" w14:paraId="2315C99F" w14:textId="77777777" w:rsidTr="00530A52">
        <w:tc>
          <w:tcPr>
            <w:tcW w:w="5573" w:type="dxa"/>
            <w:vAlign w:val="bottom"/>
          </w:tcPr>
          <w:p w14:paraId="063337F4" w14:textId="77777777" w:rsidR="00176056" w:rsidRPr="007F5117" w:rsidRDefault="00176056">
            <w:pPr>
              <w:pStyle w:val="TableText"/>
            </w:pPr>
          </w:p>
        </w:tc>
        <w:tc>
          <w:tcPr>
            <w:tcW w:w="1890" w:type="dxa"/>
            <w:vAlign w:val="bottom"/>
          </w:tcPr>
          <w:p w14:paraId="75F648A1" w14:textId="77777777" w:rsidR="00176056" w:rsidRPr="007F5117" w:rsidRDefault="00176056">
            <w:pPr>
              <w:pStyle w:val="TableTitle"/>
            </w:pPr>
          </w:p>
        </w:tc>
        <w:tc>
          <w:tcPr>
            <w:tcW w:w="1890" w:type="dxa"/>
            <w:vAlign w:val="bottom"/>
          </w:tcPr>
          <w:p w14:paraId="044D4326" w14:textId="77777777" w:rsidR="00176056" w:rsidRPr="007F5117" w:rsidRDefault="00176056">
            <w:pPr>
              <w:pStyle w:val="TableTitle"/>
            </w:pPr>
          </w:p>
        </w:tc>
      </w:tr>
      <w:tr w:rsidR="00F770AE" w:rsidRPr="007F5117" w14:paraId="0CA9BD50" w14:textId="77777777" w:rsidTr="00530A52">
        <w:tc>
          <w:tcPr>
            <w:tcW w:w="5573" w:type="dxa"/>
            <w:vAlign w:val="bottom"/>
          </w:tcPr>
          <w:p w14:paraId="15E490D0" w14:textId="77777777" w:rsidR="00F770AE" w:rsidRPr="007F5117" w:rsidRDefault="00F770AE" w:rsidP="00F770AE">
            <w:pPr>
              <w:pStyle w:val="TableText"/>
            </w:pPr>
          </w:p>
        </w:tc>
        <w:tc>
          <w:tcPr>
            <w:tcW w:w="1890" w:type="dxa"/>
            <w:vAlign w:val="bottom"/>
            <w:hideMark/>
          </w:tcPr>
          <w:p w14:paraId="7C9429F1" w14:textId="3F96082A" w:rsidR="00F770AE" w:rsidRPr="007F5117" w:rsidRDefault="00F770AE" w:rsidP="00F770AE">
            <w:pPr>
              <w:pStyle w:val="TableTitle"/>
            </w:pPr>
            <w:r w:rsidRPr="00C469D4">
              <w:t>20</w:t>
            </w:r>
            <w:r w:rsidRPr="007F5117">
              <w:t>2</w:t>
            </w:r>
            <w:r>
              <w:t>1</w:t>
            </w:r>
          </w:p>
        </w:tc>
        <w:tc>
          <w:tcPr>
            <w:tcW w:w="1890" w:type="dxa"/>
            <w:vAlign w:val="bottom"/>
            <w:hideMark/>
          </w:tcPr>
          <w:p w14:paraId="5B19ED19" w14:textId="755E3AA5" w:rsidR="00F770AE" w:rsidRPr="007F5117" w:rsidRDefault="00F770AE" w:rsidP="00F770AE">
            <w:pPr>
              <w:pStyle w:val="TableTitle"/>
            </w:pPr>
            <w:r w:rsidRPr="00C469D4">
              <w:t>20</w:t>
            </w:r>
            <w:r w:rsidRPr="007F5117">
              <w:t>20</w:t>
            </w:r>
          </w:p>
        </w:tc>
      </w:tr>
      <w:tr w:rsidR="00F770AE" w:rsidRPr="007F5117" w14:paraId="00746476" w14:textId="77777777" w:rsidTr="00530A52">
        <w:tc>
          <w:tcPr>
            <w:tcW w:w="5573" w:type="dxa"/>
            <w:vAlign w:val="bottom"/>
          </w:tcPr>
          <w:p w14:paraId="66D068BF" w14:textId="77777777" w:rsidR="00F770AE" w:rsidRPr="007F5117" w:rsidRDefault="00F770AE" w:rsidP="00F770AE">
            <w:pPr>
              <w:pStyle w:val="TableText"/>
            </w:pPr>
          </w:p>
        </w:tc>
        <w:tc>
          <w:tcPr>
            <w:tcW w:w="1890" w:type="dxa"/>
            <w:vAlign w:val="bottom"/>
            <w:hideMark/>
          </w:tcPr>
          <w:p w14:paraId="644F5A8D" w14:textId="77777777" w:rsidR="00F770AE" w:rsidRPr="007F5117" w:rsidRDefault="00F770AE" w:rsidP="00F770AE">
            <w:pPr>
              <w:pStyle w:val="TableTitle"/>
              <w:rPr>
                <w:i w:val="0"/>
              </w:rPr>
            </w:pPr>
            <w:r w:rsidRPr="007F5117">
              <w:rPr>
                <w:i w:val="0"/>
              </w:rPr>
              <w:t>$’000</w:t>
            </w:r>
          </w:p>
        </w:tc>
        <w:tc>
          <w:tcPr>
            <w:tcW w:w="1890" w:type="dxa"/>
            <w:vAlign w:val="bottom"/>
            <w:hideMark/>
          </w:tcPr>
          <w:p w14:paraId="5351B407" w14:textId="0B6D8471" w:rsidR="00F770AE" w:rsidRPr="007F5117" w:rsidRDefault="00F770AE" w:rsidP="00F770AE">
            <w:pPr>
              <w:pStyle w:val="TableTitle"/>
              <w:rPr>
                <w:i w:val="0"/>
              </w:rPr>
            </w:pPr>
            <w:r w:rsidRPr="007F5117">
              <w:rPr>
                <w:i w:val="0"/>
              </w:rPr>
              <w:t>$’000</w:t>
            </w:r>
          </w:p>
        </w:tc>
      </w:tr>
      <w:tr w:rsidR="00F770AE" w:rsidRPr="007F5117" w14:paraId="7AD07739" w14:textId="77777777" w:rsidTr="00530A52">
        <w:tc>
          <w:tcPr>
            <w:tcW w:w="5573" w:type="dxa"/>
            <w:vAlign w:val="bottom"/>
          </w:tcPr>
          <w:p w14:paraId="0C3EB646" w14:textId="77777777" w:rsidR="00F770AE" w:rsidRPr="007F5117" w:rsidRDefault="00F770AE" w:rsidP="00F770AE">
            <w:pPr>
              <w:pStyle w:val="TableText"/>
            </w:pPr>
          </w:p>
        </w:tc>
        <w:tc>
          <w:tcPr>
            <w:tcW w:w="1890" w:type="dxa"/>
            <w:vAlign w:val="bottom"/>
          </w:tcPr>
          <w:p w14:paraId="5CE33FC5" w14:textId="77777777" w:rsidR="00F770AE" w:rsidRPr="007F5117" w:rsidRDefault="00F770AE" w:rsidP="00F770AE">
            <w:pPr>
              <w:pStyle w:val="TableText"/>
              <w:tabs>
                <w:tab w:val="decimal" w:pos="1602"/>
              </w:tabs>
              <w:ind w:left="201" w:right="-198" w:firstLine="0"/>
            </w:pPr>
          </w:p>
        </w:tc>
        <w:tc>
          <w:tcPr>
            <w:tcW w:w="1890" w:type="dxa"/>
            <w:vAlign w:val="bottom"/>
          </w:tcPr>
          <w:p w14:paraId="15125195" w14:textId="77777777" w:rsidR="00F770AE" w:rsidRPr="007F5117" w:rsidRDefault="00F770AE" w:rsidP="00F770AE">
            <w:pPr>
              <w:pStyle w:val="TableText"/>
              <w:tabs>
                <w:tab w:val="decimal" w:pos="1602"/>
              </w:tabs>
              <w:ind w:left="162" w:right="-198" w:firstLine="0"/>
            </w:pPr>
          </w:p>
        </w:tc>
      </w:tr>
      <w:tr w:rsidR="00F770AE" w:rsidRPr="007F5117" w14:paraId="0291BA0D" w14:textId="77777777" w:rsidTr="00530A52">
        <w:tc>
          <w:tcPr>
            <w:tcW w:w="5573" w:type="dxa"/>
            <w:vAlign w:val="bottom"/>
          </w:tcPr>
          <w:p w14:paraId="2A7ACB75" w14:textId="77777777" w:rsidR="00F770AE" w:rsidRPr="007F5117" w:rsidRDefault="00F770AE" w:rsidP="00F770AE">
            <w:pPr>
              <w:pStyle w:val="TableText"/>
              <w:rPr>
                <w:rFonts w:cs="Arial"/>
              </w:rPr>
            </w:pPr>
            <w:r w:rsidRPr="007F5117">
              <w:rPr>
                <w:rFonts w:cs="Arial"/>
              </w:rPr>
              <w:t>Trade receivables</w:t>
            </w:r>
          </w:p>
        </w:tc>
        <w:tc>
          <w:tcPr>
            <w:tcW w:w="1890" w:type="dxa"/>
            <w:vAlign w:val="bottom"/>
          </w:tcPr>
          <w:p w14:paraId="43DC03D2" w14:textId="5E600AA3" w:rsidR="00F770AE" w:rsidRPr="007F5117" w:rsidRDefault="00BC0E66" w:rsidP="00F770AE">
            <w:pPr>
              <w:pStyle w:val="TableText"/>
              <w:tabs>
                <w:tab w:val="decimal" w:pos="1602"/>
              </w:tabs>
              <w:ind w:left="162" w:right="-198" w:firstLine="0"/>
            </w:pPr>
            <w:r>
              <w:t>15,417</w:t>
            </w:r>
          </w:p>
        </w:tc>
        <w:tc>
          <w:tcPr>
            <w:tcW w:w="1890" w:type="dxa"/>
            <w:vAlign w:val="bottom"/>
          </w:tcPr>
          <w:p w14:paraId="6A8B7198" w14:textId="2A3C2C66" w:rsidR="00F770AE" w:rsidRPr="007F5117" w:rsidRDefault="00F770AE" w:rsidP="00F770AE">
            <w:pPr>
              <w:pStyle w:val="TableText"/>
              <w:tabs>
                <w:tab w:val="decimal" w:pos="1602"/>
              </w:tabs>
              <w:ind w:left="162" w:right="-198" w:firstLine="0"/>
            </w:pPr>
            <w:r>
              <w:t>6,987</w:t>
            </w:r>
          </w:p>
        </w:tc>
      </w:tr>
      <w:tr w:rsidR="00F770AE" w:rsidRPr="007F5117" w14:paraId="136A8152" w14:textId="77777777" w:rsidTr="003334C3">
        <w:tc>
          <w:tcPr>
            <w:tcW w:w="5573" w:type="dxa"/>
            <w:vAlign w:val="bottom"/>
          </w:tcPr>
          <w:p w14:paraId="32D03D02" w14:textId="0B69438F" w:rsidR="00F770AE" w:rsidRPr="007F5117" w:rsidRDefault="00F770AE" w:rsidP="00F770AE">
            <w:pPr>
              <w:pStyle w:val="TableText"/>
              <w:rPr>
                <w:rFonts w:cs="Arial"/>
              </w:rPr>
            </w:pPr>
            <w:r>
              <w:rPr>
                <w:rFonts w:cs="Arial"/>
              </w:rPr>
              <w:t>Less: loss allowance</w:t>
            </w:r>
          </w:p>
        </w:tc>
        <w:tc>
          <w:tcPr>
            <w:tcW w:w="1890" w:type="dxa"/>
            <w:vAlign w:val="bottom"/>
          </w:tcPr>
          <w:p w14:paraId="79C1576E" w14:textId="2584F5F2" w:rsidR="00F770AE" w:rsidRDefault="00BC0E66" w:rsidP="00F770AE">
            <w:pPr>
              <w:pStyle w:val="TableText"/>
              <w:tabs>
                <w:tab w:val="decimal" w:pos="1602"/>
              </w:tabs>
              <w:ind w:left="162" w:right="-198" w:firstLine="0"/>
            </w:pPr>
            <w:r>
              <w:t>-</w:t>
            </w:r>
          </w:p>
        </w:tc>
        <w:tc>
          <w:tcPr>
            <w:tcW w:w="1890" w:type="dxa"/>
            <w:vAlign w:val="bottom"/>
          </w:tcPr>
          <w:p w14:paraId="094411C6" w14:textId="07A4919B" w:rsidR="00F770AE" w:rsidRPr="007F5117" w:rsidRDefault="00F770AE" w:rsidP="00F770AE">
            <w:pPr>
              <w:pStyle w:val="TableText"/>
              <w:tabs>
                <w:tab w:val="decimal" w:pos="1602"/>
              </w:tabs>
              <w:ind w:left="162" w:right="-198" w:firstLine="0"/>
            </w:pPr>
            <w:r>
              <w:t>(1,168)</w:t>
            </w:r>
          </w:p>
        </w:tc>
      </w:tr>
      <w:tr w:rsidR="00564347" w:rsidRPr="007F5117" w14:paraId="113632BE" w14:textId="77777777" w:rsidTr="00F12390">
        <w:trPr>
          <w:ins w:id="175" w:author="Mak, Brian HL" w:date="2022-06-07T10:18:00Z"/>
        </w:trPr>
        <w:tc>
          <w:tcPr>
            <w:tcW w:w="5573" w:type="dxa"/>
            <w:vAlign w:val="bottom"/>
          </w:tcPr>
          <w:p w14:paraId="263AAC5A" w14:textId="77777777" w:rsidR="00564347" w:rsidRPr="007F5117" w:rsidRDefault="00564347" w:rsidP="00F12390">
            <w:pPr>
              <w:pStyle w:val="TableText"/>
              <w:rPr>
                <w:ins w:id="176" w:author="Mak, Brian HL" w:date="2022-06-07T10:18:00Z"/>
              </w:rPr>
            </w:pPr>
          </w:p>
        </w:tc>
        <w:tc>
          <w:tcPr>
            <w:tcW w:w="1890" w:type="dxa"/>
            <w:hideMark/>
          </w:tcPr>
          <w:p w14:paraId="33F2B4DD" w14:textId="77777777" w:rsidR="00564347" w:rsidRPr="007F5117" w:rsidRDefault="00564347" w:rsidP="00F12390">
            <w:pPr>
              <w:pStyle w:val="TableText"/>
              <w:tabs>
                <w:tab w:val="decimal" w:pos="1602"/>
                <w:tab w:val="right" w:pos="1872"/>
              </w:tabs>
              <w:spacing w:line="160" w:lineRule="exact"/>
              <w:ind w:left="186" w:right="-198" w:firstLine="9"/>
              <w:rPr>
                <w:ins w:id="177" w:author="Mak, Brian HL" w:date="2022-06-07T10:18:00Z"/>
                <w:sz w:val="24"/>
                <w:u w:val="single"/>
                <w:vertAlign w:val="superscript"/>
              </w:rPr>
            </w:pPr>
            <w:ins w:id="178" w:author="Mak, Brian HL" w:date="2022-06-07T10:18:00Z">
              <w:r w:rsidRPr="007F5117">
                <w:rPr>
                  <w:sz w:val="24"/>
                  <w:u w:val="single"/>
                  <w:vertAlign w:val="superscript"/>
                </w:rPr>
                <w:tab/>
              </w:r>
            </w:ins>
          </w:p>
        </w:tc>
        <w:tc>
          <w:tcPr>
            <w:tcW w:w="1890" w:type="dxa"/>
            <w:hideMark/>
          </w:tcPr>
          <w:p w14:paraId="011156A9" w14:textId="77777777" w:rsidR="00564347" w:rsidRPr="007F5117" w:rsidRDefault="00564347" w:rsidP="00F12390">
            <w:pPr>
              <w:pStyle w:val="TableText"/>
              <w:tabs>
                <w:tab w:val="decimal" w:pos="1602"/>
                <w:tab w:val="right" w:pos="1872"/>
              </w:tabs>
              <w:spacing w:line="160" w:lineRule="exact"/>
              <w:ind w:left="186" w:right="-198" w:firstLine="9"/>
              <w:rPr>
                <w:ins w:id="179" w:author="Mak, Brian HL" w:date="2022-06-07T10:18:00Z"/>
                <w:sz w:val="24"/>
                <w:u w:val="single"/>
                <w:vertAlign w:val="superscript"/>
              </w:rPr>
            </w:pPr>
            <w:ins w:id="180" w:author="Mak, Brian HL" w:date="2022-06-07T10:18:00Z">
              <w:r w:rsidRPr="007F5117">
                <w:rPr>
                  <w:sz w:val="24"/>
                  <w:u w:val="single"/>
                  <w:vertAlign w:val="superscript"/>
                </w:rPr>
                <w:tab/>
              </w:r>
            </w:ins>
          </w:p>
        </w:tc>
      </w:tr>
      <w:tr w:rsidR="00F770AE" w:rsidRPr="007F5117" w:rsidDel="00564347" w14:paraId="41FC2F16" w14:textId="458EA71A" w:rsidTr="00AC4623">
        <w:trPr>
          <w:del w:id="181" w:author="Mak, Brian HL" w:date="2022-06-07T10:18:00Z"/>
        </w:trPr>
        <w:tc>
          <w:tcPr>
            <w:tcW w:w="5573" w:type="dxa"/>
            <w:vAlign w:val="bottom"/>
          </w:tcPr>
          <w:p w14:paraId="197EA2A5" w14:textId="459538A9" w:rsidR="00F770AE" w:rsidRPr="00AC4623" w:rsidDel="00564347" w:rsidRDefault="00F770AE" w:rsidP="00F770AE">
            <w:pPr>
              <w:pStyle w:val="TableText"/>
              <w:rPr>
                <w:del w:id="182" w:author="Mak, Brian HL" w:date="2022-06-07T10:18:00Z"/>
                <w:rFonts w:cs="Arial"/>
                <w:sz w:val="32"/>
                <w:szCs w:val="32"/>
              </w:rPr>
            </w:pPr>
          </w:p>
        </w:tc>
        <w:tc>
          <w:tcPr>
            <w:tcW w:w="1890" w:type="dxa"/>
          </w:tcPr>
          <w:p w14:paraId="2A3262B1" w14:textId="39288931" w:rsidR="00F770AE" w:rsidRPr="00AC4623" w:rsidDel="00564347" w:rsidRDefault="00F770AE" w:rsidP="00F770AE">
            <w:pPr>
              <w:pStyle w:val="TableText"/>
              <w:tabs>
                <w:tab w:val="decimal" w:pos="1602"/>
              </w:tabs>
              <w:spacing w:line="140" w:lineRule="exact"/>
              <w:ind w:left="187" w:right="-198" w:firstLine="11"/>
              <w:rPr>
                <w:del w:id="183" w:author="Mak, Brian HL" w:date="2022-06-07T10:18:00Z"/>
                <w:sz w:val="24"/>
                <w:u w:val="words"/>
              </w:rPr>
            </w:pPr>
            <w:del w:id="184" w:author="Mak, Brian HL" w:date="2022-06-07T10:18:00Z">
              <w:r w:rsidRPr="007F5117" w:rsidDel="00564347">
                <w:rPr>
                  <w:sz w:val="24"/>
                  <w:u w:val="words"/>
                </w:rPr>
                <w:delText>------------------</w:delText>
              </w:r>
            </w:del>
          </w:p>
        </w:tc>
        <w:tc>
          <w:tcPr>
            <w:tcW w:w="1890" w:type="dxa"/>
          </w:tcPr>
          <w:p w14:paraId="6A00F677" w14:textId="73BA1A44" w:rsidR="00F770AE" w:rsidRPr="00AC4623" w:rsidDel="00564347" w:rsidRDefault="00F770AE" w:rsidP="00F770AE">
            <w:pPr>
              <w:pStyle w:val="TableText"/>
              <w:tabs>
                <w:tab w:val="decimal" w:pos="1602"/>
              </w:tabs>
              <w:spacing w:line="140" w:lineRule="exact"/>
              <w:ind w:left="187" w:right="-198" w:firstLine="11"/>
              <w:rPr>
                <w:del w:id="185" w:author="Mak, Brian HL" w:date="2022-06-07T10:18:00Z"/>
                <w:sz w:val="24"/>
                <w:u w:val="words"/>
              </w:rPr>
            </w:pPr>
            <w:del w:id="186" w:author="Mak, Brian HL" w:date="2022-06-07T10:18:00Z">
              <w:r w:rsidRPr="007F5117" w:rsidDel="00564347">
                <w:rPr>
                  <w:sz w:val="24"/>
                  <w:u w:val="words"/>
                </w:rPr>
                <w:delText>------------------</w:delText>
              </w:r>
            </w:del>
          </w:p>
        </w:tc>
      </w:tr>
      <w:tr w:rsidR="00F770AE" w:rsidRPr="007F5117" w14:paraId="6D778E83" w14:textId="77777777" w:rsidTr="00530A52">
        <w:tc>
          <w:tcPr>
            <w:tcW w:w="5573" w:type="dxa"/>
            <w:vAlign w:val="bottom"/>
          </w:tcPr>
          <w:p w14:paraId="22DA9476" w14:textId="77777777" w:rsidR="00F770AE" w:rsidRDefault="00F770AE" w:rsidP="00F770AE">
            <w:pPr>
              <w:pStyle w:val="TableText"/>
              <w:rPr>
                <w:rFonts w:cs="Arial"/>
              </w:rPr>
            </w:pPr>
          </w:p>
        </w:tc>
        <w:tc>
          <w:tcPr>
            <w:tcW w:w="1890" w:type="dxa"/>
            <w:vAlign w:val="bottom"/>
          </w:tcPr>
          <w:p w14:paraId="367E25F8" w14:textId="44AC9562" w:rsidR="00F770AE" w:rsidRPr="00D12972" w:rsidRDefault="00BC0E66" w:rsidP="00F770AE">
            <w:pPr>
              <w:pStyle w:val="TableText"/>
              <w:tabs>
                <w:tab w:val="decimal" w:pos="1602"/>
              </w:tabs>
              <w:ind w:left="162" w:right="-198" w:firstLine="0"/>
            </w:pPr>
            <w:r>
              <w:t>15,417</w:t>
            </w:r>
          </w:p>
        </w:tc>
        <w:tc>
          <w:tcPr>
            <w:tcW w:w="1890" w:type="dxa"/>
            <w:vAlign w:val="bottom"/>
          </w:tcPr>
          <w:p w14:paraId="2083704A" w14:textId="467A677B" w:rsidR="00F770AE" w:rsidRDefault="00F770AE" w:rsidP="00F770AE">
            <w:pPr>
              <w:pStyle w:val="TableText"/>
              <w:tabs>
                <w:tab w:val="decimal" w:pos="1602"/>
              </w:tabs>
              <w:ind w:left="162" w:right="-198" w:firstLine="0"/>
            </w:pPr>
            <w:r>
              <w:t>5,819</w:t>
            </w:r>
          </w:p>
        </w:tc>
      </w:tr>
      <w:tr w:rsidR="00F770AE" w:rsidRPr="007F5117" w14:paraId="2FA4855B" w14:textId="77777777" w:rsidTr="00530A52">
        <w:tc>
          <w:tcPr>
            <w:tcW w:w="5573" w:type="dxa"/>
            <w:vAlign w:val="bottom"/>
          </w:tcPr>
          <w:p w14:paraId="2B9B326E" w14:textId="77777777" w:rsidR="00F770AE" w:rsidRPr="007F5117" w:rsidRDefault="00F770AE" w:rsidP="00F770AE">
            <w:pPr>
              <w:pStyle w:val="TableText"/>
              <w:rPr>
                <w:rFonts w:cs="Arial"/>
              </w:rPr>
            </w:pPr>
            <w:r w:rsidRPr="007F5117">
              <w:rPr>
                <w:rFonts w:cs="Arial"/>
              </w:rPr>
              <w:t>Deposits, prepayments and other receivables</w:t>
            </w:r>
          </w:p>
        </w:tc>
        <w:tc>
          <w:tcPr>
            <w:tcW w:w="1890" w:type="dxa"/>
            <w:vAlign w:val="bottom"/>
          </w:tcPr>
          <w:p w14:paraId="7BEA7828" w14:textId="2D8E361D" w:rsidR="00F770AE" w:rsidRPr="007F5117" w:rsidRDefault="00BC0E66" w:rsidP="00F770AE">
            <w:pPr>
              <w:pStyle w:val="TableText"/>
              <w:tabs>
                <w:tab w:val="decimal" w:pos="1602"/>
              </w:tabs>
              <w:ind w:left="162" w:right="-198" w:firstLine="0"/>
            </w:pPr>
            <w:r>
              <w:t>14,789</w:t>
            </w:r>
          </w:p>
        </w:tc>
        <w:tc>
          <w:tcPr>
            <w:tcW w:w="1890" w:type="dxa"/>
            <w:vAlign w:val="bottom"/>
          </w:tcPr>
          <w:p w14:paraId="6D109156" w14:textId="26319A6A" w:rsidR="00F770AE" w:rsidRPr="007F5117" w:rsidRDefault="00F770AE" w:rsidP="00F770AE">
            <w:pPr>
              <w:pStyle w:val="TableText"/>
              <w:tabs>
                <w:tab w:val="decimal" w:pos="1602"/>
              </w:tabs>
              <w:ind w:left="162" w:right="-198" w:firstLine="0"/>
            </w:pPr>
            <w:r>
              <w:t>12,752</w:t>
            </w:r>
          </w:p>
        </w:tc>
      </w:tr>
      <w:tr w:rsidR="00F770AE" w:rsidRPr="007F5117" w14:paraId="615BE76F" w14:textId="77777777" w:rsidTr="00530A52">
        <w:tc>
          <w:tcPr>
            <w:tcW w:w="5573" w:type="dxa"/>
            <w:vAlign w:val="bottom"/>
          </w:tcPr>
          <w:p w14:paraId="559CCA4D" w14:textId="77777777" w:rsidR="00F770AE" w:rsidRPr="007F5117" w:rsidRDefault="00F770AE" w:rsidP="00F770AE">
            <w:pPr>
              <w:pStyle w:val="TableText"/>
            </w:pPr>
          </w:p>
        </w:tc>
        <w:tc>
          <w:tcPr>
            <w:tcW w:w="1890" w:type="dxa"/>
            <w:hideMark/>
          </w:tcPr>
          <w:p w14:paraId="7B09C86E" w14:textId="77777777"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hideMark/>
          </w:tcPr>
          <w:p w14:paraId="415B29B5" w14:textId="3927C8BD"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F770AE" w:rsidRPr="007F5117" w14:paraId="0007767D" w14:textId="77777777" w:rsidTr="00530A52">
        <w:tc>
          <w:tcPr>
            <w:tcW w:w="5573" w:type="dxa"/>
            <w:vAlign w:val="bottom"/>
          </w:tcPr>
          <w:p w14:paraId="1DCA6FA2" w14:textId="77777777" w:rsidR="00F770AE" w:rsidRPr="007F5117" w:rsidRDefault="00F770AE" w:rsidP="00F770AE">
            <w:pPr>
              <w:pStyle w:val="TableText"/>
              <w:rPr>
                <w:rFonts w:cs="Arial"/>
                <w:szCs w:val="22"/>
              </w:rPr>
            </w:pPr>
          </w:p>
        </w:tc>
        <w:tc>
          <w:tcPr>
            <w:tcW w:w="1890" w:type="dxa"/>
            <w:vAlign w:val="bottom"/>
          </w:tcPr>
          <w:p w14:paraId="7A295950" w14:textId="794B7248" w:rsidR="00F770AE" w:rsidRPr="007F5117" w:rsidRDefault="00BC0E66" w:rsidP="00F770AE">
            <w:pPr>
              <w:pStyle w:val="TableText"/>
              <w:tabs>
                <w:tab w:val="decimal" w:pos="1602"/>
              </w:tabs>
              <w:ind w:left="162" w:right="-198" w:firstLine="0"/>
            </w:pPr>
            <w:r>
              <w:t>30,206</w:t>
            </w:r>
          </w:p>
        </w:tc>
        <w:tc>
          <w:tcPr>
            <w:tcW w:w="1890" w:type="dxa"/>
            <w:vAlign w:val="bottom"/>
          </w:tcPr>
          <w:p w14:paraId="1F544C7F" w14:textId="0BF42A83" w:rsidR="00F770AE" w:rsidRPr="007F5117" w:rsidRDefault="00F770AE" w:rsidP="00F770AE">
            <w:pPr>
              <w:pStyle w:val="TableText"/>
              <w:tabs>
                <w:tab w:val="decimal" w:pos="1602"/>
              </w:tabs>
              <w:ind w:left="162" w:right="-198" w:firstLine="0"/>
            </w:pPr>
            <w:r>
              <w:t>18,571</w:t>
            </w:r>
          </w:p>
        </w:tc>
      </w:tr>
      <w:tr w:rsidR="00F770AE" w:rsidRPr="007F5117" w14:paraId="4198C55D" w14:textId="77777777" w:rsidTr="00530A52">
        <w:tc>
          <w:tcPr>
            <w:tcW w:w="5573" w:type="dxa"/>
            <w:vAlign w:val="bottom"/>
          </w:tcPr>
          <w:p w14:paraId="39593E6D" w14:textId="77777777" w:rsidR="00F770AE" w:rsidRPr="007F5117" w:rsidRDefault="00F770AE" w:rsidP="00F770AE">
            <w:pPr>
              <w:pStyle w:val="TableText"/>
            </w:pPr>
          </w:p>
        </w:tc>
        <w:tc>
          <w:tcPr>
            <w:tcW w:w="1890" w:type="dxa"/>
            <w:hideMark/>
          </w:tcPr>
          <w:p w14:paraId="2FBCAB19" w14:textId="77777777" w:rsidR="00F770AE" w:rsidRPr="007F5117" w:rsidRDefault="00F770AE" w:rsidP="00F770AE">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73FCBAD7" w14:textId="77777777"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1CD852FC" w14:textId="77777777" w:rsidR="004B6654" w:rsidRPr="007F5117" w:rsidRDefault="004B6654">
      <w:pPr>
        <w:autoSpaceDE w:val="0"/>
        <w:autoSpaceDN w:val="0"/>
        <w:adjustRightInd w:val="0"/>
        <w:rPr>
          <w:rFonts w:cs="Arial"/>
        </w:rPr>
      </w:pPr>
    </w:p>
    <w:p w14:paraId="4EAC0C0B" w14:textId="785FE0FB" w:rsidR="00B5328A" w:rsidRPr="007F5117" w:rsidRDefault="00D94A66">
      <w:pPr>
        <w:autoSpaceDE w:val="0"/>
        <w:autoSpaceDN w:val="0"/>
        <w:adjustRightInd w:val="0"/>
        <w:ind w:hanging="567"/>
        <w:rPr>
          <w:rFonts w:cs="Arial"/>
        </w:rPr>
      </w:pPr>
      <w:r w:rsidRPr="007F5117">
        <w:rPr>
          <w:rFonts w:cs="Arial"/>
          <w:lang w:eastAsia="zh-CN"/>
        </w:rPr>
        <w:tab/>
      </w:r>
      <w:ins w:id="187" w:author="Mak, Brian HL" w:date="2022-06-07T10:32:00Z">
        <w:r w:rsidR="002955F3" w:rsidRPr="004C7A48">
          <w:rPr>
            <w:rFonts w:cs="Arial"/>
            <w:szCs w:val="22"/>
          </w:rPr>
          <w:t xml:space="preserve">The aging analysis of trade receivables based on due date and net of loss allowance </w:t>
        </w:r>
        <w:r w:rsidR="002955F3">
          <w:rPr>
            <w:rFonts w:cs="Arial"/>
            <w:szCs w:val="22"/>
          </w:rPr>
          <w:t xml:space="preserve">is </w:t>
        </w:r>
        <w:r w:rsidR="002955F3" w:rsidRPr="004C7A48">
          <w:rPr>
            <w:rFonts w:cs="Arial"/>
            <w:szCs w:val="22"/>
          </w:rPr>
          <w:t>set out below</w:t>
        </w:r>
      </w:ins>
      <w:del w:id="188" w:author="Mak, Brian HL" w:date="2022-06-07T10:32:00Z">
        <w:r w:rsidR="00B5328A" w:rsidRPr="007F5117" w:rsidDel="002955F3">
          <w:rPr>
            <w:rFonts w:cs="Arial"/>
          </w:rPr>
          <w:delText xml:space="preserve">The aging </w:delText>
        </w:r>
        <w:r w:rsidR="00A90A6C" w:rsidDel="002955F3">
          <w:rPr>
            <w:rFonts w:cs="Arial"/>
          </w:rPr>
          <w:delText xml:space="preserve">analysis </w:delText>
        </w:r>
        <w:r w:rsidR="00B5328A" w:rsidRPr="007F5117" w:rsidDel="002955F3">
          <w:rPr>
            <w:rFonts w:cs="Arial"/>
          </w:rPr>
          <w:delText xml:space="preserve">of trade receivables is </w:delText>
        </w:r>
        <w:r w:rsidR="00A90A6C" w:rsidDel="002955F3">
          <w:rPr>
            <w:rFonts w:cs="Arial"/>
          </w:rPr>
          <w:delText xml:space="preserve">based on due date and net of loss allowance </w:delText>
        </w:r>
        <w:r w:rsidR="00B5328A" w:rsidRPr="007F5117" w:rsidDel="002955F3">
          <w:rPr>
            <w:rFonts w:cs="Arial"/>
          </w:rPr>
          <w:delText>set out below</w:delText>
        </w:r>
      </w:del>
      <w:r w:rsidR="00B5328A" w:rsidRPr="007F5117">
        <w:rPr>
          <w:rFonts w:cs="Arial"/>
        </w:rPr>
        <w:t>:</w:t>
      </w:r>
    </w:p>
    <w:tbl>
      <w:tblPr>
        <w:tblW w:w="9365" w:type="dxa"/>
        <w:tblInd w:w="-4" w:type="dxa"/>
        <w:tblLayout w:type="fixed"/>
        <w:tblLook w:val="01E0" w:firstRow="1" w:lastRow="1" w:firstColumn="1" w:lastColumn="1" w:noHBand="0" w:noVBand="0"/>
      </w:tblPr>
      <w:tblGrid>
        <w:gridCol w:w="5572"/>
        <w:gridCol w:w="1903"/>
        <w:gridCol w:w="1890"/>
      </w:tblGrid>
      <w:tr w:rsidR="00B5328A" w:rsidRPr="007F5117" w14:paraId="03681661" w14:textId="77777777" w:rsidTr="00A718C5">
        <w:tc>
          <w:tcPr>
            <w:tcW w:w="5572" w:type="dxa"/>
            <w:vAlign w:val="bottom"/>
          </w:tcPr>
          <w:p w14:paraId="3956DBB0" w14:textId="77777777" w:rsidR="00B5328A" w:rsidRPr="007F5117" w:rsidRDefault="00B5328A">
            <w:pPr>
              <w:pStyle w:val="TableText"/>
            </w:pPr>
          </w:p>
        </w:tc>
        <w:tc>
          <w:tcPr>
            <w:tcW w:w="1903" w:type="dxa"/>
            <w:vAlign w:val="bottom"/>
          </w:tcPr>
          <w:p w14:paraId="5436B2AC" w14:textId="77777777" w:rsidR="00B5328A" w:rsidRPr="007F5117" w:rsidRDefault="00B5328A">
            <w:pPr>
              <w:pStyle w:val="TableTitle"/>
            </w:pPr>
          </w:p>
        </w:tc>
        <w:tc>
          <w:tcPr>
            <w:tcW w:w="1890" w:type="dxa"/>
            <w:vAlign w:val="bottom"/>
          </w:tcPr>
          <w:p w14:paraId="5171521D" w14:textId="77777777" w:rsidR="00B5328A" w:rsidRPr="007F5117" w:rsidRDefault="00B5328A">
            <w:pPr>
              <w:pStyle w:val="TableTitle"/>
            </w:pPr>
          </w:p>
        </w:tc>
      </w:tr>
      <w:tr w:rsidR="00F770AE" w:rsidRPr="007F5117" w14:paraId="76C7E630" w14:textId="77777777" w:rsidTr="00A718C5">
        <w:tblPrEx>
          <w:tblLook w:val="00A0" w:firstRow="1" w:lastRow="0" w:firstColumn="1" w:lastColumn="0" w:noHBand="0" w:noVBand="0"/>
        </w:tblPrEx>
        <w:tc>
          <w:tcPr>
            <w:tcW w:w="5572" w:type="dxa"/>
            <w:vAlign w:val="bottom"/>
          </w:tcPr>
          <w:p w14:paraId="4B2F33AC" w14:textId="77777777" w:rsidR="00F770AE" w:rsidRPr="007F5117" w:rsidRDefault="00F770AE" w:rsidP="00F770AE">
            <w:pPr>
              <w:pStyle w:val="TableText"/>
            </w:pPr>
          </w:p>
        </w:tc>
        <w:tc>
          <w:tcPr>
            <w:tcW w:w="1903" w:type="dxa"/>
            <w:vAlign w:val="bottom"/>
          </w:tcPr>
          <w:p w14:paraId="6CDE1C4E" w14:textId="18807314" w:rsidR="00F770AE" w:rsidRPr="007F5117" w:rsidRDefault="00F770AE" w:rsidP="00F770AE">
            <w:pPr>
              <w:pStyle w:val="TableTitle"/>
              <w:rPr>
                <w:rFonts w:cs="Arial"/>
              </w:rPr>
            </w:pPr>
            <w:r w:rsidRPr="00C469D4">
              <w:rPr>
                <w:rFonts w:cs="Arial"/>
              </w:rPr>
              <w:t>20</w:t>
            </w:r>
            <w:r w:rsidRPr="007F5117">
              <w:rPr>
                <w:rFonts w:cs="Arial"/>
              </w:rPr>
              <w:t>2</w:t>
            </w:r>
            <w:r>
              <w:rPr>
                <w:rFonts w:cs="Arial"/>
              </w:rPr>
              <w:t>1</w:t>
            </w:r>
          </w:p>
        </w:tc>
        <w:tc>
          <w:tcPr>
            <w:tcW w:w="1890" w:type="dxa"/>
            <w:vAlign w:val="bottom"/>
          </w:tcPr>
          <w:p w14:paraId="1FF0DFD6" w14:textId="3782838B" w:rsidR="00F770AE" w:rsidRPr="007F5117" w:rsidRDefault="00F770AE" w:rsidP="00F770AE">
            <w:pPr>
              <w:pStyle w:val="TableTitle"/>
              <w:rPr>
                <w:rFonts w:cs="Arial"/>
              </w:rPr>
            </w:pPr>
            <w:r w:rsidRPr="00C469D4">
              <w:rPr>
                <w:rFonts w:cs="Arial"/>
              </w:rPr>
              <w:t>20</w:t>
            </w:r>
            <w:r w:rsidRPr="007F5117">
              <w:rPr>
                <w:rFonts w:cs="Arial"/>
              </w:rPr>
              <w:t>20</w:t>
            </w:r>
          </w:p>
        </w:tc>
      </w:tr>
      <w:tr w:rsidR="00F770AE" w:rsidRPr="007F5117" w14:paraId="15DD83AB" w14:textId="77777777" w:rsidTr="00A718C5">
        <w:tc>
          <w:tcPr>
            <w:tcW w:w="5572" w:type="dxa"/>
            <w:vAlign w:val="bottom"/>
          </w:tcPr>
          <w:p w14:paraId="6DD6AA48" w14:textId="77777777" w:rsidR="00F770AE" w:rsidRPr="007F5117" w:rsidRDefault="00F770AE" w:rsidP="00F770AE">
            <w:pPr>
              <w:pStyle w:val="TableText"/>
            </w:pPr>
          </w:p>
        </w:tc>
        <w:tc>
          <w:tcPr>
            <w:tcW w:w="1903" w:type="dxa"/>
            <w:vAlign w:val="bottom"/>
          </w:tcPr>
          <w:p w14:paraId="5F4F8D42" w14:textId="77777777" w:rsidR="00F770AE" w:rsidRPr="007F5117" w:rsidRDefault="00F770AE" w:rsidP="00F770AE">
            <w:pPr>
              <w:pStyle w:val="TableTitle"/>
              <w:rPr>
                <w:rFonts w:cs="Arial"/>
                <w:i w:val="0"/>
              </w:rPr>
            </w:pPr>
            <w:r w:rsidRPr="007F5117">
              <w:rPr>
                <w:rFonts w:cs="Arial"/>
                <w:i w:val="0"/>
              </w:rPr>
              <w:t>$’000</w:t>
            </w:r>
          </w:p>
        </w:tc>
        <w:tc>
          <w:tcPr>
            <w:tcW w:w="1890" w:type="dxa"/>
            <w:vAlign w:val="bottom"/>
          </w:tcPr>
          <w:p w14:paraId="09EAF59F" w14:textId="21A7B972" w:rsidR="00F770AE" w:rsidRPr="007F5117" w:rsidRDefault="00F770AE" w:rsidP="00F770AE">
            <w:pPr>
              <w:pStyle w:val="TableTitle"/>
              <w:rPr>
                <w:rFonts w:cs="Arial"/>
                <w:i w:val="0"/>
              </w:rPr>
            </w:pPr>
            <w:r w:rsidRPr="007F5117">
              <w:rPr>
                <w:rFonts w:cs="Arial"/>
                <w:i w:val="0"/>
              </w:rPr>
              <w:t>$’000</w:t>
            </w:r>
          </w:p>
        </w:tc>
      </w:tr>
      <w:tr w:rsidR="00F770AE" w:rsidRPr="007F5117" w14:paraId="65CDC1FD" w14:textId="77777777" w:rsidTr="00A718C5">
        <w:tc>
          <w:tcPr>
            <w:tcW w:w="5572" w:type="dxa"/>
            <w:vAlign w:val="bottom"/>
          </w:tcPr>
          <w:p w14:paraId="6E1105B8" w14:textId="77777777" w:rsidR="00F770AE" w:rsidRPr="007F5117" w:rsidRDefault="00F770AE" w:rsidP="00F770AE">
            <w:pPr>
              <w:pStyle w:val="TableText"/>
            </w:pPr>
          </w:p>
        </w:tc>
        <w:tc>
          <w:tcPr>
            <w:tcW w:w="1903" w:type="dxa"/>
            <w:vAlign w:val="bottom"/>
          </w:tcPr>
          <w:p w14:paraId="1E155271" w14:textId="77777777" w:rsidR="00F770AE" w:rsidRPr="007F5117" w:rsidRDefault="00F770AE" w:rsidP="00F770AE">
            <w:pPr>
              <w:pStyle w:val="TableText"/>
              <w:tabs>
                <w:tab w:val="decimal" w:pos="1602"/>
              </w:tabs>
              <w:ind w:left="162" w:right="-198" w:firstLine="0"/>
              <w:jc w:val="both"/>
              <w:rPr>
                <w:rFonts w:cs="Arial"/>
                <w:i/>
              </w:rPr>
            </w:pPr>
          </w:p>
        </w:tc>
        <w:tc>
          <w:tcPr>
            <w:tcW w:w="1890" w:type="dxa"/>
            <w:vAlign w:val="bottom"/>
          </w:tcPr>
          <w:p w14:paraId="3308706D" w14:textId="77777777" w:rsidR="00F770AE" w:rsidRPr="007F5117" w:rsidRDefault="00F770AE" w:rsidP="00F770AE">
            <w:pPr>
              <w:pStyle w:val="TableText"/>
              <w:tabs>
                <w:tab w:val="decimal" w:pos="1602"/>
              </w:tabs>
              <w:ind w:left="162" w:right="-198" w:firstLine="0"/>
              <w:jc w:val="both"/>
              <w:rPr>
                <w:rFonts w:cs="Arial"/>
                <w:i/>
              </w:rPr>
            </w:pPr>
          </w:p>
        </w:tc>
      </w:tr>
      <w:tr w:rsidR="00F770AE" w:rsidRPr="007F5117" w14:paraId="3107FE6F" w14:textId="77777777" w:rsidTr="00A718C5">
        <w:trPr>
          <w:trHeight w:val="128"/>
        </w:trPr>
        <w:tc>
          <w:tcPr>
            <w:tcW w:w="5572" w:type="dxa"/>
            <w:vAlign w:val="bottom"/>
          </w:tcPr>
          <w:p w14:paraId="762D5976" w14:textId="77777777" w:rsidR="00F770AE" w:rsidRPr="007F5117" w:rsidRDefault="00F770AE" w:rsidP="00F770AE">
            <w:pPr>
              <w:pStyle w:val="TableBullets2"/>
              <w:numPr>
                <w:ilvl w:val="0"/>
                <w:numId w:val="0"/>
              </w:numPr>
              <w:ind w:left="187" w:hanging="187"/>
            </w:pPr>
            <w:r w:rsidRPr="007F5117">
              <w:t>Current</w:t>
            </w:r>
          </w:p>
        </w:tc>
        <w:tc>
          <w:tcPr>
            <w:tcW w:w="1903" w:type="dxa"/>
            <w:vAlign w:val="bottom"/>
          </w:tcPr>
          <w:p w14:paraId="44CDF47A" w14:textId="22131023" w:rsidR="00F770AE" w:rsidRPr="007F5117" w:rsidRDefault="00BC0E66" w:rsidP="00F770AE">
            <w:pPr>
              <w:pStyle w:val="TableText"/>
              <w:tabs>
                <w:tab w:val="decimal" w:pos="1602"/>
              </w:tabs>
              <w:ind w:left="162" w:right="-198" w:firstLine="0"/>
              <w:jc w:val="both"/>
              <w:rPr>
                <w:rFonts w:cs="Arial"/>
              </w:rPr>
            </w:pPr>
            <w:r>
              <w:rPr>
                <w:rFonts w:cs="Arial"/>
              </w:rPr>
              <w:t>12,441</w:t>
            </w:r>
          </w:p>
        </w:tc>
        <w:tc>
          <w:tcPr>
            <w:tcW w:w="1890" w:type="dxa"/>
            <w:vAlign w:val="bottom"/>
          </w:tcPr>
          <w:p w14:paraId="2C28B72D" w14:textId="292977AA" w:rsidR="00F770AE" w:rsidRPr="007F5117" w:rsidRDefault="00F770AE" w:rsidP="00F770AE">
            <w:pPr>
              <w:pStyle w:val="TableText"/>
              <w:tabs>
                <w:tab w:val="decimal" w:pos="1602"/>
              </w:tabs>
              <w:ind w:left="162" w:right="-198" w:firstLine="0"/>
              <w:jc w:val="both"/>
              <w:rPr>
                <w:rFonts w:cs="Arial"/>
              </w:rPr>
            </w:pPr>
            <w:r>
              <w:rPr>
                <w:rFonts w:cs="Arial"/>
              </w:rPr>
              <w:t>3,588</w:t>
            </w:r>
          </w:p>
        </w:tc>
      </w:tr>
      <w:tr w:rsidR="00F770AE" w:rsidRPr="007F5117" w14:paraId="399B3FAD" w14:textId="77777777" w:rsidTr="00A718C5">
        <w:tc>
          <w:tcPr>
            <w:tcW w:w="5572" w:type="dxa"/>
            <w:vAlign w:val="bottom"/>
          </w:tcPr>
          <w:p w14:paraId="1AB8ADEF" w14:textId="77777777" w:rsidR="00F770AE" w:rsidRPr="007F5117" w:rsidRDefault="00F770AE" w:rsidP="00F770AE">
            <w:pPr>
              <w:pStyle w:val="TableText"/>
              <w:rPr>
                <w:szCs w:val="32"/>
              </w:rPr>
            </w:pPr>
          </w:p>
        </w:tc>
        <w:tc>
          <w:tcPr>
            <w:tcW w:w="1903" w:type="dxa"/>
          </w:tcPr>
          <w:p w14:paraId="39F579D9" w14:textId="77777777" w:rsidR="00F770AE" w:rsidRPr="007F5117" w:rsidRDefault="00F770AE" w:rsidP="00F770AE">
            <w:pPr>
              <w:pStyle w:val="TableText"/>
              <w:tabs>
                <w:tab w:val="decimal" w:pos="1602"/>
              </w:tabs>
              <w:spacing w:line="140" w:lineRule="exact"/>
              <w:ind w:left="187" w:right="-198" w:firstLine="11"/>
              <w:rPr>
                <w:sz w:val="24"/>
              </w:rPr>
            </w:pPr>
            <w:r w:rsidRPr="007F5117">
              <w:rPr>
                <w:sz w:val="24"/>
              </w:rPr>
              <w:t>------------------</w:t>
            </w:r>
          </w:p>
        </w:tc>
        <w:tc>
          <w:tcPr>
            <w:tcW w:w="1890" w:type="dxa"/>
          </w:tcPr>
          <w:p w14:paraId="19505360" w14:textId="5CE2D6BF" w:rsidR="00F770AE" w:rsidRPr="007F5117" w:rsidRDefault="00F770AE" w:rsidP="00F770AE">
            <w:pPr>
              <w:pStyle w:val="TableText"/>
              <w:tabs>
                <w:tab w:val="decimal" w:pos="1602"/>
              </w:tabs>
              <w:spacing w:line="140" w:lineRule="exact"/>
              <w:ind w:left="187" w:right="-198" w:firstLine="11"/>
              <w:rPr>
                <w:sz w:val="24"/>
              </w:rPr>
            </w:pPr>
            <w:r w:rsidRPr="007F5117">
              <w:rPr>
                <w:sz w:val="24"/>
              </w:rPr>
              <w:t>------------------</w:t>
            </w:r>
          </w:p>
        </w:tc>
      </w:tr>
      <w:tr w:rsidR="00F770AE" w:rsidRPr="007F5117" w14:paraId="2DC14BF6" w14:textId="77777777" w:rsidTr="00A718C5">
        <w:tc>
          <w:tcPr>
            <w:tcW w:w="5572" w:type="dxa"/>
            <w:vAlign w:val="bottom"/>
          </w:tcPr>
          <w:p w14:paraId="46568BC4" w14:textId="77777777" w:rsidR="00F770AE" w:rsidRPr="007F5117" w:rsidRDefault="00F770AE" w:rsidP="00F770AE">
            <w:pPr>
              <w:pStyle w:val="TableBullets2"/>
              <w:numPr>
                <w:ilvl w:val="0"/>
                <w:numId w:val="0"/>
              </w:numPr>
              <w:tabs>
                <w:tab w:val="right" w:pos="540"/>
              </w:tabs>
              <w:ind w:left="187" w:hanging="187"/>
            </w:pPr>
          </w:p>
        </w:tc>
        <w:tc>
          <w:tcPr>
            <w:tcW w:w="1903" w:type="dxa"/>
            <w:vAlign w:val="bottom"/>
          </w:tcPr>
          <w:p w14:paraId="013CAED5" w14:textId="77777777" w:rsidR="00F770AE" w:rsidRDefault="00F770AE" w:rsidP="00F770AE">
            <w:pPr>
              <w:pStyle w:val="TableText"/>
              <w:tabs>
                <w:tab w:val="decimal" w:pos="1602"/>
              </w:tabs>
              <w:ind w:left="162" w:right="-198" w:firstLine="0"/>
              <w:jc w:val="both"/>
              <w:rPr>
                <w:rFonts w:cs="Arial"/>
              </w:rPr>
            </w:pPr>
          </w:p>
        </w:tc>
        <w:tc>
          <w:tcPr>
            <w:tcW w:w="1890" w:type="dxa"/>
            <w:vAlign w:val="bottom"/>
          </w:tcPr>
          <w:p w14:paraId="100BBF94" w14:textId="77777777" w:rsidR="00F770AE" w:rsidRPr="007F5117" w:rsidRDefault="00F770AE" w:rsidP="00F770AE">
            <w:pPr>
              <w:pStyle w:val="TableText"/>
              <w:tabs>
                <w:tab w:val="decimal" w:pos="1602"/>
              </w:tabs>
              <w:ind w:left="162" w:right="-198" w:firstLine="0"/>
              <w:jc w:val="both"/>
              <w:rPr>
                <w:rFonts w:cs="Arial"/>
              </w:rPr>
            </w:pPr>
          </w:p>
        </w:tc>
      </w:tr>
      <w:tr w:rsidR="00F770AE" w:rsidRPr="007F5117" w14:paraId="5892BE3D" w14:textId="77777777" w:rsidTr="00A718C5">
        <w:tc>
          <w:tcPr>
            <w:tcW w:w="5572" w:type="dxa"/>
            <w:vAlign w:val="bottom"/>
          </w:tcPr>
          <w:p w14:paraId="04AFF394" w14:textId="77777777" w:rsidR="00F770AE" w:rsidRPr="007F5117" w:rsidRDefault="00F770AE" w:rsidP="00F770AE">
            <w:pPr>
              <w:pStyle w:val="TableBullets2"/>
              <w:numPr>
                <w:ilvl w:val="0"/>
                <w:numId w:val="0"/>
              </w:numPr>
              <w:tabs>
                <w:tab w:val="right" w:pos="540"/>
              </w:tabs>
              <w:ind w:left="187" w:hanging="187"/>
            </w:pPr>
            <w:r w:rsidRPr="007F5117">
              <w:t>Less than 1 month past due</w:t>
            </w:r>
          </w:p>
        </w:tc>
        <w:tc>
          <w:tcPr>
            <w:tcW w:w="1903" w:type="dxa"/>
            <w:vAlign w:val="bottom"/>
          </w:tcPr>
          <w:p w14:paraId="6D202A90" w14:textId="0E9EDE75" w:rsidR="00F770AE" w:rsidRPr="007F5117" w:rsidRDefault="00BC0E66" w:rsidP="00F770AE">
            <w:pPr>
              <w:pStyle w:val="TableText"/>
              <w:tabs>
                <w:tab w:val="decimal" w:pos="1602"/>
              </w:tabs>
              <w:ind w:left="162" w:right="-198" w:firstLine="0"/>
              <w:jc w:val="both"/>
              <w:rPr>
                <w:rFonts w:cs="Arial"/>
              </w:rPr>
            </w:pPr>
            <w:r>
              <w:rPr>
                <w:rFonts w:cs="Arial"/>
              </w:rPr>
              <w:t>1,648</w:t>
            </w:r>
          </w:p>
        </w:tc>
        <w:tc>
          <w:tcPr>
            <w:tcW w:w="1890" w:type="dxa"/>
            <w:vAlign w:val="bottom"/>
          </w:tcPr>
          <w:p w14:paraId="060DC031" w14:textId="35DD6813" w:rsidR="00F770AE" w:rsidRPr="007F5117" w:rsidRDefault="00F770AE" w:rsidP="00F770AE">
            <w:pPr>
              <w:pStyle w:val="TableText"/>
              <w:tabs>
                <w:tab w:val="decimal" w:pos="1602"/>
              </w:tabs>
              <w:ind w:left="162" w:right="-198" w:firstLine="0"/>
              <w:jc w:val="both"/>
              <w:rPr>
                <w:rFonts w:cs="Arial"/>
              </w:rPr>
            </w:pPr>
            <w:r>
              <w:rPr>
                <w:rFonts w:cs="Arial"/>
              </w:rPr>
              <w:t>620</w:t>
            </w:r>
          </w:p>
        </w:tc>
      </w:tr>
      <w:tr w:rsidR="00F770AE" w:rsidRPr="007F5117" w14:paraId="33037275" w14:textId="77777777" w:rsidTr="00A718C5">
        <w:tc>
          <w:tcPr>
            <w:tcW w:w="5572" w:type="dxa"/>
            <w:vAlign w:val="bottom"/>
          </w:tcPr>
          <w:p w14:paraId="10990AF9" w14:textId="77777777" w:rsidR="00F770AE" w:rsidRPr="007F5117" w:rsidRDefault="00F770AE" w:rsidP="00F770AE">
            <w:pPr>
              <w:pStyle w:val="TableBullets2"/>
              <w:numPr>
                <w:ilvl w:val="0"/>
                <w:numId w:val="0"/>
              </w:numPr>
              <w:tabs>
                <w:tab w:val="right" w:pos="540"/>
              </w:tabs>
              <w:ind w:left="187" w:hanging="187"/>
            </w:pPr>
            <w:r w:rsidRPr="007F5117">
              <w:t>1 to 3 months past due</w:t>
            </w:r>
          </w:p>
        </w:tc>
        <w:tc>
          <w:tcPr>
            <w:tcW w:w="1903" w:type="dxa"/>
            <w:vAlign w:val="bottom"/>
          </w:tcPr>
          <w:p w14:paraId="5A4699A5" w14:textId="7FC8F469" w:rsidR="00F770AE" w:rsidRPr="007F5117" w:rsidRDefault="00BC0E66" w:rsidP="00F770AE">
            <w:pPr>
              <w:pStyle w:val="TableText"/>
              <w:tabs>
                <w:tab w:val="decimal" w:pos="1602"/>
              </w:tabs>
              <w:ind w:left="162" w:right="-198" w:firstLine="0"/>
              <w:jc w:val="both"/>
              <w:rPr>
                <w:rFonts w:cs="Arial"/>
              </w:rPr>
            </w:pPr>
            <w:r>
              <w:rPr>
                <w:rFonts w:cs="Arial"/>
              </w:rPr>
              <w:t>-</w:t>
            </w:r>
          </w:p>
        </w:tc>
        <w:tc>
          <w:tcPr>
            <w:tcW w:w="1890" w:type="dxa"/>
            <w:vAlign w:val="bottom"/>
          </w:tcPr>
          <w:p w14:paraId="618128B4" w14:textId="1980A3E2" w:rsidR="00F770AE" w:rsidRPr="007F5117" w:rsidRDefault="00F770AE" w:rsidP="00F770AE">
            <w:pPr>
              <w:pStyle w:val="TableText"/>
              <w:tabs>
                <w:tab w:val="decimal" w:pos="1602"/>
              </w:tabs>
              <w:ind w:left="162" w:right="-198" w:firstLine="0"/>
              <w:jc w:val="both"/>
              <w:rPr>
                <w:rFonts w:cs="Arial"/>
              </w:rPr>
            </w:pPr>
            <w:r>
              <w:rPr>
                <w:rFonts w:cs="Arial"/>
              </w:rPr>
              <w:t>-</w:t>
            </w:r>
          </w:p>
        </w:tc>
      </w:tr>
      <w:tr w:rsidR="00F770AE" w:rsidRPr="007F5117" w14:paraId="336B5341" w14:textId="77777777" w:rsidTr="00A718C5">
        <w:tc>
          <w:tcPr>
            <w:tcW w:w="5572" w:type="dxa"/>
            <w:vAlign w:val="bottom"/>
          </w:tcPr>
          <w:p w14:paraId="264AD004" w14:textId="77777777" w:rsidR="00F770AE" w:rsidRPr="007F5117" w:rsidRDefault="00F770AE" w:rsidP="00F770AE">
            <w:pPr>
              <w:pStyle w:val="TableBullets2"/>
              <w:numPr>
                <w:ilvl w:val="0"/>
                <w:numId w:val="0"/>
              </w:numPr>
              <w:tabs>
                <w:tab w:val="right" w:pos="540"/>
              </w:tabs>
              <w:ind w:left="187" w:hanging="187"/>
            </w:pPr>
            <w:r w:rsidRPr="007F5117">
              <w:t>More than 3 months past due</w:t>
            </w:r>
          </w:p>
        </w:tc>
        <w:tc>
          <w:tcPr>
            <w:tcW w:w="1903" w:type="dxa"/>
            <w:vAlign w:val="bottom"/>
          </w:tcPr>
          <w:p w14:paraId="1F1AF74E" w14:textId="162D892E" w:rsidR="00F770AE" w:rsidRPr="007F5117" w:rsidRDefault="00BC0E66" w:rsidP="00F770AE">
            <w:pPr>
              <w:pStyle w:val="TableText"/>
              <w:tabs>
                <w:tab w:val="decimal" w:pos="1602"/>
              </w:tabs>
              <w:ind w:left="162" w:right="-198" w:firstLine="0"/>
              <w:jc w:val="both"/>
              <w:rPr>
                <w:rFonts w:cs="Arial"/>
              </w:rPr>
            </w:pPr>
            <w:r>
              <w:rPr>
                <w:rFonts w:cs="Arial"/>
              </w:rPr>
              <w:t>1,328</w:t>
            </w:r>
          </w:p>
        </w:tc>
        <w:tc>
          <w:tcPr>
            <w:tcW w:w="1890" w:type="dxa"/>
            <w:vAlign w:val="bottom"/>
          </w:tcPr>
          <w:p w14:paraId="688E3A9C" w14:textId="030123E0" w:rsidR="00F770AE" w:rsidRPr="007F5117" w:rsidRDefault="00F770AE" w:rsidP="00F770AE">
            <w:pPr>
              <w:pStyle w:val="TableText"/>
              <w:tabs>
                <w:tab w:val="decimal" w:pos="1602"/>
              </w:tabs>
              <w:ind w:left="162" w:right="-198" w:firstLine="0"/>
              <w:jc w:val="both"/>
              <w:rPr>
                <w:rFonts w:cs="Arial"/>
              </w:rPr>
            </w:pPr>
            <w:r>
              <w:rPr>
                <w:rFonts w:cs="Arial"/>
              </w:rPr>
              <w:t>1,611</w:t>
            </w:r>
          </w:p>
        </w:tc>
      </w:tr>
      <w:tr w:rsidR="00F770AE" w:rsidRPr="007F5117" w14:paraId="352231DC" w14:textId="77777777" w:rsidTr="00A718C5">
        <w:tc>
          <w:tcPr>
            <w:tcW w:w="5572" w:type="dxa"/>
            <w:vAlign w:val="bottom"/>
          </w:tcPr>
          <w:p w14:paraId="3765C3A0" w14:textId="77777777" w:rsidR="00F770AE" w:rsidRPr="007F5117" w:rsidRDefault="00F770AE" w:rsidP="00F770AE">
            <w:pPr>
              <w:pStyle w:val="TableText"/>
            </w:pPr>
          </w:p>
        </w:tc>
        <w:tc>
          <w:tcPr>
            <w:tcW w:w="1903" w:type="dxa"/>
          </w:tcPr>
          <w:p w14:paraId="560E90E3" w14:textId="77777777"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tcPr>
          <w:p w14:paraId="07D94469" w14:textId="2B64CE20"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F770AE" w:rsidRPr="007F5117" w14:paraId="544B147C" w14:textId="77777777" w:rsidTr="00A718C5">
        <w:tc>
          <w:tcPr>
            <w:tcW w:w="5572" w:type="dxa"/>
            <w:vAlign w:val="bottom"/>
          </w:tcPr>
          <w:p w14:paraId="7BDF83DC" w14:textId="6D88E0F9" w:rsidR="00F770AE" w:rsidRPr="007F5117" w:rsidRDefault="00F770AE" w:rsidP="00F770AE">
            <w:pPr>
              <w:pStyle w:val="TableText"/>
            </w:pPr>
          </w:p>
        </w:tc>
        <w:tc>
          <w:tcPr>
            <w:tcW w:w="1903" w:type="dxa"/>
            <w:vAlign w:val="bottom"/>
          </w:tcPr>
          <w:p w14:paraId="48D27EF1" w14:textId="66BEF067" w:rsidR="00F770AE" w:rsidRPr="007F5117" w:rsidRDefault="00BC0E66" w:rsidP="00F770AE">
            <w:pPr>
              <w:pStyle w:val="TableText"/>
              <w:tabs>
                <w:tab w:val="decimal" w:pos="1602"/>
              </w:tabs>
              <w:ind w:left="162" w:right="-198" w:firstLine="0"/>
              <w:jc w:val="both"/>
              <w:rPr>
                <w:rFonts w:cs="Arial"/>
              </w:rPr>
            </w:pPr>
            <w:r>
              <w:rPr>
                <w:rFonts w:cs="Arial"/>
              </w:rPr>
              <w:t>2,976</w:t>
            </w:r>
          </w:p>
        </w:tc>
        <w:tc>
          <w:tcPr>
            <w:tcW w:w="1890" w:type="dxa"/>
            <w:vAlign w:val="bottom"/>
          </w:tcPr>
          <w:p w14:paraId="4E5CAC4E" w14:textId="3E91FDCB" w:rsidR="00F770AE" w:rsidRPr="007F5117" w:rsidRDefault="00F770AE" w:rsidP="00F770AE">
            <w:pPr>
              <w:pStyle w:val="TableText"/>
              <w:tabs>
                <w:tab w:val="decimal" w:pos="1602"/>
              </w:tabs>
              <w:ind w:left="162" w:right="-198" w:firstLine="0"/>
              <w:jc w:val="both"/>
              <w:rPr>
                <w:rFonts w:cs="Arial"/>
              </w:rPr>
            </w:pPr>
            <w:r>
              <w:rPr>
                <w:rFonts w:cs="Arial"/>
              </w:rPr>
              <w:t>2,231</w:t>
            </w:r>
          </w:p>
        </w:tc>
      </w:tr>
      <w:tr w:rsidR="00F770AE" w:rsidRPr="007F5117" w14:paraId="273123EB" w14:textId="77777777" w:rsidTr="00A718C5">
        <w:tc>
          <w:tcPr>
            <w:tcW w:w="5572" w:type="dxa"/>
            <w:vAlign w:val="bottom"/>
          </w:tcPr>
          <w:p w14:paraId="5F5DC551" w14:textId="77777777" w:rsidR="00F770AE" w:rsidRPr="007F5117" w:rsidRDefault="00F770AE" w:rsidP="00F770AE">
            <w:pPr>
              <w:pStyle w:val="TableText"/>
              <w:rPr>
                <w:sz w:val="32"/>
                <w:szCs w:val="32"/>
              </w:rPr>
            </w:pPr>
          </w:p>
        </w:tc>
        <w:tc>
          <w:tcPr>
            <w:tcW w:w="1903" w:type="dxa"/>
          </w:tcPr>
          <w:p w14:paraId="2B67A053" w14:textId="77777777" w:rsidR="00F770AE" w:rsidRPr="007F5117" w:rsidRDefault="00F770AE" w:rsidP="00F770AE">
            <w:pPr>
              <w:pStyle w:val="TableText"/>
              <w:tabs>
                <w:tab w:val="decimal" w:pos="1602"/>
              </w:tabs>
              <w:spacing w:line="140" w:lineRule="exact"/>
              <w:ind w:left="187" w:right="-198" w:firstLine="11"/>
              <w:rPr>
                <w:sz w:val="24"/>
                <w:u w:val="words"/>
              </w:rPr>
            </w:pPr>
            <w:r w:rsidRPr="007F5117">
              <w:rPr>
                <w:sz w:val="24"/>
                <w:u w:val="words"/>
              </w:rPr>
              <w:t>------------------</w:t>
            </w:r>
          </w:p>
        </w:tc>
        <w:tc>
          <w:tcPr>
            <w:tcW w:w="1890" w:type="dxa"/>
          </w:tcPr>
          <w:p w14:paraId="417E5935" w14:textId="0EDE808F" w:rsidR="00F770AE" w:rsidRPr="007F5117" w:rsidRDefault="00F770AE" w:rsidP="00F770AE">
            <w:pPr>
              <w:pStyle w:val="TableText"/>
              <w:tabs>
                <w:tab w:val="decimal" w:pos="1602"/>
              </w:tabs>
              <w:spacing w:line="140" w:lineRule="exact"/>
              <w:ind w:left="187" w:right="-198" w:firstLine="11"/>
              <w:rPr>
                <w:sz w:val="24"/>
                <w:u w:val="words"/>
              </w:rPr>
            </w:pPr>
            <w:r w:rsidRPr="007F5117">
              <w:rPr>
                <w:sz w:val="24"/>
                <w:u w:val="words"/>
              </w:rPr>
              <w:t>------------------</w:t>
            </w:r>
          </w:p>
        </w:tc>
      </w:tr>
      <w:tr w:rsidR="00F770AE" w:rsidRPr="007F5117" w14:paraId="0464121D" w14:textId="77777777" w:rsidTr="00A718C5">
        <w:tc>
          <w:tcPr>
            <w:tcW w:w="5572" w:type="dxa"/>
            <w:vAlign w:val="bottom"/>
          </w:tcPr>
          <w:p w14:paraId="233BA3CC" w14:textId="77777777" w:rsidR="00F770AE" w:rsidRPr="007F5117" w:rsidRDefault="00F770AE" w:rsidP="00F770AE">
            <w:pPr>
              <w:pStyle w:val="TableText"/>
            </w:pPr>
          </w:p>
        </w:tc>
        <w:tc>
          <w:tcPr>
            <w:tcW w:w="1903" w:type="dxa"/>
            <w:vAlign w:val="bottom"/>
          </w:tcPr>
          <w:p w14:paraId="42079024" w14:textId="533B17BD" w:rsidR="00F770AE" w:rsidRPr="007F5117" w:rsidRDefault="00BC0E66" w:rsidP="00F770AE">
            <w:pPr>
              <w:pStyle w:val="TableText"/>
              <w:tabs>
                <w:tab w:val="decimal" w:pos="1602"/>
              </w:tabs>
              <w:ind w:left="162" w:right="-198" w:firstLine="0"/>
              <w:jc w:val="both"/>
              <w:rPr>
                <w:rFonts w:cs="Arial"/>
              </w:rPr>
            </w:pPr>
            <w:r>
              <w:rPr>
                <w:rFonts w:cs="Arial"/>
              </w:rPr>
              <w:t>15,417</w:t>
            </w:r>
          </w:p>
        </w:tc>
        <w:tc>
          <w:tcPr>
            <w:tcW w:w="1890" w:type="dxa"/>
            <w:vAlign w:val="bottom"/>
          </w:tcPr>
          <w:p w14:paraId="37319669" w14:textId="79F1CBE1" w:rsidR="00F770AE" w:rsidRPr="007F5117" w:rsidRDefault="00F770AE" w:rsidP="00F770AE">
            <w:pPr>
              <w:pStyle w:val="TableText"/>
              <w:tabs>
                <w:tab w:val="decimal" w:pos="1602"/>
              </w:tabs>
              <w:ind w:left="162" w:right="-198" w:firstLine="0"/>
              <w:jc w:val="both"/>
              <w:rPr>
                <w:rFonts w:cs="Arial"/>
              </w:rPr>
            </w:pPr>
            <w:r>
              <w:rPr>
                <w:rFonts w:cs="Arial"/>
              </w:rPr>
              <w:t>5,819</w:t>
            </w:r>
          </w:p>
        </w:tc>
      </w:tr>
      <w:tr w:rsidR="00F770AE" w:rsidRPr="007F5117" w14:paraId="71DDFB34" w14:textId="77777777" w:rsidTr="00A718C5">
        <w:tc>
          <w:tcPr>
            <w:tcW w:w="5572" w:type="dxa"/>
            <w:vAlign w:val="bottom"/>
          </w:tcPr>
          <w:p w14:paraId="0E179F75" w14:textId="77777777" w:rsidR="00F770AE" w:rsidRPr="007F5117" w:rsidRDefault="00F770AE" w:rsidP="00F770AE">
            <w:pPr>
              <w:pStyle w:val="TableText"/>
            </w:pPr>
          </w:p>
        </w:tc>
        <w:tc>
          <w:tcPr>
            <w:tcW w:w="1903" w:type="dxa"/>
          </w:tcPr>
          <w:p w14:paraId="3B4CF278" w14:textId="77777777"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c>
          <w:tcPr>
            <w:tcW w:w="1890" w:type="dxa"/>
          </w:tcPr>
          <w:p w14:paraId="11FEAA75" w14:textId="77777777" w:rsidR="00F770AE" w:rsidRPr="007F5117" w:rsidRDefault="00F770AE" w:rsidP="00F770AE">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6BFAFCA3" w14:textId="77777777" w:rsidR="00450227" w:rsidRPr="007F5117" w:rsidRDefault="00450227">
      <w:pPr>
        <w:tabs>
          <w:tab w:val="left" w:pos="567"/>
          <w:tab w:val="left" w:pos="851"/>
        </w:tabs>
        <w:overflowPunct w:val="0"/>
        <w:rPr>
          <w:rFonts w:cs="Arial"/>
          <w:szCs w:val="22"/>
          <w:lang w:eastAsia="zh-CN"/>
        </w:rPr>
      </w:pPr>
    </w:p>
    <w:p w14:paraId="544615D1" w14:textId="77777777" w:rsidR="00C24501" w:rsidRDefault="00C24501">
      <w:pPr>
        <w:pStyle w:val="BodyText"/>
        <w:adjustRightInd w:val="0"/>
        <w:snapToGrid w:val="0"/>
        <w:spacing w:before="0"/>
        <w:rPr>
          <w:lang w:val="en-GB"/>
        </w:rPr>
      </w:pPr>
      <w:r w:rsidRPr="00C1406A">
        <w:rPr>
          <w:lang w:val="en-GB"/>
        </w:rPr>
        <w:t>The Company’s exposure to credit risk is influenced mainly by individual characteristics of each customer such that the expected credit losses of customers are assessed on an individual basis.  The expected credit losses are estimated based on the corresponding historical credit losses experienced, adjusted with the expected change between current and forward-looking information on macroeconomic factors, if material.  The Company does not hold any collateral over these balances.</w:t>
      </w:r>
    </w:p>
    <w:p w14:paraId="1FBFE724" w14:textId="77777777" w:rsidR="00C24501" w:rsidRDefault="00C24501">
      <w:pPr>
        <w:pStyle w:val="BodyText"/>
        <w:adjustRightInd w:val="0"/>
        <w:snapToGrid w:val="0"/>
        <w:spacing w:before="0"/>
        <w:rPr>
          <w:lang w:val="en-GB"/>
        </w:rPr>
      </w:pPr>
    </w:p>
    <w:p w14:paraId="20131F5B" w14:textId="77777777" w:rsidR="00C24501" w:rsidRDefault="00C24501">
      <w:pPr>
        <w:overflowPunct w:val="0"/>
        <w:adjustRightInd w:val="0"/>
        <w:snapToGrid w:val="0"/>
        <w:rPr>
          <w:rFonts w:cs="Arial"/>
        </w:rPr>
      </w:pPr>
      <w:bookmarkStart w:id="189" w:name="_Hlk70934166"/>
      <w:r>
        <w:rPr>
          <w:rFonts w:cs="Arial"/>
        </w:rPr>
        <w:t>The following table sets out the credit quality of trade receivables.</w:t>
      </w:r>
    </w:p>
    <w:p w14:paraId="18A6A048" w14:textId="77777777" w:rsidR="00C24501" w:rsidRDefault="00C24501">
      <w:pPr>
        <w:overflowPunct w:val="0"/>
        <w:adjustRightInd w:val="0"/>
        <w:snapToGrid w:val="0"/>
        <w:rPr>
          <w:rFonts w:cs="Arial"/>
        </w:rPr>
      </w:pPr>
    </w:p>
    <w:tbl>
      <w:tblPr>
        <w:tblW w:w="9353" w:type="dxa"/>
        <w:tblLayout w:type="fixed"/>
        <w:tblLook w:val="00A0" w:firstRow="1" w:lastRow="0" w:firstColumn="1" w:lastColumn="0" w:noHBand="0" w:noVBand="0"/>
      </w:tblPr>
      <w:tblGrid>
        <w:gridCol w:w="5573"/>
        <w:gridCol w:w="1890"/>
        <w:gridCol w:w="1890"/>
      </w:tblGrid>
      <w:tr w:rsidR="00F770AE" w:rsidRPr="00B774C9" w14:paraId="6A497DC1" w14:textId="77777777" w:rsidTr="00F770AE">
        <w:trPr>
          <w:cantSplit/>
        </w:trPr>
        <w:tc>
          <w:tcPr>
            <w:tcW w:w="5573" w:type="dxa"/>
            <w:vAlign w:val="bottom"/>
          </w:tcPr>
          <w:p w14:paraId="4B5FA2CD" w14:textId="77777777" w:rsidR="00F770AE" w:rsidRPr="00F770AE" w:rsidRDefault="00F770AE" w:rsidP="00F770AE">
            <w:pPr>
              <w:pStyle w:val="TableText"/>
              <w:adjustRightInd w:val="0"/>
              <w:snapToGrid w:val="0"/>
              <w:rPr>
                <w:szCs w:val="22"/>
              </w:rPr>
            </w:pPr>
          </w:p>
        </w:tc>
        <w:tc>
          <w:tcPr>
            <w:tcW w:w="1890" w:type="dxa"/>
            <w:vAlign w:val="bottom"/>
          </w:tcPr>
          <w:p w14:paraId="2EF5789A" w14:textId="6CA520F2" w:rsidR="00F770AE" w:rsidRPr="00B774C9" w:rsidRDefault="00F770AE" w:rsidP="00F770AE">
            <w:pPr>
              <w:pStyle w:val="TableTitle"/>
              <w:adjustRightInd w:val="0"/>
              <w:snapToGrid w:val="0"/>
            </w:pPr>
            <w:r w:rsidRPr="00B774C9">
              <w:t>202</w:t>
            </w:r>
            <w:r>
              <w:t>1</w:t>
            </w:r>
          </w:p>
        </w:tc>
        <w:tc>
          <w:tcPr>
            <w:tcW w:w="1890" w:type="dxa"/>
            <w:vAlign w:val="bottom"/>
          </w:tcPr>
          <w:p w14:paraId="1A207587" w14:textId="5A3A4B30" w:rsidR="00F770AE" w:rsidRPr="00B774C9" w:rsidRDefault="00F770AE" w:rsidP="00F770AE">
            <w:pPr>
              <w:pStyle w:val="TableTitle"/>
              <w:adjustRightInd w:val="0"/>
              <w:snapToGrid w:val="0"/>
            </w:pPr>
            <w:r w:rsidRPr="00B774C9">
              <w:t>2020</w:t>
            </w:r>
          </w:p>
        </w:tc>
      </w:tr>
      <w:tr w:rsidR="00F770AE" w:rsidRPr="00B774C9" w14:paraId="08A6B565" w14:textId="77777777" w:rsidTr="00F770AE">
        <w:tblPrEx>
          <w:tblLook w:val="01E0" w:firstRow="1" w:lastRow="1" w:firstColumn="1" w:lastColumn="1" w:noHBand="0" w:noVBand="0"/>
        </w:tblPrEx>
        <w:trPr>
          <w:cantSplit/>
        </w:trPr>
        <w:tc>
          <w:tcPr>
            <w:tcW w:w="5573" w:type="dxa"/>
            <w:vAlign w:val="bottom"/>
          </w:tcPr>
          <w:p w14:paraId="206A3A6B" w14:textId="77777777" w:rsidR="00F770AE" w:rsidRPr="00F770AE" w:rsidRDefault="00F770AE" w:rsidP="00F770AE">
            <w:pPr>
              <w:pStyle w:val="TableText"/>
              <w:adjustRightInd w:val="0"/>
              <w:snapToGrid w:val="0"/>
              <w:rPr>
                <w:szCs w:val="22"/>
              </w:rPr>
            </w:pPr>
          </w:p>
        </w:tc>
        <w:tc>
          <w:tcPr>
            <w:tcW w:w="1890" w:type="dxa"/>
            <w:vAlign w:val="bottom"/>
          </w:tcPr>
          <w:p w14:paraId="264FE487" w14:textId="27C6C609" w:rsidR="00F770AE" w:rsidRPr="00B774C9" w:rsidRDefault="00F770AE" w:rsidP="00F770AE">
            <w:pPr>
              <w:pStyle w:val="TableText"/>
              <w:tabs>
                <w:tab w:val="decimal" w:pos="1602"/>
              </w:tabs>
              <w:adjustRightInd w:val="0"/>
              <w:snapToGrid w:val="0"/>
              <w:ind w:left="162" w:right="-198" w:firstLine="0"/>
            </w:pPr>
            <w:r>
              <w:t>$’000</w:t>
            </w:r>
          </w:p>
        </w:tc>
        <w:tc>
          <w:tcPr>
            <w:tcW w:w="1890" w:type="dxa"/>
            <w:vAlign w:val="bottom"/>
          </w:tcPr>
          <w:p w14:paraId="61FED7B9" w14:textId="44613238" w:rsidR="00F770AE" w:rsidRPr="00B774C9" w:rsidRDefault="00F770AE" w:rsidP="00F770AE">
            <w:pPr>
              <w:pStyle w:val="TableText"/>
              <w:tabs>
                <w:tab w:val="decimal" w:pos="1602"/>
              </w:tabs>
              <w:adjustRightInd w:val="0"/>
              <w:snapToGrid w:val="0"/>
              <w:ind w:left="162" w:right="-198" w:firstLine="0"/>
            </w:pPr>
            <w:r>
              <w:t>$’000</w:t>
            </w:r>
          </w:p>
        </w:tc>
      </w:tr>
      <w:tr w:rsidR="00F770AE" w:rsidRPr="00B774C9" w14:paraId="31848C9A" w14:textId="77777777" w:rsidTr="00F770AE">
        <w:tblPrEx>
          <w:tblLook w:val="01E0" w:firstRow="1" w:lastRow="1" w:firstColumn="1" w:lastColumn="1" w:noHBand="0" w:noVBand="0"/>
        </w:tblPrEx>
        <w:trPr>
          <w:cantSplit/>
        </w:trPr>
        <w:tc>
          <w:tcPr>
            <w:tcW w:w="5573" w:type="dxa"/>
            <w:vAlign w:val="bottom"/>
          </w:tcPr>
          <w:p w14:paraId="7E89875B" w14:textId="77777777" w:rsidR="00F770AE" w:rsidRPr="00F770AE" w:rsidRDefault="00F770AE" w:rsidP="00F770AE">
            <w:pPr>
              <w:pStyle w:val="TableText"/>
              <w:adjustRightInd w:val="0"/>
              <w:snapToGrid w:val="0"/>
              <w:rPr>
                <w:szCs w:val="22"/>
              </w:rPr>
            </w:pPr>
          </w:p>
        </w:tc>
        <w:tc>
          <w:tcPr>
            <w:tcW w:w="1890" w:type="dxa"/>
            <w:vAlign w:val="bottom"/>
          </w:tcPr>
          <w:p w14:paraId="7D1A9994" w14:textId="77777777" w:rsidR="00F770AE" w:rsidRPr="00B774C9" w:rsidRDefault="00F770AE" w:rsidP="00F770AE">
            <w:pPr>
              <w:pStyle w:val="TableText"/>
              <w:tabs>
                <w:tab w:val="decimal" w:pos="1602"/>
              </w:tabs>
              <w:adjustRightInd w:val="0"/>
              <w:snapToGrid w:val="0"/>
              <w:ind w:left="162" w:right="-198" w:firstLine="0"/>
            </w:pPr>
          </w:p>
        </w:tc>
        <w:tc>
          <w:tcPr>
            <w:tcW w:w="1890" w:type="dxa"/>
            <w:vAlign w:val="bottom"/>
          </w:tcPr>
          <w:p w14:paraId="0082B5C9" w14:textId="77777777" w:rsidR="00F770AE" w:rsidRPr="00B774C9" w:rsidRDefault="00F770AE" w:rsidP="00F770AE">
            <w:pPr>
              <w:pStyle w:val="TableText"/>
              <w:tabs>
                <w:tab w:val="decimal" w:pos="1602"/>
              </w:tabs>
              <w:adjustRightInd w:val="0"/>
              <w:snapToGrid w:val="0"/>
              <w:ind w:left="162" w:right="-198" w:firstLine="0"/>
            </w:pPr>
          </w:p>
        </w:tc>
      </w:tr>
      <w:tr w:rsidR="00F770AE" w:rsidRPr="00B774C9" w14:paraId="39B55A96" w14:textId="77777777" w:rsidTr="00F770AE">
        <w:tblPrEx>
          <w:tblLook w:val="01E0" w:firstRow="1" w:lastRow="1" w:firstColumn="1" w:lastColumn="1" w:noHBand="0" w:noVBand="0"/>
        </w:tblPrEx>
        <w:trPr>
          <w:cantSplit/>
        </w:trPr>
        <w:tc>
          <w:tcPr>
            <w:tcW w:w="5573" w:type="dxa"/>
            <w:vAlign w:val="bottom"/>
          </w:tcPr>
          <w:p w14:paraId="4512CCB5" w14:textId="77777777" w:rsidR="00F770AE" w:rsidRPr="00F770AE" w:rsidRDefault="00F770AE" w:rsidP="00F770AE">
            <w:pPr>
              <w:pStyle w:val="TableText"/>
              <w:adjustRightInd w:val="0"/>
              <w:snapToGrid w:val="0"/>
              <w:rPr>
                <w:szCs w:val="22"/>
              </w:rPr>
            </w:pPr>
            <w:r w:rsidRPr="00F770AE">
              <w:rPr>
                <w:szCs w:val="22"/>
              </w:rPr>
              <w:t>Non-credit impaired</w:t>
            </w:r>
          </w:p>
        </w:tc>
        <w:tc>
          <w:tcPr>
            <w:tcW w:w="1890" w:type="dxa"/>
            <w:vAlign w:val="bottom"/>
          </w:tcPr>
          <w:p w14:paraId="7D441C25" w14:textId="0B83D599" w:rsidR="00F770AE" w:rsidRPr="00B774C9" w:rsidRDefault="00BC0E66" w:rsidP="00F770AE">
            <w:pPr>
              <w:pStyle w:val="TableText"/>
              <w:tabs>
                <w:tab w:val="decimal" w:pos="1602"/>
              </w:tabs>
              <w:adjustRightInd w:val="0"/>
              <w:snapToGrid w:val="0"/>
              <w:ind w:left="162" w:right="-198" w:firstLine="0"/>
            </w:pPr>
            <w:r>
              <w:t>15,417</w:t>
            </w:r>
          </w:p>
        </w:tc>
        <w:tc>
          <w:tcPr>
            <w:tcW w:w="1890" w:type="dxa"/>
            <w:vAlign w:val="bottom"/>
          </w:tcPr>
          <w:p w14:paraId="38F8BE9D" w14:textId="59846162" w:rsidR="00F770AE" w:rsidRPr="00B774C9" w:rsidRDefault="00F770AE" w:rsidP="00F770AE">
            <w:pPr>
              <w:pStyle w:val="TableText"/>
              <w:tabs>
                <w:tab w:val="decimal" w:pos="1602"/>
              </w:tabs>
              <w:adjustRightInd w:val="0"/>
              <w:snapToGrid w:val="0"/>
              <w:ind w:left="162" w:right="-198" w:firstLine="0"/>
            </w:pPr>
            <w:r>
              <w:t>5,819</w:t>
            </w:r>
          </w:p>
        </w:tc>
      </w:tr>
      <w:tr w:rsidR="00F770AE" w:rsidRPr="00B774C9" w14:paraId="46CA52EE" w14:textId="77777777" w:rsidTr="00F770AE">
        <w:tblPrEx>
          <w:tblLook w:val="01E0" w:firstRow="1" w:lastRow="1" w:firstColumn="1" w:lastColumn="1" w:noHBand="0" w:noVBand="0"/>
        </w:tblPrEx>
        <w:trPr>
          <w:cantSplit/>
        </w:trPr>
        <w:tc>
          <w:tcPr>
            <w:tcW w:w="5573" w:type="dxa"/>
            <w:vAlign w:val="bottom"/>
          </w:tcPr>
          <w:p w14:paraId="7D610641" w14:textId="77777777" w:rsidR="00F770AE" w:rsidRPr="00F770AE" w:rsidRDefault="00F770AE" w:rsidP="00F770AE">
            <w:pPr>
              <w:pStyle w:val="TableText"/>
              <w:adjustRightInd w:val="0"/>
              <w:snapToGrid w:val="0"/>
              <w:rPr>
                <w:szCs w:val="22"/>
              </w:rPr>
            </w:pPr>
            <w:r w:rsidRPr="00F770AE">
              <w:rPr>
                <w:szCs w:val="22"/>
              </w:rPr>
              <w:t>Credit-impaired</w:t>
            </w:r>
          </w:p>
        </w:tc>
        <w:tc>
          <w:tcPr>
            <w:tcW w:w="1890" w:type="dxa"/>
            <w:vAlign w:val="bottom"/>
          </w:tcPr>
          <w:p w14:paraId="0E39DCAF" w14:textId="5BA5FB76" w:rsidR="00F770AE" w:rsidRPr="00B774C9" w:rsidRDefault="00BC0E66" w:rsidP="00F770AE">
            <w:pPr>
              <w:pStyle w:val="TableText"/>
              <w:tabs>
                <w:tab w:val="decimal" w:pos="1602"/>
              </w:tabs>
              <w:adjustRightInd w:val="0"/>
              <w:snapToGrid w:val="0"/>
              <w:ind w:left="162" w:right="-198" w:firstLine="0"/>
            </w:pPr>
            <w:r>
              <w:t>-</w:t>
            </w:r>
          </w:p>
        </w:tc>
        <w:tc>
          <w:tcPr>
            <w:tcW w:w="1890" w:type="dxa"/>
            <w:vAlign w:val="bottom"/>
          </w:tcPr>
          <w:p w14:paraId="5CD3DCCC" w14:textId="6F2121CA" w:rsidR="00F770AE" w:rsidRPr="00B774C9" w:rsidRDefault="00F770AE" w:rsidP="00F770AE">
            <w:pPr>
              <w:pStyle w:val="TableText"/>
              <w:tabs>
                <w:tab w:val="decimal" w:pos="1602"/>
              </w:tabs>
              <w:adjustRightInd w:val="0"/>
              <w:snapToGrid w:val="0"/>
              <w:ind w:left="162" w:right="-198" w:firstLine="0"/>
            </w:pPr>
            <w:r>
              <w:t>1,168</w:t>
            </w:r>
          </w:p>
        </w:tc>
      </w:tr>
      <w:tr w:rsidR="00F770AE" w:rsidRPr="00B774C9" w14:paraId="58B0835C" w14:textId="77777777" w:rsidTr="00F770AE">
        <w:tblPrEx>
          <w:tblLook w:val="01E0" w:firstRow="1" w:lastRow="1" w:firstColumn="1" w:lastColumn="1" w:noHBand="0" w:noVBand="0"/>
        </w:tblPrEx>
        <w:trPr>
          <w:cantSplit/>
        </w:trPr>
        <w:tc>
          <w:tcPr>
            <w:tcW w:w="5573" w:type="dxa"/>
            <w:vAlign w:val="bottom"/>
          </w:tcPr>
          <w:p w14:paraId="5ADC3F9D" w14:textId="77777777" w:rsidR="00F770AE" w:rsidRPr="00F770AE" w:rsidRDefault="00F770AE" w:rsidP="00F770AE">
            <w:pPr>
              <w:pStyle w:val="TableText"/>
              <w:adjustRightInd w:val="0"/>
              <w:snapToGrid w:val="0"/>
              <w:rPr>
                <w:szCs w:val="22"/>
              </w:rPr>
            </w:pPr>
          </w:p>
        </w:tc>
        <w:tc>
          <w:tcPr>
            <w:tcW w:w="1890" w:type="dxa"/>
          </w:tcPr>
          <w:p w14:paraId="4E814AFE" w14:textId="77777777" w:rsidR="00F770AE" w:rsidRPr="00B774C9" w:rsidRDefault="00F770AE" w:rsidP="00F770AE">
            <w:pPr>
              <w:pStyle w:val="TableText"/>
              <w:tabs>
                <w:tab w:val="decimal" w:pos="1602"/>
                <w:tab w:val="right" w:pos="1872"/>
              </w:tabs>
              <w:adjustRightInd w:val="0"/>
              <w:snapToGrid w:val="0"/>
              <w:spacing w:line="160" w:lineRule="exact"/>
              <w:ind w:left="186" w:right="-198" w:firstLine="9"/>
              <w:rPr>
                <w:sz w:val="24"/>
                <w:u w:val="single"/>
                <w:vertAlign w:val="superscript"/>
              </w:rPr>
            </w:pPr>
            <w:r w:rsidRPr="00B774C9">
              <w:rPr>
                <w:sz w:val="24"/>
                <w:u w:val="single"/>
                <w:vertAlign w:val="superscript"/>
              </w:rPr>
              <w:tab/>
            </w:r>
          </w:p>
        </w:tc>
        <w:tc>
          <w:tcPr>
            <w:tcW w:w="1890" w:type="dxa"/>
          </w:tcPr>
          <w:p w14:paraId="5126CDC3" w14:textId="3723B829" w:rsidR="00F770AE" w:rsidRPr="00B774C9" w:rsidRDefault="00F770AE" w:rsidP="00F770AE">
            <w:pPr>
              <w:pStyle w:val="TableText"/>
              <w:tabs>
                <w:tab w:val="decimal" w:pos="1602"/>
                <w:tab w:val="right" w:pos="1872"/>
              </w:tabs>
              <w:adjustRightInd w:val="0"/>
              <w:snapToGrid w:val="0"/>
              <w:spacing w:line="160" w:lineRule="exact"/>
              <w:ind w:left="186" w:right="-198" w:firstLine="9"/>
              <w:rPr>
                <w:sz w:val="24"/>
                <w:u w:val="single"/>
                <w:vertAlign w:val="superscript"/>
              </w:rPr>
            </w:pPr>
            <w:r w:rsidRPr="00B774C9">
              <w:rPr>
                <w:sz w:val="24"/>
                <w:u w:val="single"/>
                <w:vertAlign w:val="superscript"/>
              </w:rPr>
              <w:tab/>
            </w:r>
          </w:p>
        </w:tc>
      </w:tr>
      <w:tr w:rsidR="00F770AE" w:rsidRPr="00B774C9" w14:paraId="4DABF7CB" w14:textId="77777777" w:rsidTr="00F770AE">
        <w:tblPrEx>
          <w:tblLook w:val="01E0" w:firstRow="1" w:lastRow="1" w:firstColumn="1" w:lastColumn="1" w:noHBand="0" w:noVBand="0"/>
        </w:tblPrEx>
        <w:trPr>
          <w:cantSplit/>
        </w:trPr>
        <w:tc>
          <w:tcPr>
            <w:tcW w:w="5573" w:type="dxa"/>
            <w:vAlign w:val="bottom"/>
          </w:tcPr>
          <w:p w14:paraId="06AC523E" w14:textId="77777777" w:rsidR="00F770AE" w:rsidRPr="00F770AE" w:rsidRDefault="00F770AE" w:rsidP="00F770AE">
            <w:pPr>
              <w:pStyle w:val="TableText"/>
              <w:adjustRightInd w:val="0"/>
              <w:snapToGrid w:val="0"/>
              <w:rPr>
                <w:szCs w:val="22"/>
              </w:rPr>
            </w:pPr>
            <w:r w:rsidRPr="00F770AE">
              <w:rPr>
                <w:szCs w:val="22"/>
              </w:rPr>
              <w:t>Balance before loss allowance</w:t>
            </w:r>
          </w:p>
        </w:tc>
        <w:tc>
          <w:tcPr>
            <w:tcW w:w="1890" w:type="dxa"/>
            <w:vAlign w:val="bottom"/>
          </w:tcPr>
          <w:p w14:paraId="1BDBC4A1" w14:textId="375E5E1E" w:rsidR="00F770AE" w:rsidRPr="00B774C9" w:rsidRDefault="00BC0E66" w:rsidP="00F770AE">
            <w:pPr>
              <w:pStyle w:val="TableText"/>
              <w:tabs>
                <w:tab w:val="decimal" w:pos="1602"/>
              </w:tabs>
              <w:adjustRightInd w:val="0"/>
              <w:snapToGrid w:val="0"/>
              <w:ind w:left="162" w:right="-198" w:firstLine="0"/>
            </w:pPr>
            <w:r>
              <w:t>15,417</w:t>
            </w:r>
          </w:p>
        </w:tc>
        <w:tc>
          <w:tcPr>
            <w:tcW w:w="1890" w:type="dxa"/>
            <w:vAlign w:val="bottom"/>
          </w:tcPr>
          <w:p w14:paraId="59131F7E" w14:textId="328D3427" w:rsidR="00F770AE" w:rsidRPr="00B774C9" w:rsidRDefault="00F770AE" w:rsidP="00F770AE">
            <w:pPr>
              <w:pStyle w:val="TableText"/>
              <w:tabs>
                <w:tab w:val="decimal" w:pos="1602"/>
              </w:tabs>
              <w:adjustRightInd w:val="0"/>
              <w:snapToGrid w:val="0"/>
              <w:ind w:left="162" w:right="-198" w:firstLine="0"/>
            </w:pPr>
            <w:r>
              <w:t>6,987</w:t>
            </w:r>
          </w:p>
        </w:tc>
      </w:tr>
      <w:tr w:rsidR="00F770AE" w:rsidRPr="00B774C9" w14:paraId="3C23C94C" w14:textId="77777777" w:rsidTr="00F770AE">
        <w:tblPrEx>
          <w:tblLook w:val="01E0" w:firstRow="1" w:lastRow="1" w:firstColumn="1" w:lastColumn="1" w:noHBand="0" w:noVBand="0"/>
        </w:tblPrEx>
        <w:trPr>
          <w:cantSplit/>
        </w:trPr>
        <w:tc>
          <w:tcPr>
            <w:tcW w:w="5573" w:type="dxa"/>
            <w:vAlign w:val="bottom"/>
          </w:tcPr>
          <w:p w14:paraId="594E0A79" w14:textId="77777777" w:rsidR="00F770AE" w:rsidRPr="00F770AE" w:rsidRDefault="00F770AE" w:rsidP="00F770AE">
            <w:pPr>
              <w:pStyle w:val="TableText"/>
              <w:adjustRightInd w:val="0"/>
              <w:snapToGrid w:val="0"/>
              <w:rPr>
                <w:szCs w:val="22"/>
              </w:rPr>
            </w:pPr>
            <w:r w:rsidRPr="00F770AE">
              <w:rPr>
                <w:szCs w:val="22"/>
              </w:rPr>
              <w:t>Less: loss allowance</w:t>
            </w:r>
          </w:p>
        </w:tc>
        <w:tc>
          <w:tcPr>
            <w:tcW w:w="1890" w:type="dxa"/>
            <w:vAlign w:val="bottom"/>
          </w:tcPr>
          <w:p w14:paraId="21F4BB18" w14:textId="3A4D887B" w:rsidR="00F770AE" w:rsidRDefault="00BC0E66" w:rsidP="00F770AE">
            <w:pPr>
              <w:pStyle w:val="TableText"/>
              <w:tabs>
                <w:tab w:val="decimal" w:pos="1602"/>
              </w:tabs>
              <w:adjustRightInd w:val="0"/>
              <w:snapToGrid w:val="0"/>
              <w:ind w:left="162" w:right="-198" w:firstLine="0"/>
            </w:pPr>
            <w:r>
              <w:t>-</w:t>
            </w:r>
          </w:p>
        </w:tc>
        <w:tc>
          <w:tcPr>
            <w:tcW w:w="1890" w:type="dxa"/>
            <w:vAlign w:val="bottom"/>
          </w:tcPr>
          <w:p w14:paraId="44BA5A37" w14:textId="73F89739" w:rsidR="00F770AE" w:rsidRPr="00B774C9" w:rsidRDefault="00F770AE" w:rsidP="00F770AE">
            <w:pPr>
              <w:pStyle w:val="TableText"/>
              <w:tabs>
                <w:tab w:val="decimal" w:pos="1602"/>
              </w:tabs>
              <w:adjustRightInd w:val="0"/>
              <w:snapToGrid w:val="0"/>
              <w:ind w:left="162" w:right="-198" w:firstLine="0"/>
            </w:pPr>
            <w:r>
              <w:t>(1,168)</w:t>
            </w:r>
          </w:p>
        </w:tc>
      </w:tr>
      <w:tr w:rsidR="00F770AE" w:rsidRPr="00B774C9" w14:paraId="4499AD8F" w14:textId="77777777" w:rsidTr="00F770AE">
        <w:tblPrEx>
          <w:tblLook w:val="01E0" w:firstRow="1" w:lastRow="1" w:firstColumn="1" w:lastColumn="1" w:noHBand="0" w:noVBand="0"/>
        </w:tblPrEx>
        <w:trPr>
          <w:cantSplit/>
        </w:trPr>
        <w:tc>
          <w:tcPr>
            <w:tcW w:w="5573" w:type="dxa"/>
            <w:vAlign w:val="bottom"/>
          </w:tcPr>
          <w:p w14:paraId="43EE2FDE" w14:textId="77777777" w:rsidR="00F770AE" w:rsidRPr="00F770AE" w:rsidRDefault="00F770AE" w:rsidP="00F770AE">
            <w:pPr>
              <w:pStyle w:val="TableText"/>
              <w:adjustRightInd w:val="0"/>
              <w:snapToGrid w:val="0"/>
              <w:rPr>
                <w:szCs w:val="22"/>
              </w:rPr>
            </w:pPr>
          </w:p>
        </w:tc>
        <w:tc>
          <w:tcPr>
            <w:tcW w:w="1890" w:type="dxa"/>
          </w:tcPr>
          <w:p w14:paraId="23AF2786" w14:textId="77777777" w:rsidR="00F770AE" w:rsidRPr="00E31DAB" w:rsidRDefault="00F770AE" w:rsidP="00F770AE">
            <w:pPr>
              <w:pStyle w:val="TableText"/>
              <w:tabs>
                <w:tab w:val="decimal" w:pos="1602"/>
                <w:tab w:val="right" w:pos="1872"/>
              </w:tabs>
              <w:adjustRightInd w:val="0"/>
              <w:snapToGrid w:val="0"/>
              <w:spacing w:line="160" w:lineRule="exact"/>
              <w:ind w:left="186" w:right="-198" w:firstLine="9"/>
              <w:rPr>
                <w:sz w:val="24"/>
                <w:u w:val="single"/>
                <w:vertAlign w:val="superscript"/>
              </w:rPr>
            </w:pPr>
            <w:r w:rsidRPr="00B774C9">
              <w:rPr>
                <w:sz w:val="24"/>
                <w:u w:val="single"/>
                <w:vertAlign w:val="superscript"/>
              </w:rPr>
              <w:tab/>
            </w:r>
          </w:p>
        </w:tc>
        <w:tc>
          <w:tcPr>
            <w:tcW w:w="1890" w:type="dxa"/>
          </w:tcPr>
          <w:p w14:paraId="118C0B49" w14:textId="61680190" w:rsidR="00F770AE" w:rsidRPr="00E31DAB" w:rsidRDefault="00F770AE" w:rsidP="00F770AE">
            <w:pPr>
              <w:pStyle w:val="TableText"/>
              <w:tabs>
                <w:tab w:val="decimal" w:pos="1602"/>
                <w:tab w:val="right" w:pos="1872"/>
              </w:tabs>
              <w:adjustRightInd w:val="0"/>
              <w:snapToGrid w:val="0"/>
              <w:spacing w:line="160" w:lineRule="exact"/>
              <w:ind w:left="186" w:right="-198" w:firstLine="9"/>
              <w:rPr>
                <w:sz w:val="24"/>
                <w:u w:val="single"/>
                <w:vertAlign w:val="superscript"/>
              </w:rPr>
            </w:pPr>
            <w:r w:rsidRPr="00B774C9">
              <w:rPr>
                <w:sz w:val="24"/>
                <w:u w:val="single"/>
                <w:vertAlign w:val="superscript"/>
              </w:rPr>
              <w:tab/>
            </w:r>
          </w:p>
        </w:tc>
      </w:tr>
      <w:tr w:rsidR="00F770AE" w:rsidRPr="00B774C9" w14:paraId="604D98FC" w14:textId="77777777" w:rsidTr="00F770AE">
        <w:tblPrEx>
          <w:tblLook w:val="01E0" w:firstRow="1" w:lastRow="1" w:firstColumn="1" w:lastColumn="1" w:noHBand="0" w:noVBand="0"/>
        </w:tblPrEx>
        <w:trPr>
          <w:cantSplit/>
        </w:trPr>
        <w:tc>
          <w:tcPr>
            <w:tcW w:w="5573" w:type="dxa"/>
            <w:vAlign w:val="bottom"/>
          </w:tcPr>
          <w:p w14:paraId="56A43013" w14:textId="77777777" w:rsidR="00F770AE" w:rsidRPr="00F770AE" w:rsidRDefault="00F770AE" w:rsidP="00F770AE">
            <w:pPr>
              <w:pStyle w:val="TableText"/>
              <w:adjustRightInd w:val="0"/>
              <w:snapToGrid w:val="0"/>
              <w:rPr>
                <w:szCs w:val="22"/>
              </w:rPr>
            </w:pPr>
          </w:p>
        </w:tc>
        <w:tc>
          <w:tcPr>
            <w:tcW w:w="1890" w:type="dxa"/>
            <w:vAlign w:val="bottom"/>
          </w:tcPr>
          <w:p w14:paraId="73D51CAB" w14:textId="0C099F71" w:rsidR="00F770AE" w:rsidRDefault="00BC0E66" w:rsidP="00F770AE">
            <w:pPr>
              <w:pStyle w:val="TableText"/>
              <w:tabs>
                <w:tab w:val="decimal" w:pos="1602"/>
              </w:tabs>
              <w:adjustRightInd w:val="0"/>
              <w:snapToGrid w:val="0"/>
              <w:ind w:left="162" w:right="-198" w:firstLine="0"/>
            </w:pPr>
            <w:r>
              <w:t>15,417</w:t>
            </w:r>
          </w:p>
        </w:tc>
        <w:tc>
          <w:tcPr>
            <w:tcW w:w="1890" w:type="dxa"/>
            <w:vAlign w:val="bottom"/>
          </w:tcPr>
          <w:p w14:paraId="51B9CF2C" w14:textId="1AA3CB6A" w:rsidR="00F770AE" w:rsidRPr="00B774C9" w:rsidRDefault="00F770AE" w:rsidP="00F770AE">
            <w:pPr>
              <w:pStyle w:val="TableText"/>
              <w:tabs>
                <w:tab w:val="decimal" w:pos="1602"/>
              </w:tabs>
              <w:adjustRightInd w:val="0"/>
              <w:snapToGrid w:val="0"/>
              <w:ind w:left="162" w:right="-198" w:firstLine="0"/>
            </w:pPr>
            <w:r>
              <w:t>5,819</w:t>
            </w:r>
          </w:p>
        </w:tc>
      </w:tr>
      <w:tr w:rsidR="00F770AE" w:rsidRPr="00B774C9" w14:paraId="31A3D7A9" w14:textId="77777777" w:rsidTr="00F770AE">
        <w:tblPrEx>
          <w:tblLook w:val="01E0" w:firstRow="1" w:lastRow="1" w:firstColumn="1" w:lastColumn="1" w:noHBand="0" w:noVBand="0"/>
        </w:tblPrEx>
        <w:trPr>
          <w:cantSplit/>
        </w:trPr>
        <w:tc>
          <w:tcPr>
            <w:tcW w:w="5573" w:type="dxa"/>
            <w:vAlign w:val="bottom"/>
          </w:tcPr>
          <w:p w14:paraId="1BF2D8C3" w14:textId="77777777" w:rsidR="00F770AE" w:rsidRPr="00F770AE" w:rsidRDefault="00F770AE" w:rsidP="00F770AE">
            <w:pPr>
              <w:pStyle w:val="TableText"/>
              <w:adjustRightInd w:val="0"/>
              <w:snapToGrid w:val="0"/>
              <w:rPr>
                <w:szCs w:val="22"/>
              </w:rPr>
            </w:pPr>
          </w:p>
        </w:tc>
        <w:tc>
          <w:tcPr>
            <w:tcW w:w="1890" w:type="dxa"/>
          </w:tcPr>
          <w:p w14:paraId="4E7262D1" w14:textId="77777777" w:rsidR="00F770AE" w:rsidRPr="00B774C9" w:rsidRDefault="00F770AE" w:rsidP="00F770AE">
            <w:pPr>
              <w:pStyle w:val="TableText"/>
              <w:tabs>
                <w:tab w:val="decimal" w:pos="1602"/>
                <w:tab w:val="right" w:pos="1872"/>
              </w:tabs>
              <w:adjustRightInd w:val="0"/>
              <w:snapToGrid w:val="0"/>
              <w:spacing w:line="160" w:lineRule="exact"/>
              <w:ind w:left="186" w:right="-198" w:firstLine="9"/>
              <w:rPr>
                <w:sz w:val="24"/>
                <w:u w:val="double"/>
                <w:vertAlign w:val="superscript"/>
              </w:rPr>
            </w:pPr>
            <w:r w:rsidRPr="00B774C9">
              <w:rPr>
                <w:sz w:val="24"/>
                <w:u w:val="double"/>
                <w:vertAlign w:val="superscript"/>
              </w:rPr>
              <w:tab/>
            </w:r>
          </w:p>
        </w:tc>
        <w:tc>
          <w:tcPr>
            <w:tcW w:w="1890" w:type="dxa"/>
          </w:tcPr>
          <w:p w14:paraId="1545CBB0" w14:textId="77777777" w:rsidR="00F770AE" w:rsidRPr="00B774C9" w:rsidRDefault="00F770AE" w:rsidP="00F770AE">
            <w:pPr>
              <w:pStyle w:val="TableText"/>
              <w:tabs>
                <w:tab w:val="decimal" w:pos="1602"/>
                <w:tab w:val="right" w:pos="1872"/>
              </w:tabs>
              <w:adjustRightInd w:val="0"/>
              <w:snapToGrid w:val="0"/>
              <w:spacing w:line="160" w:lineRule="exact"/>
              <w:ind w:left="186" w:right="-198" w:firstLine="9"/>
              <w:rPr>
                <w:sz w:val="24"/>
                <w:u w:val="single"/>
                <w:vertAlign w:val="superscript"/>
              </w:rPr>
            </w:pPr>
            <w:r w:rsidRPr="00B774C9">
              <w:rPr>
                <w:sz w:val="24"/>
                <w:u w:val="double"/>
                <w:vertAlign w:val="superscript"/>
              </w:rPr>
              <w:tab/>
            </w:r>
          </w:p>
        </w:tc>
      </w:tr>
      <w:bookmarkEnd w:id="189"/>
    </w:tbl>
    <w:p w14:paraId="7660C2C0" w14:textId="49A6D999" w:rsidR="00D12972" w:rsidRPr="00D12972" w:rsidRDefault="00F17F78" w:rsidP="00AC4623">
      <w:pPr>
        <w:pStyle w:val="Heading2"/>
        <w:spacing w:before="0"/>
      </w:pPr>
      <w:r>
        <w:br w:type="page"/>
      </w:r>
      <w:r w:rsidR="00D12972" w:rsidRPr="007F5117">
        <w:t>9</w:t>
      </w:r>
      <w:r w:rsidR="00D12972" w:rsidRPr="007F5117">
        <w:tab/>
        <w:t>Trade and other receivables</w:t>
      </w:r>
      <w:r w:rsidR="00D12972">
        <w:t xml:space="preserve"> (continue</w:t>
      </w:r>
      <w:r w:rsidR="00344579">
        <w:t>d</w:t>
      </w:r>
      <w:r w:rsidR="00D12972">
        <w:t>)</w:t>
      </w:r>
    </w:p>
    <w:p w14:paraId="520FA37D" w14:textId="77777777" w:rsidR="00F17F78" w:rsidRPr="00B82A05" w:rsidRDefault="00F17F78" w:rsidP="0027353D">
      <w:pPr>
        <w:pStyle w:val="BodyText"/>
        <w:spacing w:before="0"/>
        <w:rPr>
          <w:sz w:val="18"/>
          <w:szCs w:val="18"/>
          <w:lang w:val="en-GB"/>
          <w:rPrChange w:id="190" w:author="Mak, Brian HL" w:date="2022-06-07T10:48:00Z">
            <w:rPr>
              <w:lang w:val="en-GB"/>
            </w:rPr>
          </w:rPrChange>
        </w:rPr>
      </w:pPr>
    </w:p>
    <w:p w14:paraId="24C0253B" w14:textId="403F28DE" w:rsidR="00D12972" w:rsidRDefault="00D12972">
      <w:pPr>
        <w:pStyle w:val="BodyText"/>
        <w:spacing w:before="0"/>
      </w:pPr>
      <w:r w:rsidRPr="00352C98">
        <w:rPr>
          <w:lang w:val="en-GB"/>
        </w:rPr>
        <w:t>Movement in the loss allowance during the year is as follows:</w:t>
      </w:r>
    </w:p>
    <w:tbl>
      <w:tblPr>
        <w:tblW w:w="9336" w:type="dxa"/>
        <w:tblLayout w:type="fixed"/>
        <w:tblLook w:val="00A0" w:firstRow="1" w:lastRow="0" w:firstColumn="1" w:lastColumn="0" w:noHBand="0" w:noVBand="0"/>
      </w:tblPr>
      <w:tblGrid>
        <w:gridCol w:w="5556"/>
        <w:gridCol w:w="1890"/>
        <w:gridCol w:w="1890"/>
      </w:tblGrid>
      <w:tr w:rsidR="00D12972" w:rsidRPr="00B82A05" w14:paraId="23EE3F02" w14:textId="77777777" w:rsidTr="003D42C1">
        <w:tc>
          <w:tcPr>
            <w:tcW w:w="5556" w:type="dxa"/>
            <w:vAlign w:val="bottom"/>
          </w:tcPr>
          <w:p w14:paraId="7A611F59" w14:textId="77777777" w:rsidR="00D12972" w:rsidRPr="00B82A05" w:rsidRDefault="00D12972">
            <w:pPr>
              <w:pStyle w:val="TableText"/>
              <w:rPr>
                <w:sz w:val="18"/>
                <w:szCs w:val="18"/>
                <w:rPrChange w:id="191" w:author="Mak, Brian HL" w:date="2022-06-07T10:48:00Z">
                  <w:rPr/>
                </w:rPrChange>
              </w:rPr>
            </w:pPr>
          </w:p>
        </w:tc>
        <w:tc>
          <w:tcPr>
            <w:tcW w:w="1890" w:type="dxa"/>
            <w:vAlign w:val="bottom"/>
          </w:tcPr>
          <w:p w14:paraId="7AFC8E24" w14:textId="77777777" w:rsidR="00D12972" w:rsidRPr="00B82A05" w:rsidRDefault="00D12972">
            <w:pPr>
              <w:pStyle w:val="TableTitle"/>
              <w:rPr>
                <w:sz w:val="18"/>
                <w:szCs w:val="18"/>
                <w:rPrChange w:id="192" w:author="Mak, Brian HL" w:date="2022-06-07T10:48:00Z">
                  <w:rPr/>
                </w:rPrChange>
              </w:rPr>
            </w:pPr>
          </w:p>
        </w:tc>
        <w:tc>
          <w:tcPr>
            <w:tcW w:w="1890" w:type="dxa"/>
            <w:vAlign w:val="bottom"/>
          </w:tcPr>
          <w:p w14:paraId="45E6022C" w14:textId="77777777" w:rsidR="00D12972" w:rsidRPr="00B82A05" w:rsidRDefault="00D12972">
            <w:pPr>
              <w:pStyle w:val="TableTitle"/>
              <w:rPr>
                <w:sz w:val="18"/>
                <w:szCs w:val="18"/>
                <w:rPrChange w:id="193" w:author="Mak, Brian HL" w:date="2022-06-07T10:48:00Z">
                  <w:rPr/>
                </w:rPrChange>
              </w:rPr>
            </w:pPr>
          </w:p>
        </w:tc>
      </w:tr>
      <w:tr w:rsidR="00F770AE" w:rsidRPr="00352C98" w14:paraId="161F596D" w14:textId="77777777" w:rsidTr="003D42C1">
        <w:tc>
          <w:tcPr>
            <w:tcW w:w="5556" w:type="dxa"/>
            <w:vAlign w:val="bottom"/>
          </w:tcPr>
          <w:p w14:paraId="05F3EE38" w14:textId="77777777" w:rsidR="00F770AE" w:rsidRPr="00352C98" w:rsidRDefault="00F770AE" w:rsidP="00F770AE">
            <w:pPr>
              <w:pStyle w:val="TableText"/>
            </w:pPr>
          </w:p>
        </w:tc>
        <w:tc>
          <w:tcPr>
            <w:tcW w:w="1890" w:type="dxa"/>
            <w:vAlign w:val="bottom"/>
          </w:tcPr>
          <w:p w14:paraId="7A06A08C" w14:textId="2FF790AF" w:rsidR="00F770AE" w:rsidRPr="00352C98" w:rsidRDefault="00F770AE" w:rsidP="00F770AE">
            <w:pPr>
              <w:pStyle w:val="TableTitle"/>
            </w:pPr>
            <w:r w:rsidRPr="00352C98">
              <w:t>202</w:t>
            </w:r>
            <w:r>
              <w:t>1</w:t>
            </w:r>
          </w:p>
        </w:tc>
        <w:tc>
          <w:tcPr>
            <w:tcW w:w="1890" w:type="dxa"/>
            <w:vAlign w:val="bottom"/>
          </w:tcPr>
          <w:p w14:paraId="6B4A22A1" w14:textId="1EF0A7D8" w:rsidR="00F770AE" w:rsidRPr="00352C98" w:rsidRDefault="00F770AE" w:rsidP="00F770AE">
            <w:pPr>
              <w:pStyle w:val="TableTitle"/>
            </w:pPr>
            <w:r w:rsidRPr="00352C98">
              <w:t>2020</w:t>
            </w:r>
          </w:p>
        </w:tc>
      </w:tr>
      <w:tr w:rsidR="00F770AE" w:rsidRPr="00352C98" w14:paraId="255B7893" w14:textId="77777777" w:rsidTr="003D42C1">
        <w:tblPrEx>
          <w:tblLook w:val="01E0" w:firstRow="1" w:lastRow="1" w:firstColumn="1" w:lastColumn="1" w:noHBand="0" w:noVBand="0"/>
        </w:tblPrEx>
        <w:tc>
          <w:tcPr>
            <w:tcW w:w="5556" w:type="dxa"/>
            <w:vAlign w:val="bottom"/>
          </w:tcPr>
          <w:p w14:paraId="4BB66378" w14:textId="77777777" w:rsidR="00F770AE" w:rsidRPr="00352C98" w:rsidRDefault="00F770AE" w:rsidP="00F770AE">
            <w:pPr>
              <w:pStyle w:val="TableText"/>
            </w:pPr>
          </w:p>
        </w:tc>
        <w:tc>
          <w:tcPr>
            <w:tcW w:w="1890" w:type="dxa"/>
            <w:vAlign w:val="bottom"/>
          </w:tcPr>
          <w:p w14:paraId="2F12C744" w14:textId="77777777" w:rsidR="00F770AE" w:rsidRPr="00352C98" w:rsidRDefault="00F770AE" w:rsidP="00F770AE">
            <w:pPr>
              <w:pStyle w:val="TableText"/>
              <w:tabs>
                <w:tab w:val="decimal" w:pos="1602"/>
              </w:tabs>
              <w:ind w:left="162" w:right="-198" w:firstLine="0"/>
            </w:pPr>
            <w:r>
              <w:t>$’000</w:t>
            </w:r>
          </w:p>
        </w:tc>
        <w:tc>
          <w:tcPr>
            <w:tcW w:w="1890" w:type="dxa"/>
            <w:vAlign w:val="bottom"/>
          </w:tcPr>
          <w:p w14:paraId="7E7338EB" w14:textId="3A5D0133" w:rsidR="00F770AE" w:rsidRPr="00352C98" w:rsidRDefault="00F770AE" w:rsidP="00F770AE">
            <w:pPr>
              <w:pStyle w:val="TableText"/>
              <w:tabs>
                <w:tab w:val="decimal" w:pos="1602"/>
              </w:tabs>
              <w:ind w:left="162" w:right="-198" w:firstLine="0"/>
            </w:pPr>
            <w:r>
              <w:t>$’000</w:t>
            </w:r>
          </w:p>
        </w:tc>
      </w:tr>
      <w:tr w:rsidR="00F770AE" w:rsidRPr="00B82A05" w14:paraId="07D6646F" w14:textId="77777777" w:rsidTr="003D42C1">
        <w:tblPrEx>
          <w:tblLook w:val="01E0" w:firstRow="1" w:lastRow="1" w:firstColumn="1" w:lastColumn="1" w:noHBand="0" w:noVBand="0"/>
        </w:tblPrEx>
        <w:tc>
          <w:tcPr>
            <w:tcW w:w="5556" w:type="dxa"/>
            <w:vAlign w:val="bottom"/>
          </w:tcPr>
          <w:p w14:paraId="412D53C7" w14:textId="77777777" w:rsidR="00F770AE" w:rsidRPr="00B82A05" w:rsidRDefault="00F770AE" w:rsidP="00F770AE">
            <w:pPr>
              <w:pStyle w:val="TableText"/>
              <w:rPr>
                <w:sz w:val="18"/>
                <w:szCs w:val="18"/>
                <w:rPrChange w:id="194" w:author="Mak, Brian HL" w:date="2022-06-07T10:49:00Z">
                  <w:rPr/>
                </w:rPrChange>
              </w:rPr>
            </w:pPr>
          </w:p>
        </w:tc>
        <w:tc>
          <w:tcPr>
            <w:tcW w:w="1890" w:type="dxa"/>
            <w:vAlign w:val="bottom"/>
          </w:tcPr>
          <w:p w14:paraId="02F3D1DD" w14:textId="77777777" w:rsidR="00F770AE" w:rsidRPr="00B82A05" w:rsidRDefault="00F770AE" w:rsidP="00F770AE">
            <w:pPr>
              <w:pStyle w:val="TableText"/>
              <w:tabs>
                <w:tab w:val="decimal" w:pos="1602"/>
              </w:tabs>
              <w:ind w:left="273" w:right="-198" w:firstLine="0"/>
              <w:rPr>
                <w:sz w:val="18"/>
                <w:szCs w:val="18"/>
                <w:rPrChange w:id="195" w:author="Mak, Brian HL" w:date="2022-06-07T10:49:00Z">
                  <w:rPr/>
                </w:rPrChange>
              </w:rPr>
            </w:pPr>
          </w:p>
        </w:tc>
        <w:tc>
          <w:tcPr>
            <w:tcW w:w="1890" w:type="dxa"/>
            <w:vAlign w:val="bottom"/>
          </w:tcPr>
          <w:p w14:paraId="5EC6B338" w14:textId="77777777" w:rsidR="00F770AE" w:rsidRPr="00B82A05" w:rsidRDefault="00F770AE" w:rsidP="00F770AE">
            <w:pPr>
              <w:pStyle w:val="TableText"/>
              <w:tabs>
                <w:tab w:val="decimal" w:pos="1602"/>
              </w:tabs>
              <w:ind w:left="162" w:right="-198" w:firstLine="0"/>
              <w:rPr>
                <w:sz w:val="18"/>
                <w:szCs w:val="18"/>
                <w:rPrChange w:id="196" w:author="Mak, Brian HL" w:date="2022-06-07T10:49:00Z">
                  <w:rPr/>
                </w:rPrChange>
              </w:rPr>
            </w:pPr>
          </w:p>
        </w:tc>
      </w:tr>
      <w:tr w:rsidR="00F770AE" w:rsidRPr="00352C98" w14:paraId="21FBB231" w14:textId="77777777" w:rsidTr="003D42C1">
        <w:tblPrEx>
          <w:tblLook w:val="01E0" w:firstRow="1" w:lastRow="1" w:firstColumn="1" w:lastColumn="1" w:noHBand="0" w:noVBand="0"/>
        </w:tblPrEx>
        <w:tc>
          <w:tcPr>
            <w:tcW w:w="5556" w:type="dxa"/>
            <w:vAlign w:val="bottom"/>
          </w:tcPr>
          <w:p w14:paraId="46D7AED2" w14:textId="77777777" w:rsidR="00F770AE" w:rsidRPr="00352C98" w:rsidRDefault="00F770AE" w:rsidP="00F770AE">
            <w:pPr>
              <w:pStyle w:val="TableText"/>
            </w:pPr>
            <w:r w:rsidRPr="00352C98">
              <w:t>At 1 January</w:t>
            </w:r>
          </w:p>
        </w:tc>
        <w:tc>
          <w:tcPr>
            <w:tcW w:w="1890" w:type="dxa"/>
            <w:vAlign w:val="bottom"/>
          </w:tcPr>
          <w:p w14:paraId="5B5A867A" w14:textId="3D2C1611" w:rsidR="00F770AE" w:rsidRPr="00352C98" w:rsidRDefault="00F770AE" w:rsidP="00F770AE">
            <w:pPr>
              <w:pStyle w:val="TableText"/>
              <w:tabs>
                <w:tab w:val="decimal" w:pos="1602"/>
              </w:tabs>
              <w:ind w:left="273" w:right="-198" w:firstLine="0"/>
            </w:pPr>
            <w:r>
              <w:t>1,168</w:t>
            </w:r>
          </w:p>
        </w:tc>
        <w:tc>
          <w:tcPr>
            <w:tcW w:w="1890" w:type="dxa"/>
            <w:vAlign w:val="bottom"/>
          </w:tcPr>
          <w:p w14:paraId="3AE5EE82" w14:textId="3617ECF0" w:rsidR="00F770AE" w:rsidRPr="00352C98" w:rsidRDefault="00F770AE" w:rsidP="00F770AE">
            <w:pPr>
              <w:pStyle w:val="TableText"/>
              <w:tabs>
                <w:tab w:val="decimal" w:pos="1602"/>
              </w:tabs>
              <w:ind w:right="-198"/>
            </w:pPr>
            <w:r>
              <w:t>-</w:t>
            </w:r>
          </w:p>
        </w:tc>
      </w:tr>
      <w:tr w:rsidR="00F770AE" w:rsidRPr="00352C98" w14:paraId="17A1A013" w14:textId="77777777" w:rsidTr="003D42C1">
        <w:tblPrEx>
          <w:tblLook w:val="01E0" w:firstRow="1" w:lastRow="1" w:firstColumn="1" w:lastColumn="1" w:noHBand="0" w:noVBand="0"/>
        </w:tblPrEx>
        <w:tc>
          <w:tcPr>
            <w:tcW w:w="5556" w:type="dxa"/>
            <w:vAlign w:val="bottom"/>
          </w:tcPr>
          <w:p w14:paraId="4FEFC7C8" w14:textId="77777777" w:rsidR="00F770AE" w:rsidRPr="00352C98" w:rsidRDefault="00F770AE" w:rsidP="00F770AE">
            <w:pPr>
              <w:pStyle w:val="TableText"/>
            </w:pPr>
            <w:r w:rsidRPr="00352C98">
              <w:t>Impairment loss recognised</w:t>
            </w:r>
          </w:p>
        </w:tc>
        <w:tc>
          <w:tcPr>
            <w:tcW w:w="1890" w:type="dxa"/>
            <w:vAlign w:val="bottom"/>
          </w:tcPr>
          <w:p w14:paraId="3CD03686" w14:textId="672E8ACB" w:rsidR="00F770AE" w:rsidRPr="00352C98" w:rsidRDefault="00BC0E66" w:rsidP="00F770AE">
            <w:pPr>
              <w:pStyle w:val="TableText"/>
              <w:tabs>
                <w:tab w:val="decimal" w:pos="1602"/>
              </w:tabs>
              <w:ind w:left="162" w:right="-198" w:firstLine="0"/>
            </w:pPr>
            <w:del w:id="197" w:author="Mak, Brian HL" w:date="2022-06-07T10:38:00Z">
              <w:r w:rsidDel="002A40BD">
                <w:delText>22</w:delText>
              </w:r>
            </w:del>
            <w:ins w:id="198" w:author="Mak, Brian HL" w:date="2022-06-07T10:38:00Z">
              <w:r w:rsidR="002A40BD">
                <w:t>21</w:t>
              </w:r>
            </w:ins>
          </w:p>
        </w:tc>
        <w:tc>
          <w:tcPr>
            <w:tcW w:w="1890" w:type="dxa"/>
            <w:vAlign w:val="bottom"/>
          </w:tcPr>
          <w:p w14:paraId="1AC8779E" w14:textId="6D2261C3" w:rsidR="00F770AE" w:rsidRPr="00352C98" w:rsidRDefault="00F770AE" w:rsidP="00F770AE">
            <w:pPr>
              <w:pStyle w:val="TableText"/>
              <w:tabs>
                <w:tab w:val="decimal" w:pos="1602"/>
              </w:tabs>
              <w:ind w:left="162" w:right="-198" w:firstLine="0"/>
            </w:pPr>
            <w:r>
              <w:t>1,773</w:t>
            </w:r>
          </w:p>
        </w:tc>
      </w:tr>
      <w:tr w:rsidR="00F770AE" w:rsidRPr="00352C98" w14:paraId="502ACD3C" w14:textId="77777777" w:rsidTr="003D42C1">
        <w:tblPrEx>
          <w:tblLook w:val="01E0" w:firstRow="1" w:lastRow="1" w:firstColumn="1" w:lastColumn="1" w:noHBand="0" w:noVBand="0"/>
        </w:tblPrEx>
        <w:tc>
          <w:tcPr>
            <w:tcW w:w="5556" w:type="dxa"/>
            <w:vAlign w:val="bottom"/>
          </w:tcPr>
          <w:p w14:paraId="2E86AACE" w14:textId="77777777" w:rsidR="00F770AE" w:rsidRPr="00352C98" w:rsidRDefault="00F770AE" w:rsidP="00F770AE">
            <w:pPr>
              <w:pStyle w:val="TableText"/>
            </w:pPr>
            <w:r>
              <w:t>Uncollectible amounts written off</w:t>
            </w:r>
          </w:p>
        </w:tc>
        <w:tc>
          <w:tcPr>
            <w:tcW w:w="1890" w:type="dxa"/>
            <w:vAlign w:val="bottom"/>
          </w:tcPr>
          <w:p w14:paraId="7F53799F" w14:textId="7FEC2286" w:rsidR="00F770AE" w:rsidRDefault="00BC0E66" w:rsidP="002A40BD">
            <w:pPr>
              <w:pStyle w:val="TableText"/>
              <w:tabs>
                <w:tab w:val="decimal" w:pos="1602"/>
              </w:tabs>
              <w:ind w:left="162" w:right="-198" w:firstLine="0"/>
            </w:pPr>
            <w:r>
              <w:t>(</w:t>
            </w:r>
            <w:del w:id="199" w:author="Mak, Brian HL" w:date="2022-06-07T10:38:00Z">
              <w:r w:rsidDel="002A40BD">
                <w:delText>1,190</w:delText>
              </w:r>
            </w:del>
            <w:ins w:id="200" w:author="Mak, Brian HL" w:date="2022-06-07T10:38:00Z">
              <w:r w:rsidR="002A40BD">
                <w:t>1,189</w:t>
              </w:r>
            </w:ins>
            <w:r>
              <w:t>)</w:t>
            </w:r>
          </w:p>
        </w:tc>
        <w:tc>
          <w:tcPr>
            <w:tcW w:w="1890" w:type="dxa"/>
            <w:vAlign w:val="bottom"/>
          </w:tcPr>
          <w:p w14:paraId="406DD255" w14:textId="2A9C6207" w:rsidR="00F770AE" w:rsidRDefault="00F770AE" w:rsidP="00F770AE">
            <w:pPr>
              <w:pStyle w:val="TableText"/>
              <w:tabs>
                <w:tab w:val="decimal" w:pos="1602"/>
              </w:tabs>
              <w:ind w:left="162" w:right="-198" w:firstLine="0"/>
            </w:pPr>
            <w:r>
              <w:t>(605)</w:t>
            </w:r>
          </w:p>
        </w:tc>
      </w:tr>
      <w:tr w:rsidR="00F770AE" w:rsidRPr="00352C98" w14:paraId="4B6510FA" w14:textId="77777777" w:rsidTr="003D42C1">
        <w:tblPrEx>
          <w:tblLook w:val="01E0" w:firstRow="1" w:lastRow="1" w:firstColumn="1" w:lastColumn="1" w:noHBand="0" w:noVBand="0"/>
        </w:tblPrEx>
        <w:tc>
          <w:tcPr>
            <w:tcW w:w="5556" w:type="dxa"/>
            <w:vAlign w:val="bottom"/>
          </w:tcPr>
          <w:p w14:paraId="15106625" w14:textId="77777777" w:rsidR="00F770AE" w:rsidRPr="00B82A05" w:rsidRDefault="00F770AE" w:rsidP="00F770AE">
            <w:pPr>
              <w:pStyle w:val="TableText"/>
              <w:rPr>
                <w:sz w:val="18"/>
                <w:szCs w:val="18"/>
                <w:rPrChange w:id="201" w:author="Mak, Brian HL" w:date="2022-06-07T10:49:00Z">
                  <w:rPr/>
                </w:rPrChange>
              </w:rPr>
            </w:pPr>
          </w:p>
        </w:tc>
        <w:tc>
          <w:tcPr>
            <w:tcW w:w="1890" w:type="dxa"/>
          </w:tcPr>
          <w:p w14:paraId="312B49C5" w14:textId="77777777" w:rsidR="00F770AE" w:rsidRPr="00156B08" w:rsidRDefault="00F770AE" w:rsidP="00F770AE">
            <w:pPr>
              <w:pStyle w:val="TableText"/>
              <w:tabs>
                <w:tab w:val="decimal" w:pos="1602"/>
                <w:tab w:val="right" w:pos="1872"/>
              </w:tabs>
              <w:spacing w:line="160" w:lineRule="exact"/>
              <w:ind w:left="259" w:right="-198" w:firstLine="9"/>
              <w:rPr>
                <w:sz w:val="24"/>
                <w:u w:val="single"/>
                <w:vertAlign w:val="superscript"/>
              </w:rPr>
            </w:pPr>
            <w:r w:rsidRPr="00352C98">
              <w:rPr>
                <w:sz w:val="24"/>
                <w:u w:val="single"/>
                <w:vertAlign w:val="superscript"/>
              </w:rPr>
              <w:tab/>
            </w:r>
          </w:p>
        </w:tc>
        <w:tc>
          <w:tcPr>
            <w:tcW w:w="1890" w:type="dxa"/>
          </w:tcPr>
          <w:p w14:paraId="64B9EA79" w14:textId="057AAC45" w:rsidR="00F770AE" w:rsidRPr="00156B08" w:rsidRDefault="00F770AE" w:rsidP="00F770AE">
            <w:pPr>
              <w:pStyle w:val="TableText"/>
              <w:tabs>
                <w:tab w:val="decimal" w:pos="1602"/>
                <w:tab w:val="right" w:pos="1872"/>
              </w:tabs>
              <w:spacing w:line="160" w:lineRule="exact"/>
              <w:ind w:left="259" w:right="-198" w:firstLine="9"/>
              <w:rPr>
                <w:sz w:val="24"/>
                <w:u w:val="single"/>
                <w:vertAlign w:val="superscript"/>
              </w:rPr>
            </w:pPr>
            <w:r w:rsidRPr="00352C98">
              <w:rPr>
                <w:sz w:val="24"/>
                <w:u w:val="single"/>
                <w:vertAlign w:val="superscript"/>
              </w:rPr>
              <w:tab/>
            </w:r>
          </w:p>
        </w:tc>
      </w:tr>
      <w:tr w:rsidR="00F770AE" w:rsidRPr="00352C98" w14:paraId="303ED494" w14:textId="77777777" w:rsidTr="003D42C1">
        <w:tblPrEx>
          <w:tblLook w:val="01E0" w:firstRow="1" w:lastRow="1" w:firstColumn="1" w:lastColumn="1" w:noHBand="0" w:noVBand="0"/>
        </w:tblPrEx>
        <w:tc>
          <w:tcPr>
            <w:tcW w:w="5556" w:type="dxa"/>
            <w:vAlign w:val="bottom"/>
          </w:tcPr>
          <w:p w14:paraId="7F492BAC" w14:textId="77777777" w:rsidR="00F770AE" w:rsidRPr="00352C98" w:rsidRDefault="00F770AE" w:rsidP="00F770AE">
            <w:pPr>
              <w:pStyle w:val="TableText"/>
            </w:pPr>
            <w:r w:rsidRPr="00352C98">
              <w:t>At 31 December</w:t>
            </w:r>
          </w:p>
        </w:tc>
        <w:tc>
          <w:tcPr>
            <w:tcW w:w="1890" w:type="dxa"/>
            <w:vAlign w:val="bottom"/>
          </w:tcPr>
          <w:p w14:paraId="351D520E" w14:textId="12D53F10" w:rsidR="00F770AE" w:rsidRPr="00352C98" w:rsidRDefault="00BC0E66" w:rsidP="00F770AE">
            <w:pPr>
              <w:pStyle w:val="TableText"/>
              <w:tabs>
                <w:tab w:val="decimal" w:pos="1602"/>
              </w:tabs>
              <w:ind w:right="-198"/>
            </w:pPr>
            <w:r>
              <w:t>-</w:t>
            </w:r>
          </w:p>
        </w:tc>
        <w:tc>
          <w:tcPr>
            <w:tcW w:w="1890" w:type="dxa"/>
            <w:vAlign w:val="bottom"/>
          </w:tcPr>
          <w:p w14:paraId="40E1C491" w14:textId="10F8AC48" w:rsidR="00F770AE" w:rsidRPr="00352C98" w:rsidRDefault="00F770AE" w:rsidP="00F770AE">
            <w:pPr>
              <w:pStyle w:val="TableText"/>
              <w:tabs>
                <w:tab w:val="decimal" w:pos="1602"/>
              </w:tabs>
              <w:ind w:left="162" w:right="-198" w:firstLine="0"/>
            </w:pPr>
            <w:r>
              <w:t>1,168</w:t>
            </w:r>
          </w:p>
        </w:tc>
      </w:tr>
      <w:tr w:rsidR="00F770AE" w:rsidRPr="00352C98" w14:paraId="23F0509D" w14:textId="77777777" w:rsidTr="003D42C1">
        <w:tblPrEx>
          <w:tblLook w:val="01E0" w:firstRow="1" w:lastRow="1" w:firstColumn="1" w:lastColumn="1" w:noHBand="0" w:noVBand="0"/>
        </w:tblPrEx>
        <w:tc>
          <w:tcPr>
            <w:tcW w:w="5556" w:type="dxa"/>
            <w:vAlign w:val="bottom"/>
          </w:tcPr>
          <w:p w14:paraId="756E0CCD" w14:textId="77777777" w:rsidR="00F770AE" w:rsidRPr="00352C98" w:rsidRDefault="00F770AE" w:rsidP="00F770AE">
            <w:pPr>
              <w:pStyle w:val="TableText"/>
            </w:pPr>
          </w:p>
        </w:tc>
        <w:tc>
          <w:tcPr>
            <w:tcW w:w="1890" w:type="dxa"/>
          </w:tcPr>
          <w:p w14:paraId="19EE08EA" w14:textId="77777777" w:rsidR="00F770AE" w:rsidRPr="00156B08" w:rsidRDefault="00F770AE" w:rsidP="00F770AE">
            <w:pPr>
              <w:pStyle w:val="TableText"/>
              <w:tabs>
                <w:tab w:val="decimal" w:pos="1602"/>
                <w:tab w:val="right" w:pos="1872"/>
              </w:tabs>
              <w:spacing w:line="160" w:lineRule="exact"/>
              <w:ind w:left="259" w:right="-198" w:firstLine="9"/>
              <w:rPr>
                <w:sz w:val="24"/>
                <w:u w:val="double"/>
                <w:vertAlign w:val="superscript"/>
              </w:rPr>
            </w:pPr>
            <w:r w:rsidRPr="00352C98">
              <w:rPr>
                <w:sz w:val="24"/>
                <w:u w:val="double"/>
                <w:vertAlign w:val="superscript"/>
              </w:rPr>
              <w:tab/>
            </w:r>
          </w:p>
        </w:tc>
        <w:tc>
          <w:tcPr>
            <w:tcW w:w="1890" w:type="dxa"/>
          </w:tcPr>
          <w:p w14:paraId="5BD8B6F9" w14:textId="77777777" w:rsidR="00F770AE" w:rsidRPr="00156B08" w:rsidRDefault="00F770AE" w:rsidP="00F770AE">
            <w:pPr>
              <w:pStyle w:val="TableText"/>
              <w:tabs>
                <w:tab w:val="decimal" w:pos="1602"/>
                <w:tab w:val="right" w:pos="1872"/>
              </w:tabs>
              <w:spacing w:line="160" w:lineRule="exact"/>
              <w:ind w:left="259" w:right="-198" w:firstLine="9"/>
              <w:rPr>
                <w:sz w:val="24"/>
                <w:u w:val="double"/>
                <w:vertAlign w:val="superscript"/>
              </w:rPr>
            </w:pPr>
            <w:r w:rsidRPr="00352C98">
              <w:rPr>
                <w:sz w:val="24"/>
                <w:u w:val="double"/>
                <w:vertAlign w:val="superscript"/>
              </w:rPr>
              <w:tab/>
            </w:r>
          </w:p>
        </w:tc>
      </w:tr>
    </w:tbl>
    <w:p w14:paraId="58C9941D" w14:textId="77777777" w:rsidR="00450227" w:rsidRPr="00B82A05" w:rsidRDefault="00450227">
      <w:pPr>
        <w:rPr>
          <w:sz w:val="18"/>
          <w:szCs w:val="18"/>
          <w:rPrChange w:id="202" w:author="Mak, Brian HL" w:date="2022-06-07T10:49:00Z">
            <w:rPr/>
          </w:rPrChange>
        </w:rPr>
      </w:pPr>
    </w:p>
    <w:p w14:paraId="484413D2" w14:textId="77777777" w:rsidR="00176056" w:rsidRPr="007F5117" w:rsidRDefault="00176056">
      <w:pPr>
        <w:pStyle w:val="Heading2"/>
        <w:spacing w:before="0"/>
        <w:rPr>
          <w:rFonts w:cs="Arial"/>
        </w:rPr>
      </w:pPr>
      <w:r w:rsidRPr="007F5117">
        <w:rPr>
          <w:rFonts w:cs="Arial"/>
        </w:rPr>
        <w:t>10</w:t>
      </w:r>
      <w:r w:rsidRPr="007F5117">
        <w:rPr>
          <w:rFonts w:cs="Arial"/>
        </w:rPr>
        <w:tab/>
        <w:t>Amount(s) due from</w:t>
      </w:r>
      <w:proofErr w:type="gramStart"/>
      <w:r w:rsidRPr="007F5117">
        <w:rPr>
          <w:rFonts w:cs="Arial"/>
        </w:rPr>
        <w:t>/(</w:t>
      </w:r>
      <w:proofErr w:type="gramEnd"/>
      <w:r w:rsidRPr="007F5117">
        <w:rPr>
          <w:rFonts w:cs="Arial"/>
        </w:rPr>
        <w:t xml:space="preserve">to) the ultimate holding company, </w:t>
      </w:r>
      <w:r w:rsidR="00E704EF" w:rsidRPr="007F5117">
        <w:rPr>
          <w:rFonts w:cs="Arial"/>
        </w:rPr>
        <w:t xml:space="preserve">the intermediate holding company, </w:t>
      </w:r>
      <w:r w:rsidRPr="007F5117">
        <w:rPr>
          <w:rFonts w:cs="Arial"/>
        </w:rPr>
        <w:t>the immediate holding company and fellow subsidiaries</w:t>
      </w:r>
    </w:p>
    <w:p w14:paraId="76B93FB8" w14:textId="77777777" w:rsidR="00450227" w:rsidRPr="00B82A05" w:rsidRDefault="00450227">
      <w:pPr>
        <w:pStyle w:val="BodyText"/>
        <w:spacing w:before="0"/>
        <w:rPr>
          <w:sz w:val="18"/>
          <w:szCs w:val="18"/>
          <w:lang w:val="en-GB"/>
          <w:rPrChange w:id="203" w:author="Mak, Brian HL" w:date="2022-06-07T10:49:00Z">
            <w:rPr>
              <w:lang w:val="en-GB"/>
            </w:rPr>
          </w:rPrChange>
        </w:rPr>
      </w:pPr>
    </w:p>
    <w:p w14:paraId="3BCE6D48" w14:textId="5CC33D6C" w:rsidR="00176056" w:rsidRDefault="00AC4AAC">
      <w:pPr>
        <w:pStyle w:val="BodyText"/>
        <w:spacing w:before="0"/>
        <w:rPr>
          <w:lang w:val="en-GB"/>
        </w:rPr>
      </w:pPr>
      <w:r w:rsidRPr="007F5117">
        <w:rPr>
          <w:lang w:val="en-GB"/>
        </w:rPr>
        <w:t xml:space="preserve">As at 31 December </w:t>
      </w:r>
      <w:r w:rsidR="00D40DD4" w:rsidRPr="00C469D4">
        <w:rPr>
          <w:lang w:val="en-GB"/>
        </w:rPr>
        <w:t>20</w:t>
      </w:r>
      <w:r w:rsidR="00344579">
        <w:rPr>
          <w:lang w:val="en-GB"/>
        </w:rPr>
        <w:t>2</w:t>
      </w:r>
      <w:r w:rsidR="00F770AE">
        <w:rPr>
          <w:lang w:val="en-GB"/>
        </w:rPr>
        <w:t>1</w:t>
      </w:r>
      <w:r w:rsidRPr="007F5117">
        <w:rPr>
          <w:lang w:val="en-GB"/>
        </w:rPr>
        <w:t xml:space="preserve"> and </w:t>
      </w:r>
      <w:r w:rsidR="00D40DD4" w:rsidRPr="00C469D4">
        <w:rPr>
          <w:lang w:val="en-GB"/>
        </w:rPr>
        <w:t>20</w:t>
      </w:r>
      <w:r w:rsidR="00F770AE">
        <w:rPr>
          <w:lang w:val="en-GB"/>
        </w:rPr>
        <w:t>20</w:t>
      </w:r>
      <w:r w:rsidRPr="007F5117">
        <w:rPr>
          <w:lang w:val="en-GB"/>
        </w:rPr>
        <w:t xml:space="preserve">, all of the amounts </w:t>
      </w:r>
      <w:r w:rsidR="00344579">
        <w:rPr>
          <w:lang w:val="en-GB"/>
        </w:rPr>
        <w:t>are</w:t>
      </w:r>
      <w:r w:rsidR="00176056" w:rsidRPr="007F5117">
        <w:rPr>
          <w:lang w:val="en-GB"/>
        </w:rPr>
        <w:t xml:space="preserve"> unsecured, interest-free and recoverable</w:t>
      </w:r>
      <w:proofErr w:type="gramStart"/>
      <w:r w:rsidR="00176056" w:rsidRPr="007F5117">
        <w:rPr>
          <w:lang w:val="en-GB"/>
        </w:rPr>
        <w:t>/(</w:t>
      </w:r>
      <w:proofErr w:type="gramEnd"/>
      <w:r w:rsidR="00176056" w:rsidRPr="007F5117">
        <w:rPr>
          <w:lang w:val="en-GB"/>
        </w:rPr>
        <w:t>repayable) on demand.</w:t>
      </w:r>
    </w:p>
    <w:p w14:paraId="7B63653F" w14:textId="77777777" w:rsidR="00D12972" w:rsidRPr="00B82A05" w:rsidRDefault="00D12972">
      <w:pPr>
        <w:pStyle w:val="BodyText"/>
        <w:spacing w:before="0"/>
        <w:rPr>
          <w:sz w:val="18"/>
          <w:szCs w:val="18"/>
          <w:lang w:val="en-GB"/>
          <w:rPrChange w:id="204" w:author="Mak, Brian HL" w:date="2022-06-07T10:49:00Z">
            <w:rPr>
              <w:lang w:val="en-GB"/>
            </w:rPr>
          </w:rPrChange>
        </w:rPr>
      </w:pPr>
    </w:p>
    <w:p w14:paraId="79432B4F" w14:textId="40693EAD" w:rsidR="00176056" w:rsidRPr="007F5117" w:rsidRDefault="00117061">
      <w:pPr>
        <w:pStyle w:val="Heading2"/>
        <w:spacing w:before="0"/>
        <w:ind w:left="-567" w:firstLine="0"/>
        <w:rPr>
          <w:rFonts w:cs="Arial"/>
        </w:rPr>
      </w:pPr>
      <w:r w:rsidRPr="007F5117">
        <w:rPr>
          <w:rFonts w:cs="Arial"/>
        </w:rPr>
        <w:t>11</w:t>
      </w:r>
      <w:r w:rsidRPr="007F5117">
        <w:rPr>
          <w:rFonts w:cs="Arial"/>
        </w:rPr>
        <w:tab/>
        <w:t xml:space="preserve">Trade and other payables </w:t>
      </w:r>
    </w:p>
    <w:tbl>
      <w:tblPr>
        <w:tblW w:w="9353" w:type="dxa"/>
        <w:tblLayout w:type="fixed"/>
        <w:tblLook w:val="01E0" w:firstRow="1" w:lastRow="1" w:firstColumn="1" w:lastColumn="1" w:noHBand="0" w:noVBand="0"/>
      </w:tblPr>
      <w:tblGrid>
        <w:gridCol w:w="5573"/>
        <w:gridCol w:w="1890"/>
        <w:gridCol w:w="1890"/>
      </w:tblGrid>
      <w:tr w:rsidR="00176056" w:rsidRPr="00B82A05" w14:paraId="7569FC94" w14:textId="77777777" w:rsidTr="00530A52">
        <w:tc>
          <w:tcPr>
            <w:tcW w:w="5573" w:type="dxa"/>
            <w:vAlign w:val="bottom"/>
          </w:tcPr>
          <w:p w14:paraId="20E172D5" w14:textId="77777777" w:rsidR="00176056" w:rsidRPr="00B82A05" w:rsidRDefault="00176056">
            <w:pPr>
              <w:pStyle w:val="TableText"/>
              <w:rPr>
                <w:sz w:val="18"/>
                <w:szCs w:val="18"/>
                <w:rPrChange w:id="205" w:author="Mak, Brian HL" w:date="2022-06-07T10:49:00Z">
                  <w:rPr/>
                </w:rPrChange>
              </w:rPr>
            </w:pPr>
          </w:p>
        </w:tc>
        <w:tc>
          <w:tcPr>
            <w:tcW w:w="1890" w:type="dxa"/>
            <w:vAlign w:val="bottom"/>
          </w:tcPr>
          <w:p w14:paraId="03FF160C" w14:textId="77777777" w:rsidR="00176056" w:rsidRPr="00B82A05" w:rsidRDefault="00176056">
            <w:pPr>
              <w:pStyle w:val="TableTitle"/>
              <w:rPr>
                <w:sz w:val="18"/>
                <w:szCs w:val="18"/>
                <w:rPrChange w:id="206" w:author="Mak, Brian HL" w:date="2022-06-07T10:49:00Z">
                  <w:rPr/>
                </w:rPrChange>
              </w:rPr>
            </w:pPr>
          </w:p>
        </w:tc>
        <w:tc>
          <w:tcPr>
            <w:tcW w:w="1890" w:type="dxa"/>
            <w:vAlign w:val="bottom"/>
          </w:tcPr>
          <w:p w14:paraId="6BFD7477" w14:textId="77777777" w:rsidR="00176056" w:rsidRPr="00B82A05" w:rsidRDefault="00176056">
            <w:pPr>
              <w:pStyle w:val="TableTitle"/>
              <w:rPr>
                <w:sz w:val="18"/>
                <w:szCs w:val="18"/>
                <w:rPrChange w:id="207" w:author="Mak, Brian HL" w:date="2022-06-07T10:49:00Z">
                  <w:rPr/>
                </w:rPrChange>
              </w:rPr>
            </w:pPr>
          </w:p>
        </w:tc>
      </w:tr>
      <w:tr w:rsidR="00F770AE" w:rsidRPr="007F5117" w14:paraId="748D8AC7" w14:textId="77777777" w:rsidTr="00530A52">
        <w:tc>
          <w:tcPr>
            <w:tcW w:w="5573" w:type="dxa"/>
            <w:vAlign w:val="bottom"/>
          </w:tcPr>
          <w:p w14:paraId="7E0BA3A3" w14:textId="77777777" w:rsidR="00F770AE" w:rsidRPr="007F5117" w:rsidRDefault="00F770AE" w:rsidP="00F770AE">
            <w:pPr>
              <w:pStyle w:val="TableText"/>
            </w:pPr>
          </w:p>
        </w:tc>
        <w:tc>
          <w:tcPr>
            <w:tcW w:w="1890" w:type="dxa"/>
            <w:vAlign w:val="bottom"/>
            <w:hideMark/>
          </w:tcPr>
          <w:p w14:paraId="1F919762" w14:textId="3735A5B1" w:rsidR="00F770AE" w:rsidRPr="007F5117" w:rsidRDefault="00F770AE" w:rsidP="00F770AE">
            <w:pPr>
              <w:pStyle w:val="TableTitle"/>
            </w:pPr>
            <w:r w:rsidRPr="00C469D4">
              <w:t>20</w:t>
            </w:r>
            <w:r w:rsidRPr="007F5117">
              <w:t>2</w:t>
            </w:r>
            <w:r>
              <w:t>1</w:t>
            </w:r>
          </w:p>
        </w:tc>
        <w:tc>
          <w:tcPr>
            <w:tcW w:w="1890" w:type="dxa"/>
            <w:vAlign w:val="bottom"/>
            <w:hideMark/>
          </w:tcPr>
          <w:p w14:paraId="2F69451F" w14:textId="2FAF375D" w:rsidR="00F770AE" w:rsidRPr="007F5117" w:rsidRDefault="00F770AE" w:rsidP="00F770AE">
            <w:pPr>
              <w:pStyle w:val="TableTitle"/>
              <w:rPr>
                <w:rFonts w:cs="Arial"/>
              </w:rPr>
            </w:pPr>
            <w:r w:rsidRPr="00C469D4">
              <w:t>20</w:t>
            </w:r>
            <w:r w:rsidRPr="007F5117">
              <w:t>20</w:t>
            </w:r>
          </w:p>
        </w:tc>
      </w:tr>
      <w:tr w:rsidR="00F770AE" w:rsidRPr="007F5117" w14:paraId="54CEF87C" w14:textId="77777777" w:rsidTr="00530A52">
        <w:tc>
          <w:tcPr>
            <w:tcW w:w="5573" w:type="dxa"/>
            <w:vAlign w:val="bottom"/>
          </w:tcPr>
          <w:p w14:paraId="7511F04C" w14:textId="77777777" w:rsidR="00F770AE" w:rsidRPr="007F5117" w:rsidRDefault="00F770AE" w:rsidP="00F770AE">
            <w:pPr>
              <w:pStyle w:val="TableText"/>
            </w:pPr>
          </w:p>
        </w:tc>
        <w:tc>
          <w:tcPr>
            <w:tcW w:w="1890" w:type="dxa"/>
            <w:vAlign w:val="bottom"/>
            <w:hideMark/>
          </w:tcPr>
          <w:p w14:paraId="4C3C8520" w14:textId="77777777" w:rsidR="00F770AE" w:rsidRPr="007F5117" w:rsidRDefault="00F770AE" w:rsidP="00F770AE">
            <w:pPr>
              <w:pStyle w:val="TableTitle"/>
              <w:rPr>
                <w:i w:val="0"/>
              </w:rPr>
            </w:pPr>
            <w:r w:rsidRPr="007F5117">
              <w:rPr>
                <w:i w:val="0"/>
              </w:rPr>
              <w:t>$’000</w:t>
            </w:r>
          </w:p>
        </w:tc>
        <w:tc>
          <w:tcPr>
            <w:tcW w:w="1890" w:type="dxa"/>
            <w:vAlign w:val="bottom"/>
            <w:hideMark/>
          </w:tcPr>
          <w:p w14:paraId="48CBFDA8" w14:textId="43CBD552" w:rsidR="00F770AE" w:rsidRPr="007F5117" w:rsidRDefault="00F770AE" w:rsidP="00F770AE">
            <w:pPr>
              <w:pStyle w:val="TableTitle"/>
              <w:rPr>
                <w:rFonts w:cs="Arial"/>
                <w:i w:val="0"/>
              </w:rPr>
            </w:pPr>
            <w:r w:rsidRPr="007F5117">
              <w:rPr>
                <w:i w:val="0"/>
              </w:rPr>
              <w:t>$’000</w:t>
            </w:r>
          </w:p>
        </w:tc>
      </w:tr>
      <w:tr w:rsidR="00F770AE" w:rsidRPr="00B82A05" w14:paraId="6D699C30" w14:textId="77777777" w:rsidTr="00530A52">
        <w:tc>
          <w:tcPr>
            <w:tcW w:w="5573" w:type="dxa"/>
            <w:vAlign w:val="bottom"/>
          </w:tcPr>
          <w:p w14:paraId="231FA0D0" w14:textId="77777777" w:rsidR="00F770AE" w:rsidRPr="00B82A05" w:rsidRDefault="00F770AE" w:rsidP="00F770AE">
            <w:pPr>
              <w:pStyle w:val="TableText"/>
              <w:rPr>
                <w:sz w:val="18"/>
                <w:szCs w:val="18"/>
                <w:rPrChange w:id="208" w:author="Mak, Brian HL" w:date="2022-06-07T10:49:00Z">
                  <w:rPr/>
                </w:rPrChange>
              </w:rPr>
            </w:pPr>
          </w:p>
        </w:tc>
        <w:tc>
          <w:tcPr>
            <w:tcW w:w="1890" w:type="dxa"/>
            <w:vAlign w:val="bottom"/>
          </w:tcPr>
          <w:p w14:paraId="0F691765" w14:textId="77777777" w:rsidR="00F770AE" w:rsidRPr="00B82A05" w:rsidRDefault="00F770AE" w:rsidP="00F770AE">
            <w:pPr>
              <w:pStyle w:val="TableText"/>
              <w:tabs>
                <w:tab w:val="decimal" w:pos="1602"/>
              </w:tabs>
              <w:ind w:left="162" w:right="-198" w:firstLine="0"/>
              <w:rPr>
                <w:sz w:val="18"/>
                <w:szCs w:val="18"/>
                <w:rPrChange w:id="209" w:author="Mak, Brian HL" w:date="2022-06-07T10:49:00Z">
                  <w:rPr/>
                </w:rPrChange>
              </w:rPr>
            </w:pPr>
          </w:p>
        </w:tc>
        <w:tc>
          <w:tcPr>
            <w:tcW w:w="1890" w:type="dxa"/>
            <w:vAlign w:val="bottom"/>
          </w:tcPr>
          <w:p w14:paraId="4DB32A46" w14:textId="77777777" w:rsidR="00F770AE" w:rsidRPr="00B82A05" w:rsidRDefault="00F770AE" w:rsidP="00F770AE">
            <w:pPr>
              <w:pStyle w:val="TableText"/>
              <w:tabs>
                <w:tab w:val="decimal" w:pos="1602"/>
              </w:tabs>
              <w:ind w:left="162" w:right="-198" w:firstLine="0"/>
              <w:jc w:val="both"/>
              <w:rPr>
                <w:rFonts w:cs="Arial"/>
                <w:sz w:val="18"/>
                <w:szCs w:val="18"/>
                <w:rPrChange w:id="210" w:author="Mak, Brian HL" w:date="2022-06-07T10:49:00Z">
                  <w:rPr>
                    <w:rFonts w:cs="Arial"/>
                    <w:sz w:val="19"/>
                    <w:szCs w:val="19"/>
                  </w:rPr>
                </w:rPrChange>
              </w:rPr>
            </w:pPr>
          </w:p>
        </w:tc>
      </w:tr>
      <w:tr w:rsidR="00F770AE" w:rsidRPr="007F5117" w14:paraId="241C6C50" w14:textId="77777777" w:rsidTr="00530A52">
        <w:tc>
          <w:tcPr>
            <w:tcW w:w="5573" w:type="dxa"/>
            <w:vAlign w:val="bottom"/>
          </w:tcPr>
          <w:p w14:paraId="0799D8B3" w14:textId="77777777" w:rsidR="00F770AE" w:rsidRPr="007F5117" w:rsidRDefault="00F770AE" w:rsidP="00F770AE">
            <w:pPr>
              <w:pStyle w:val="TableText"/>
              <w:rPr>
                <w:rFonts w:cs="Arial"/>
                <w:szCs w:val="22"/>
              </w:rPr>
            </w:pPr>
            <w:r w:rsidRPr="007F5117">
              <w:rPr>
                <w:rFonts w:cs="Arial"/>
                <w:szCs w:val="22"/>
              </w:rPr>
              <w:t>Trade payables</w:t>
            </w:r>
          </w:p>
        </w:tc>
        <w:tc>
          <w:tcPr>
            <w:tcW w:w="1890" w:type="dxa"/>
            <w:vAlign w:val="bottom"/>
          </w:tcPr>
          <w:p w14:paraId="341AF6DD" w14:textId="12E25399" w:rsidR="00F770AE" w:rsidRPr="007F5117" w:rsidRDefault="00BC0E66" w:rsidP="00F770AE">
            <w:pPr>
              <w:pStyle w:val="TableText"/>
              <w:tabs>
                <w:tab w:val="decimal" w:pos="1602"/>
              </w:tabs>
              <w:ind w:left="162" w:right="-198" w:firstLine="0"/>
            </w:pPr>
            <w:r>
              <w:t>761</w:t>
            </w:r>
          </w:p>
        </w:tc>
        <w:tc>
          <w:tcPr>
            <w:tcW w:w="1890" w:type="dxa"/>
            <w:vAlign w:val="bottom"/>
          </w:tcPr>
          <w:p w14:paraId="097D39BB" w14:textId="526D5305" w:rsidR="00F770AE" w:rsidRPr="007F5117" w:rsidRDefault="00F770AE" w:rsidP="00F770AE">
            <w:pPr>
              <w:pStyle w:val="TableText"/>
              <w:tabs>
                <w:tab w:val="decimal" w:pos="1602"/>
              </w:tabs>
              <w:ind w:left="162" w:right="-198" w:firstLine="0"/>
            </w:pPr>
            <w:r>
              <w:t>372</w:t>
            </w:r>
          </w:p>
        </w:tc>
      </w:tr>
      <w:tr w:rsidR="00F770AE" w:rsidRPr="007F5117" w14:paraId="2C0202F6" w14:textId="77777777" w:rsidTr="00530A52">
        <w:tc>
          <w:tcPr>
            <w:tcW w:w="5573" w:type="dxa"/>
            <w:vAlign w:val="bottom"/>
          </w:tcPr>
          <w:p w14:paraId="7174076F" w14:textId="77777777" w:rsidR="00F770AE" w:rsidRPr="007F5117" w:rsidRDefault="00F770AE" w:rsidP="00F770AE">
            <w:pPr>
              <w:pStyle w:val="TableText"/>
              <w:rPr>
                <w:rFonts w:cs="Arial"/>
                <w:szCs w:val="22"/>
              </w:rPr>
            </w:pPr>
            <w:r w:rsidRPr="007F5117">
              <w:rPr>
                <w:rFonts w:cs="Arial"/>
                <w:szCs w:val="22"/>
              </w:rPr>
              <w:t>Accrued charges and other payables</w:t>
            </w:r>
          </w:p>
        </w:tc>
        <w:tc>
          <w:tcPr>
            <w:tcW w:w="1890" w:type="dxa"/>
            <w:vAlign w:val="bottom"/>
          </w:tcPr>
          <w:p w14:paraId="0B4E2D61" w14:textId="1E89CECE" w:rsidR="00F770AE" w:rsidRPr="007F5117" w:rsidRDefault="00BC0E66" w:rsidP="00F770AE">
            <w:pPr>
              <w:pStyle w:val="TableText"/>
              <w:tabs>
                <w:tab w:val="decimal" w:pos="1602"/>
              </w:tabs>
              <w:ind w:left="162" w:right="-198" w:firstLine="0"/>
            </w:pPr>
            <w:r>
              <w:t>61,766</w:t>
            </w:r>
          </w:p>
        </w:tc>
        <w:tc>
          <w:tcPr>
            <w:tcW w:w="1890" w:type="dxa"/>
            <w:vAlign w:val="bottom"/>
          </w:tcPr>
          <w:p w14:paraId="512FA60C" w14:textId="4F73B87F" w:rsidR="00F770AE" w:rsidRPr="007F5117" w:rsidRDefault="00F770AE" w:rsidP="00F770AE">
            <w:pPr>
              <w:pStyle w:val="TableText"/>
              <w:tabs>
                <w:tab w:val="decimal" w:pos="1602"/>
              </w:tabs>
              <w:ind w:left="162" w:right="-198" w:firstLine="0"/>
            </w:pPr>
            <w:r>
              <w:t>50,846</w:t>
            </w:r>
          </w:p>
        </w:tc>
      </w:tr>
      <w:tr w:rsidR="00F770AE" w:rsidRPr="007F5117" w14:paraId="58D2ED07" w14:textId="77777777" w:rsidTr="00530A52">
        <w:tc>
          <w:tcPr>
            <w:tcW w:w="5573" w:type="dxa"/>
            <w:vAlign w:val="bottom"/>
          </w:tcPr>
          <w:p w14:paraId="643860B8" w14:textId="77777777" w:rsidR="00F770AE" w:rsidRPr="00B82A05" w:rsidRDefault="00F770AE" w:rsidP="00F770AE">
            <w:pPr>
              <w:pStyle w:val="TableText"/>
              <w:rPr>
                <w:sz w:val="18"/>
                <w:szCs w:val="18"/>
                <w:rPrChange w:id="211" w:author="Mak, Brian HL" w:date="2022-06-07T10:49:00Z">
                  <w:rPr/>
                </w:rPrChange>
              </w:rPr>
            </w:pPr>
          </w:p>
        </w:tc>
        <w:tc>
          <w:tcPr>
            <w:tcW w:w="1890" w:type="dxa"/>
            <w:hideMark/>
          </w:tcPr>
          <w:p w14:paraId="61E36C60" w14:textId="77777777" w:rsidR="00F770AE" w:rsidRPr="007F5117" w:rsidRDefault="00F770AE" w:rsidP="00F770AE">
            <w:pPr>
              <w:pStyle w:val="TableText"/>
              <w:tabs>
                <w:tab w:val="decimal" w:pos="1602"/>
                <w:tab w:val="right" w:pos="1872"/>
              </w:tabs>
              <w:spacing w:line="160" w:lineRule="exact"/>
              <w:ind w:left="259" w:right="-198" w:firstLine="9"/>
              <w:rPr>
                <w:sz w:val="24"/>
                <w:u w:val="single"/>
                <w:vertAlign w:val="superscript"/>
              </w:rPr>
            </w:pPr>
            <w:r w:rsidRPr="007F5117">
              <w:rPr>
                <w:sz w:val="24"/>
                <w:u w:val="single"/>
                <w:vertAlign w:val="superscript"/>
              </w:rPr>
              <w:tab/>
            </w:r>
          </w:p>
        </w:tc>
        <w:tc>
          <w:tcPr>
            <w:tcW w:w="1890" w:type="dxa"/>
            <w:hideMark/>
          </w:tcPr>
          <w:p w14:paraId="6CC1908A" w14:textId="48E9489D" w:rsidR="00F770AE" w:rsidRPr="007F5117" w:rsidRDefault="00F770AE" w:rsidP="00F770AE">
            <w:pPr>
              <w:pStyle w:val="TableText"/>
              <w:tabs>
                <w:tab w:val="decimal" w:pos="1602"/>
                <w:tab w:val="right" w:pos="1872"/>
              </w:tabs>
              <w:spacing w:line="160" w:lineRule="exact"/>
              <w:ind w:left="259" w:right="-198" w:firstLine="9"/>
              <w:rPr>
                <w:sz w:val="24"/>
                <w:u w:val="single"/>
                <w:vertAlign w:val="superscript"/>
              </w:rPr>
            </w:pPr>
            <w:r w:rsidRPr="007F5117">
              <w:rPr>
                <w:sz w:val="24"/>
                <w:u w:val="single"/>
                <w:vertAlign w:val="superscript"/>
              </w:rPr>
              <w:tab/>
            </w:r>
          </w:p>
        </w:tc>
      </w:tr>
      <w:tr w:rsidR="00F770AE" w:rsidRPr="007F5117" w14:paraId="138836AC" w14:textId="77777777" w:rsidTr="00530A52">
        <w:tc>
          <w:tcPr>
            <w:tcW w:w="5573" w:type="dxa"/>
            <w:vAlign w:val="bottom"/>
          </w:tcPr>
          <w:p w14:paraId="2EDBF8CA" w14:textId="77777777" w:rsidR="00F770AE" w:rsidRPr="007F5117" w:rsidRDefault="00F770AE" w:rsidP="00F770AE">
            <w:pPr>
              <w:pStyle w:val="TableText"/>
              <w:rPr>
                <w:rFonts w:cs="Arial"/>
                <w:szCs w:val="22"/>
              </w:rPr>
            </w:pPr>
          </w:p>
        </w:tc>
        <w:tc>
          <w:tcPr>
            <w:tcW w:w="1890" w:type="dxa"/>
            <w:vAlign w:val="bottom"/>
          </w:tcPr>
          <w:p w14:paraId="47E42FA7" w14:textId="597311D8" w:rsidR="00F770AE" w:rsidRPr="007F5117" w:rsidRDefault="00BC0E66" w:rsidP="00F770AE">
            <w:pPr>
              <w:pStyle w:val="TableText"/>
              <w:tabs>
                <w:tab w:val="decimal" w:pos="1602"/>
              </w:tabs>
              <w:ind w:left="162" w:right="-198" w:firstLine="0"/>
            </w:pPr>
            <w:r>
              <w:t>62,527</w:t>
            </w:r>
          </w:p>
        </w:tc>
        <w:tc>
          <w:tcPr>
            <w:tcW w:w="1890" w:type="dxa"/>
            <w:vAlign w:val="bottom"/>
          </w:tcPr>
          <w:p w14:paraId="18050472" w14:textId="10443C0C" w:rsidR="00F770AE" w:rsidRPr="007F5117" w:rsidRDefault="00F770AE" w:rsidP="00F770AE">
            <w:pPr>
              <w:pStyle w:val="TableText"/>
              <w:tabs>
                <w:tab w:val="decimal" w:pos="1602"/>
              </w:tabs>
              <w:ind w:left="162" w:right="-198" w:firstLine="0"/>
            </w:pPr>
            <w:r>
              <w:t>51,218</w:t>
            </w:r>
          </w:p>
        </w:tc>
      </w:tr>
      <w:tr w:rsidR="00F770AE" w:rsidRPr="007F5117" w14:paraId="2B6DACF4" w14:textId="77777777" w:rsidTr="00530A52">
        <w:tc>
          <w:tcPr>
            <w:tcW w:w="5573" w:type="dxa"/>
            <w:vAlign w:val="bottom"/>
          </w:tcPr>
          <w:p w14:paraId="6BA6333B" w14:textId="77777777" w:rsidR="00F770AE" w:rsidRPr="00B82A05" w:rsidRDefault="00F770AE" w:rsidP="00F770AE">
            <w:pPr>
              <w:pStyle w:val="TableText"/>
              <w:rPr>
                <w:sz w:val="18"/>
                <w:szCs w:val="18"/>
                <w:rPrChange w:id="212" w:author="Mak, Brian HL" w:date="2022-06-07T10:49:00Z">
                  <w:rPr/>
                </w:rPrChange>
              </w:rPr>
            </w:pPr>
          </w:p>
        </w:tc>
        <w:tc>
          <w:tcPr>
            <w:tcW w:w="1890" w:type="dxa"/>
            <w:hideMark/>
          </w:tcPr>
          <w:p w14:paraId="62085AF6" w14:textId="77777777" w:rsidR="00F770AE" w:rsidRPr="007F5117" w:rsidRDefault="00F770AE" w:rsidP="00F770AE">
            <w:pPr>
              <w:pStyle w:val="TableText"/>
              <w:tabs>
                <w:tab w:val="decimal" w:pos="1602"/>
                <w:tab w:val="right" w:pos="1872"/>
              </w:tabs>
              <w:spacing w:line="160" w:lineRule="exact"/>
              <w:ind w:left="259" w:right="-198" w:firstLine="9"/>
              <w:rPr>
                <w:sz w:val="24"/>
                <w:u w:val="double"/>
                <w:vertAlign w:val="superscript"/>
              </w:rPr>
            </w:pPr>
            <w:r w:rsidRPr="007F5117">
              <w:rPr>
                <w:sz w:val="24"/>
                <w:u w:val="double"/>
                <w:vertAlign w:val="superscript"/>
              </w:rPr>
              <w:tab/>
            </w:r>
          </w:p>
        </w:tc>
        <w:tc>
          <w:tcPr>
            <w:tcW w:w="1890" w:type="dxa"/>
            <w:hideMark/>
          </w:tcPr>
          <w:p w14:paraId="75968B5F" w14:textId="77777777" w:rsidR="00F770AE" w:rsidRPr="007F5117" w:rsidRDefault="00F770AE" w:rsidP="00F770AE">
            <w:pPr>
              <w:pStyle w:val="TableText"/>
              <w:tabs>
                <w:tab w:val="decimal" w:pos="1602"/>
                <w:tab w:val="right" w:pos="1872"/>
              </w:tabs>
              <w:spacing w:line="160" w:lineRule="exact"/>
              <w:ind w:left="259" w:right="-198" w:firstLine="9"/>
              <w:rPr>
                <w:sz w:val="24"/>
                <w:u w:val="single"/>
                <w:vertAlign w:val="superscript"/>
              </w:rPr>
            </w:pPr>
            <w:r w:rsidRPr="007F5117">
              <w:rPr>
                <w:sz w:val="24"/>
                <w:u w:val="double"/>
                <w:vertAlign w:val="superscript"/>
              </w:rPr>
              <w:tab/>
            </w:r>
          </w:p>
        </w:tc>
      </w:tr>
    </w:tbl>
    <w:p w14:paraId="1F088BCE" w14:textId="77777777" w:rsidR="00F770AE" w:rsidRPr="00B82A05" w:rsidRDefault="00F770AE" w:rsidP="00F770AE">
      <w:pPr>
        <w:pStyle w:val="BodyText"/>
        <w:spacing w:before="0"/>
        <w:rPr>
          <w:sz w:val="18"/>
          <w:szCs w:val="18"/>
          <w:lang w:val="en-GB"/>
          <w:rPrChange w:id="213" w:author="Mak, Brian HL" w:date="2022-06-07T10:49:00Z">
            <w:rPr>
              <w:lang w:val="en-GB"/>
            </w:rPr>
          </w:rPrChange>
        </w:rPr>
      </w:pPr>
    </w:p>
    <w:p w14:paraId="36F24DD7" w14:textId="64FB7D73" w:rsidR="00FE086A" w:rsidRPr="007F5117" w:rsidRDefault="00C96803">
      <w:pPr>
        <w:pStyle w:val="Heading2"/>
        <w:spacing w:before="0"/>
      </w:pPr>
      <w:r w:rsidRPr="007F5117">
        <w:t>12</w:t>
      </w:r>
      <w:r w:rsidRPr="007F5117">
        <w:tab/>
      </w:r>
      <w:r w:rsidR="00FE086A" w:rsidRPr="007F5117">
        <w:t>Equity compensation benefits</w:t>
      </w:r>
    </w:p>
    <w:p w14:paraId="08A0FA04" w14:textId="77777777" w:rsidR="00450227" w:rsidRPr="00B82A05" w:rsidRDefault="00450227">
      <w:pPr>
        <w:pStyle w:val="BodyText"/>
        <w:spacing w:before="0"/>
        <w:rPr>
          <w:sz w:val="18"/>
          <w:szCs w:val="18"/>
          <w:lang w:val="en-GB"/>
          <w:rPrChange w:id="214" w:author="Mak, Brian HL" w:date="2022-06-07T10:49:00Z">
            <w:rPr>
              <w:lang w:val="en-GB"/>
            </w:rPr>
          </w:rPrChange>
        </w:rPr>
      </w:pPr>
    </w:p>
    <w:p w14:paraId="22A414D1" w14:textId="0332C1FD" w:rsidR="00FE086A" w:rsidRPr="007F5117" w:rsidRDefault="00FE086A">
      <w:pPr>
        <w:pStyle w:val="BodyText"/>
        <w:spacing w:before="0"/>
      </w:pPr>
      <w:r w:rsidRPr="007F5117">
        <w:rPr>
          <w:lang w:val="en-GB"/>
        </w:rPr>
        <w:t>Certain employees</w:t>
      </w:r>
      <w:r w:rsidR="00344579">
        <w:rPr>
          <w:lang w:val="en-GB"/>
        </w:rPr>
        <w:t xml:space="preserve"> of PCCW</w:t>
      </w:r>
      <w:r w:rsidRPr="007F5117">
        <w:rPr>
          <w:lang w:val="en-GB"/>
        </w:rPr>
        <w:t xml:space="preserve"> (the “Employees”) who rendered services for the </w:t>
      </w:r>
      <w:r w:rsidR="00AC4AAC" w:rsidRPr="007F5117">
        <w:rPr>
          <w:lang w:val="en-GB"/>
        </w:rPr>
        <w:t xml:space="preserve">Company </w:t>
      </w:r>
      <w:r w:rsidRPr="007F5117">
        <w:rPr>
          <w:lang w:val="en-GB"/>
        </w:rPr>
        <w:t xml:space="preserve">were participants of the Subscription Scheme and the Purchase Scheme (collectively the “Schemes”) </w:t>
      </w:r>
      <w:del w:id="215" w:author="Mak, Brian HL" w:date="2022-06-07T10:38:00Z">
        <w:r w:rsidRPr="007F5117" w:rsidDel="002A40BD">
          <w:rPr>
            <w:lang w:val="en-GB"/>
          </w:rPr>
          <w:delText xml:space="preserve">(see note </w:delText>
        </w:r>
        <w:r w:rsidR="00CF1220" w:rsidRPr="007F5117" w:rsidDel="002A40BD">
          <w:rPr>
            <w:lang w:val="en-GB"/>
          </w:rPr>
          <w:delText>2</w:delText>
        </w:r>
        <w:r w:rsidRPr="007F5117" w:rsidDel="002A40BD">
          <w:rPr>
            <w:lang w:val="en-GB"/>
          </w:rPr>
          <w:delText>(</w:delText>
        </w:r>
        <w:r w:rsidR="00846D1B" w:rsidRPr="007F5117" w:rsidDel="002A40BD">
          <w:rPr>
            <w:lang w:val="en-GB"/>
          </w:rPr>
          <w:delText>j</w:delText>
        </w:r>
        <w:r w:rsidRPr="007F5117" w:rsidDel="002A40BD">
          <w:rPr>
            <w:lang w:val="en-GB"/>
          </w:rPr>
          <w:delText xml:space="preserve">)) </w:delText>
        </w:r>
      </w:del>
      <w:r w:rsidRPr="007F5117">
        <w:rPr>
          <w:lang w:val="en-GB"/>
        </w:rPr>
        <w:t>and ha</w:t>
      </w:r>
      <w:r w:rsidR="00344579">
        <w:rPr>
          <w:lang w:val="en-GB"/>
        </w:rPr>
        <w:t>d</w:t>
      </w:r>
      <w:r w:rsidRPr="007F5117">
        <w:rPr>
          <w:lang w:val="en-GB"/>
        </w:rPr>
        <w:t xml:space="preserve"> been granted with PCCW Shares and</w:t>
      </w:r>
      <w:r w:rsidR="00344579">
        <w:rPr>
          <w:lang w:val="en-GB"/>
        </w:rPr>
        <w:t>/or</w:t>
      </w:r>
      <w:r w:rsidRPr="007F5117">
        <w:rPr>
          <w:lang w:val="en-GB"/>
        </w:rPr>
        <w:t xml:space="preserve"> Share Stapled Units</w:t>
      </w:r>
      <w:r w:rsidR="00D94A66" w:rsidRPr="007F5117">
        <w:rPr>
          <w:lang w:val="en-GB"/>
        </w:rPr>
        <w:t xml:space="preserve">.  </w:t>
      </w:r>
      <w:r w:rsidRPr="007F5117">
        <w:rPr>
          <w:lang w:val="en-GB"/>
        </w:rPr>
        <w:t xml:space="preserve">Accordingly, the corresponding compensations and liabilities arising from </w:t>
      </w:r>
      <w:del w:id="216" w:author="Mak, Brian HL" w:date="2022-06-07T10:42:00Z">
        <w:r w:rsidRPr="007F5117" w:rsidDel="002A40BD">
          <w:rPr>
            <w:lang w:val="en-GB"/>
          </w:rPr>
          <w:delText xml:space="preserve">these schemes </w:delText>
        </w:r>
      </w:del>
      <w:ins w:id="217" w:author="Mak, Brian HL" w:date="2022-06-07T10:42:00Z">
        <w:r w:rsidR="002A40BD">
          <w:rPr>
            <w:lang w:val="en-GB"/>
          </w:rPr>
          <w:t xml:space="preserve">the Schemes </w:t>
        </w:r>
      </w:ins>
      <w:r w:rsidRPr="007F5117">
        <w:rPr>
          <w:lang w:val="en-GB"/>
        </w:rPr>
        <w:t xml:space="preserve">were accrued by the </w:t>
      </w:r>
      <w:r w:rsidR="00AC4AAC" w:rsidRPr="007F5117">
        <w:rPr>
          <w:lang w:val="en-GB"/>
        </w:rPr>
        <w:t>Company</w:t>
      </w:r>
      <w:r w:rsidR="00AC4AAC" w:rsidRPr="007F5117" w:rsidDel="00AC4AAC">
        <w:rPr>
          <w:lang w:val="en-GB"/>
        </w:rPr>
        <w:t xml:space="preserve"> </w:t>
      </w:r>
      <w:r w:rsidRPr="007F5117">
        <w:rPr>
          <w:lang w:val="en-GB"/>
        </w:rPr>
        <w:t>in the period in which the associated services were rendered by the Employees</w:t>
      </w:r>
      <w:r w:rsidR="00D94A66" w:rsidRPr="007F5117">
        <w:rPr>
          <w:lang w:val="en-GB"/>
        </w:rPr>
        <w:t xml:space="preserve">.  </w:t>
      </w:r>
    </w:p>
    <w:p w14:paraId="0BBF5398" w14:textId="77777777" w:rsidR="00450227" w:rsidRPr="00B82A05" w:rsidRDefault="00450227">
      <w:pPr>
        <w:pStyle w:val="BodyText"/>
        <w:spacing w:before="0"/>
        <w:rPr>
          <w:sz w:val="18"/>
          <w:szCs w:val="18"/>
          <w:lang w:val="en-GB"/>
          <w:rPrChange w:id="218" w:author="Mak, Brian HL" w:date="2022-06-07T10:49:00Z">
            <w:rPr>
              <w:lang w:val="en-GB"/>
            </w:rPr>
          </w:rPrChange>
        </w:rPr>
      </w:pPr>
    </w:p>
    <w:p w14:paraId="45F6B480" w14:textId="186F18FD" w:rsidR="00FE086A" w:rsidRPr="007F5117" w:rsidRDefault="00FE086A">
      <w:pPr>
        <w:pStyle w:val="BodyText"/>
        <w:spacing w:before="0"/>
        <w:rPr>
          <w:lang w:val="en-GB"/>
        </w:rPr>
      </w:pPr>
      <w:r w:rsidRPr="007F5117">
        <w:rPr>
          <w:lang w:val="en-GB"/>
        </w:rPr>
        <w:t xml:space="preserve">At 31 December </w:t>
      </w:r>
      <w:r w:rsidR="00D40DD4" w:rsidRPr="00C469D4">
        <w:rPr>
          <w:lang w:val="en-GB"/>
        </w:rPr>
        <w:t>20</w:t>
      </w:r>
      <w:r w:rsidR="00380C81" w:rsidRPr="007F5117">
        <w:rPr>
          <w:lang w:val="en-GB"/>
        </w:rPr>
        <w:t>2</w:t>
      </w:r>
      <w:r w:rsidR="00F770AE">
        <w:rPr>
          <w:lang w:val="en-GB"/>
        </w:rPr>
        <w:t>1</w:t>
      </w:r>
      <w:r w:rsidRPr="007F5117">
        <w:rPr>
          <w:lang w:val="en-GB"/>
        </w:rPr>
        <w:t xml:space="preserve">, </w:t>
      </w:r>
      <w:r w:rsidR="00BC0E66">
        <w:rPr>
          <w:lang w:val="en-GB"/>
        </w:rPr>
        <w:t>7,463</w:t>
      </w:r>
      <w:r w:rsidR="00846D1B" w:rsidRPr="007F5117">
        <w:rPr>
          <w:lang w:val="en-GB"/>
        </w:rPr>
        <w:t xml:space="preserve"> </w:t>
      </w:r>
      <w:r w:rsidRPr="007F5117">
        <w:rPr>
          <w:rFonts w:eastAsia="PMingLiU"/>
          <w:lang w:val="en-GB" w:eastAsia="zh-HK"/>
        </w:rPr>
        <w:t>(</w:t>
      </w:r>
      <w:r w:rsidR="00D40DD4" w:rsidRPr="00C469D4">
        <w:rPr>
          <w:rFonts w:eastAsia="PMingLiU"/>
          <w:lang w:val="en-GB" w:eastAsia="zh-HK"/>
        </w:rPr>
        <w:t>20</w:t>
      </w:r>
      <w:r w:rsidR="00F770AE">
        <w:rPr>
          <w:rFonts w:eastAsia="PMingLiU"/>
          <w:lang w:val="en-GB" w:eastAsia="zh-HK"/>
        </w:rPr>
        <w:t>20</w:t>
      </w:r>
      <w:r w:rsidRPr="007F5117">
        <w:rPr>
          <w:rFonts w:eastAsia="PMingLiU"/>
          <w:lang w:val="en-GB" w:eastAsia="zh-HK"/>
        </w:rPr>
        <w:t xml:space="preserve">: </w:t>
      </w:r>
      <w:r w:rsidR="00F770AE">
        <w:rPr>
          <w:lang w:val="en-GB"/>
        </w:rPr>
        <w:t>10,436</w:t>
      </w:r>
      <w:r w:rsidRPr="007F5117">
        <w:rPr>
          <w:rFonts w:eastAsia="PMingLiU"/>
          <w:lang w:val="en-GB" w:eastAsia="zh-HK"/>
        </w:rPr>
        <w:t>)</w:t>
      </w:r>
      <w:r w:rsidRPr="007F5117">
        <w:rPr>
          <w:lang w:val="en-GB"/>
        </w:rPr>
        <w:t xml:space="preserve"> PCCW Shares and </w:t>
      </w:r>
      <w:r w:rsidR="00BC0E66">
        <w:rPr>
          <w:lang w:val="en-GB"/>
        </w:rPr>
        <w:t>2,943</w:t>
      </w:r>
      <w:r w:rsidR="00846D1B" w:rsidRPr="007F5117">
        <w:rPr>
          <w:lang w:val="en-GB"/>
        </w:rPr>
        <w:t xml:space="preserve"> </w:t>
      </w:r>
      <w:r w:rsidRPr="007F5117">
        <w:rPr>
          <w:rFonts w:eastAsia="PMingLiU"/>
          <w:lang w:val="en-GB" w:eastAsia="zh-HK"/>
        </w:rPr>
        <w:t>(</w:t>
      </w:r>
      <w:r w:rsidR="00D40DD4" w:rsidRPr="00C469D4">
        <w:rPr>
          <w:rFonts w:eastAsia="PMingLiU"/>
          <w:lang w:val="en-GB" w:eastAsia="zh-HK"/>
        </w:rPr>
        <w:t>20</w:t>
      </w:r>
      <w:r w:rsidR="00F770AE">
        <w:rPr>
          <w:rFonts w:eastAsia="PMingLiU"/>
          <w:lang w:val="en-GB" w:eastAsia="zh-HK"/>
        </w:rPr>
        <w:t>20</w:t>
      </w:r>
      <w:r w:rsidRPr="007F5117">
        <w:rPr>
          <w:rFonts w:eastAsia="PMingLiU"/>
          <w:lang w:val="en-GB" w:eastAsia="zh-HK"/>
        </w:rPr>
        <w:t xml:space="preserve">: </w:t>
      </w:r>
      <w:r w:rsidR="00F770AE">
        <w:rPr>
          <w:lang w:val="en-GB"/>
        </w:rPr>
        <w:t>4,014</w:t>
      </w:r>
      <w:r w:rsidRPr="007F5117">
        <w:rPr>
          <w:rFonts w:eastAsia="PMingLiU"/>
          <w:lang w:val="en-GB" w:eastAsia="zh-HK"/>
        </w:rPr>
        <w:t>)</w:t>
      </w:r>
      <w:r w:rsidRPr="007F5117">
        <w:rPr>
          <w:lang w:val="en-GB"/>
        </w:rPr>
        <w:t xml:space="preserve"> Share Stapled Units had been granted to the Employees and remained unvested</w:t>
      </w:r>
      <w:r w:rsidR="00D94A66" w:rsidRPr="007F5117">
        <w:rPr>
          <w:lang w:val="en-GB"/>
        </w:rPr>
        <w:t xml:space="preserve">.  </w:t>
      </w:r>
      <w:r w:rsidRPr="007F5117">
        <w:rPr>
          <w:lang w:val="en-GB"/>
        </w:rPr>
        <w:t xml:space="preserve">In addition, </w:t>
      </w:r>
      <w:r w:rsidR="00223FF9" w:rsidRPr="007F5117">
        <w:rPr>
          <w:lang w:val="en-GB"/>
        </w:rPr>
        <w:br/>
      </w:r>
      <w:r w:rsidRPr="007F5117">
        <w:rPr>
          <w:lang w:val="en-GB"/>
        </w:rPr>
        <w:t xml:space="preserve">at 31 December </w:t>
      </w:r>
      <w:r w:rsidR="00D40DD4" w:rsidRPr="00C469D4">
        <w:rPr>
          <w:lang w:val="en-GB"/>
        </w:rPr>
        <w:t>20</w:t>
      </w:r>
      <w:r w:rsidR="00A12B5C" w:rsidRPr="007F5117">
        <w:rPr>
          <w:lang w:val="en-GB"/>
        </w:rPr>
        <w:t>2</w:t>
      </w:r>
      <w:r w:rsidR="00F770AE">
        <w:rPr>
          <w:lang w:val="en-GB"/>
        </w:rPr>
        <w:t>1</w:t>
      </w:r>
      <w:r w:rsidRPr="007F5117">
        <w:rPr>
          <w:lang w:val="en-GB"/>
        </w:rPr>
        <w:t xml:space="preserve">, </w:t>
      </w:r>
      <w:r w:rsidR="00BC0E66">
        <w:rPr>
          <w:lang w:val="en-GB"/>
        </w:rPr>
        <w:t>7,463</w:t>
      </w:r>
      <w:r w:rsidR="007C7656" w:rsidRPr="007F5117">
        <w:rPr>
          <w:lang w:val="en-GB"/>
        </w:rPr>
        <w:t xml:space="preserve"> </w:t>
      </w:r>
      <w:r w:rsidRPr="007F5117">
        <w:rPr>
          <w:lang w:val="en-GB"/>
        </w:rPr>
        <w:t>(</w:t>
      </w:r>
      <w:r w:rsidR="00D40DD4" w:rsidRPr="00C469D4">
        <w:rPr>
          <w:lang w:val="en-GB"/>
        </w:rPr>
        <w:t>20</w:t>
      </w:r>
      <w:r w:rsidR="00F770AE">
        <w:rPr>
          <w:lang w:val="en-GB"/>
        </w:rPr>
        <w:t>20</w:t>
      </w:r>
      <w:r w:rsidRPr="007F5117">
        <w:rPr>
          <w:lang w:val="en-GB"/>
        </w:rPr>
        <w:t xml:space="preserve">: </w:t>
      </w:r>
      <w:r w:rsidR="00F770AE">
        <w:rPr>
          <w:lang w:val="en-GB"/>
        </w:rPr>
        <w:t>7,638</w:t>
      </w:r>
      <w:r w:rsidRPr="007F5117">
        <w:rPr>
          <w:lang w:val="en-GB"/>
        </w:rPr>
        <w:t xml:space="preserve">) PCCW Shares </w:t>
      </w:r>
      <w:r w:rsidR="00846D1B" w:rsidRPr="007F5117">
        <w:rPr>
          <w:lang w:val="en-GB"/>
        </w:rPr>
        <w:t xml:space="preserve">and </w:t>
      </w:r>
      <w:r w:rsidR="00BC0E66">
        <w:rPr>
          <w:lang w:val="en-GB"/>
        </w:rPr>
        <w:t>2,125</w:t>
      </w:r>
      <w:r w:rsidR="00B958AC" w:rsidRPr="007F5117">
        <w:rPr>
          <w:lang w:val="en-GB"/>
        </w:rPr>
        <w:t xml:space="preserve"> (</w:t>
      </w:r>
      <w:r w:rsidR="00D40DD4" w:rsidRPr="00C469D4">
        <w:rPr>
          <w:lang w:val="en-GB"/>
        </w:rPr>
        <w:t>20</w:t>
      </w:r>
      <w:r w:rsidR="00F770AE">
        <w:rPr>
          <w:lang w:val="en-GB"/>
        </w:rPr>
        <w:t>20</w:t>
      </w:r>
      <w:r w:rsidR="00B958AC" w:rsidRPr="007F5117">
        <w:rPr>
          <w:lang w:val="en-GB"/>
        </w:rPr>
        <w:t>:</w:t>
      </w:r>
      <w:r w:rsidR="00A47632" w:rsidRPr="007F5117">
        <w:rPr>
          <w:lang w:val="en-GB"/>
        </w:rPr>
        <w:t xml:space="preserve"> </w:t>
      </w:r>
      <w:r w:rsidR="00F770AE">
        <w:rPr>
          <w:lang w:val="en-GB"/>
        </w:rPr>
        <w:t>3,958</w:t>
      </w:r>
      <w:r w:rsidR="00B958AC" w:rsidRPr="007F5117">
        <w:rPr>
          <w:lang w:val="en-GB"/>
        </w:rPr>
        <w:t xml:space="preserve">) Share Stapled Units </w:t>
      </w:r>
      <w:r w:rsidRPr="007F5117">
        <w:rPr>
          <w:lang w:val="en-GB"/>
        </w:rPr>
        <w:t xml:space="preserve">were held by an independent trustee on behalf of the </w:t>
      </w:r>
      <w:r w:rsidR="00AC4AAC" w:rsidRPr="007F5117">
        <w:rPr>
          <w:lang w:val="en-GB"/>
        </w:rPr>
        <w:t>Company</w:t>
      </w:r>
      <w:r w:rsidR="00AC4AAC" w:rsidRPr="007F5117" w:rsidDel="00AC4AAC">
        <w:rPr>
          <w:lang w:val="en-GB"/>
        </w:rPr>
        <w:t xml:space="preserve"> </w:t>
      </w:r>
      <w:r w:rsidRPr="007F5117">
        <w:rPr>
          <w:lang w:val="en-GB"/>
        </w:rPr>
        <w:t>until they are vested and transferred to the Employees</w:t>
      </w:r>
      <w:r w:rsidR="00D94A66" w:rsidRPr="007F5117">
        <w:rPr>
          <w:lang w:val="en-GB"/>
        </w:rPr>
        <w:t xml:space="preserve">.  </w:t>
      </w:r>
      <w:r w:rsidRPr="007F5117">
        <w:rPr>
          <w:lang w:val="en-GB"/>
        </w:rPr>
        <w:t xml:space="preserve">These PCCW Shares and Share Stapled Units </w:t>
      </w:r>
      <w:r w:rsidR="00C96803" w:rsidRPr="007F5117">
        <w:rPr>
          <w:lang w:val="en-GB"/>
        </w:rPr>
        <w:t>amounting to $</w:t>
      </w:r>
      <w:r w:rsidR="00BC0E66">
        <w:rPr>
          <w:lang w:val="en-GB"/>
        </w:rPr>
        <w:t>52,000</w:t>
      </w:r>
      <w:r w:rsidR="00C96803" w:rsidRPr="007F5117">
        <w:rPr>
          <w:lang w:val="en-GB"/>
        </w:rPr>
        <w:t xml:space="preserve"> (</w:t>
      </w:r>
      <w:r w:rsidR="00D40DD4" w:rsidRPr="00C469D4">
        <w:rPr>
          <w:lang w:val="en-GB"/>
        </w:rPr>
        <w:t>20</w:t>
      </w:r>
      <w:r w:rsidR="005807CC">
        <w:rPr>
          <w:lang w:val="en-GB"/>
        </w:rPr>
        <w:t>20</w:t>
      </w:r>
      <w:r w:rsidR="00C96803" w:rsidRPr="007F5117">
        <w:rPr>
          <w:lang w:val="en-GB"/>
        </w:rPr>
        <w:t xml:space="preserve">: </w:t>
      </w:r>
      <w:r w:rsidR="00F770AE" w:rsidRPr="007F5117">
        <w:rPr>
          <w:lang w:val="en-GB"/>
        </w:rPr>
        <w:t>$</w:t>
      </w:r>
      <w:r w:rsidR="00F770AE">
        <w:rPr>
          <w:lang w:val="en-GB"/>
        </w:rPr>
        <w:t>76,000</w:t>
      </w:r>
      <w:r w:rsidR="00C96803" w:rsidRPr="007F5117">
        <w:rPr>
          <w:lang w:val="en-GB"/>
        </w:rPr>
        <w:t xml:space="preserve">) were </w:t>
      </w:r>
      <w:r w:rsidRPr="007F5117">
        <w:rPr>
          <w:lang w:val="en-GB"/>
        </w:rPr>
        <w:t xml:space="preserve">stated at fair value categorised into Level 1 of the fair value hierarchy (see note </w:t>
      </w:r>
      <w:r w:rsidR="00CF1220" w:rsidRPr="007F5117">
        <w:rPr>
          <w:lang w:val="en-GB"/>
        </w:rPr>
        <w:t>1</w:t>
      </w:r>
      <w:r w:rsidRPr="007F5117">
        <w:rPr>
          <w:lang w:val="en-GB"/>
        </w:rPr>
        <w:t>5(</w:t>
      </w:r>
      <w:r w:rsidR="00CF1220" w:rsidRPr="007F5117">
        <w:rPr>
          <w:lang w:val="en-GB"/>
        </w:rPr>
        <w:t>d</w:t>
      </w:r>
      <w:proofErr w:type="gramStart"/>
      <w:r w:rsidRPr="007F5117">
        <w:rPr>
          <w:lang w:val="en-GB"/>
        </w:rPr>
        <w:t>)(</w:t>
      </w:r>
      <w:proofErr w:type="spellStart"/>
      <w:proofErr w:type="gramEnd"/>
      <w:r w:rsidRPr="007F5117">
        <w:rPr>
          <w:lang w:val="en-GB"/>
        </w:rPr>
        <w:t>i</w:t>
      </w:r>
      <w:proofErr w:type="spellEnd"/>
      <w:r w:rsidRPr="007F5117">
        <w:rPr>
          <w:lang w:val="en-GB"/>
        </w:rPr>
        <w:t xml:space="preserve">)) and </w:t>
      </w:r>
      <w:del w:id="219" w:author="Mak, Brian HL" w:date="2022-06-07T10:46:00Z">
        <w:r w:rsidRPr="007F5117" w:rsidDel="00B82A05">
          <w:rPr>
            <w:lang w:val="en-GB"/>
          </w:rPr>
          <w:delText xml:space="preserve">are </w:delText>
        </w:r>
      </w:del>
      <w:ins w:id="220" w:author="Mak, Brian HL" w:date="2022-06-07T10:46:00Z">
        <w:r w:rsidR="00B82A05">
          <w:rPr>
            <w:lang w:val="en-GB"/>
          </w:rPr>
          <w:t>were</w:t>
        </w:r>
        <w:r w:rsidR="00B82A05" w:rsidRPr="007F5117">
          <w:rPr>
            <w:lang w:val="en-GB"/>
          </w:rPr>
          <w:t xml:space="preserve"> </w:t>
        </w:r>
      </w:ins>
      <w:r w:rsidRPr="007F5117">
        <w:rPr>
          <w:lang w:val="en-GB"/>
        </w:rPr>
        <w:t xml:space="preserve">presented as </w:t>
      </w:r>
      <w:del w:id="221" w:author="Mak, Brian HL" w:date="2022-06-07T10:45:00Z">
        <w:r w:rsidR="00E704EF" w:rsidRPr="007F5117" w:rsidDel="00B82A05">
          <w:rPr>
            <w:lang w:val="en-GB"/>
          </w:rPr>
          <w:delText>f</w:delText>
        </w:r>
        <w:r w:rsidR="00AC4AAC" w:rsidRPr="007F5117" w:rsidDel="00B82A05">
          <w:rPr>
            <w:lang w:val="en-GB"/>
          </w:rPr>
          <w:delText>inancial</w:delText>
        </w:r>
        <w:r w:rsidRPr="007F5117" w:rsidDel="00B82A05">
          <w:rPr>
            <w:lang w:val="en-GB"/>
          </w:rPr>
          <w:delText xml:space="preserve"> </w:delText>
        </w:r>
      </w:del>
      <w:ins w:id="222" w:author="Mak, Brian HL" w:date="2022-06-07T10:45:00Z">
        <w:r w:rsidR="00B82A05">
          <w:rPr>
            <w:lang w:val="en-GB"/>
          </w:rPr>
          <w:t>F</w:t>
        </w:r>
        <w:r w:rsidR="00B82A05" w:rsidRPr="007F5117">
          <w:rPr>
            <w:lang w:val="en-GB"/>
          </w:rPr>
          <w:t xml:space="preserve">inancial </w:t>
        </w:r>
      </w:ins>
      <w:r w:rsidRPr="007F5117">
        <w:rPr>
          <w:lang w:val="en-GB"/>
        </w:rPr>
        <w:t>assets</w:t>
      </w:r>
      <w:r w:rsidR="00C96803" w:rsidRPr="007F5117">
        <w:rPr>
          <w:lang w:val="en-GB"/>
        </w:rPr>
        <w:t xml:space="preserve"> at fair value through profit or loss</w:t>
      </w:r>
      <w:r w:rsidRPr="007F5117">
        <w:rPr>
          <w:lang w:val="en-GB"/>
        </w:rPr>
        <w:t xml:space="preserve"> in the statement of financial position</w:t>
      </w:r>
      <w:r w:rsidR="00D94A66" w:rsidRPr="007F5117">
        <w:rPr>
          <w:lang w:val="en-GB"/>
        </w:rPr>
        <w:t xml:space="preserve">.  </w:t>
      </w:r>
    </w:p>
    <w:p w14:paraId="24777AE1" w14:textId="77777777" w:rsidR="00450227" w:rsidRPr="00B82A05" w:rsidRDefault="00450227">
      <w:pPr>
        <w:pStyle w:val="BodyText"/>
        <w:spacing w:before="0"/>
        <w:rPr>
          <w:sz w:val="18"/>
          <w:szCs w:val="18"/>
          <w:lang w:val="en-GB"/>
          <w:rPrChange w:id="223" w:author="Mak, Brian HL" w:date="2022-06-07T10:49:00Z">
            <w:rPr>
              <w:lang w:val="en-GB"/>
            </w:rPr>
          </w:rPrChange>
        </w:rPr>
      </w:pPr>
    </w:p>
    <w:p w14:paraId="16B1BE31" w14:textId="1AE3EAC0" w:rsidR="00FE086A" w:rsidRPr="007F5117" w:rsidRDefault="00FE086A">
      <w:pPr>
        <w:pStyle w:val="BodyText"/>
        <w:spacing w:before="0"/>
        <w:rPr>
          <w:lang w:val="en-GB"/>
        </w:rPr>
      </w:pPr>
      <w:r w:rsidRPr="007F5117">
        <w:rPr>
          <w:lang w:val="en-GB"/>
        </w:rPr>
        <w:t xml:space="preserve">At 31 December </w:t>
      </w:r>
      <w:r w:rsidR="00D40DD4" w:rsidRPr="00C469D4">
        <w:rPr>
          <w:lang w:val="en-GB"/>
        </w:rPr>
        <w:t>20</w:t>
      </w:r>
      <w:r w:rsidR="00A12B5C" w:rsidRPr="007F5117">
        <w:rPr>
          <w:lang w:val="en-GB"/>
        </w:rPr>
        <w:t>2</w:t>
      </w:r>
      <w:r w:rsidR="00F770AE">
        <w:rPr>
          <w:lang w:val="en-GB"/>
        </w:rPr>
        <w:t>1</w:t>
      </w:r>
      <w:r w:rsidRPr="007F5117">
        <w:rPr>
          <w:lang w:val="en-GB"/>
        </w:rPr>
        <w:t xml:space="preserve">, the accrued current and non-current liabilities in relation to the Schemes </w:t>
      </w:r>
      <w:del w:id="224" w:author="Mak, Brian HL" w:date="2022-06-07T10:48:00Z">
        <w:r w:rsidRPr="007F5117" w:rsidDel="00B82A05">
          <w:rPr>
            <w:lang w:val="en-GB"/>
          </w:rPr>
          <w:delText xml:space="preserve">are </w:delText>
        </w:r>
      </w:del>
      <w:ins w:id="225" w:author="Mak, Brian HL" w:date="2022-06-07T10:48:00Z">
        <w:r w:rsidR="00B82A05">
          <w:rPr>
            <w:lang w:val="en-GB"/>
          </w:rPr>
          <w:t>were</w:t>
        </w:r>
        <w:r w:rsidR="00B82A05" w:rsidRPr="007F5117">
          <w:rPr>
            <w:lang w:val="en-GB"/>
          </w:rPr>
          <w:t xml:space="preserve"> </w:t>
        </w:r>
      </w:ins>
      <w:r w:rsidR="00C96803" w:rsidRPr="007F5117">
        <w:rPr>
          <w:lang w:val="en-GB"/>
        </w:rPr>
        <w:t>$</w:t>
      </w:r>
      <w:r w:rsidR="00BC0E66">
        <w:rPr>
          <w:lang w:val="en-GB"/>
        </w:rPr>
        <w:t>41,000</w:t>
      </w:r>
      <w:r w:rsidR="00C96803" w:rsidRPr="007F5117">
        <w:rPr>
          <w:lang w:val="en-GB"/>
        </w:rPr>
        <w:t xml:space="preserve"> </w:t>
      </w:r>
      <w:r w:rsidRPr="007F5117">
        <w:t>(</w:t>
      </w:r>
      <w:r w:rsidR="00D40DD4" w:rsidRPr="00C469D4">
        <w:t>20</w:t>
      </w:r>
      <w:r w:rsidR="00F770AE">
        <w:t>20</w:t>
      </w:r>
      <w:r w:rsidRPr="007F5117">
        <w:t xml:space="preserve">: </w:t>
      </w:r>
      <w:r w:rsidR="00F770AE" w:rsidRPr="007F5117">
        <w:rPr>
          <w:lang w:val="en-GB"/>
        </w:rPr>
        <w:t>$</w:t>
      </w:r>
      <w:r w:rsidR="00F770AE">
        <w:rPr>
          <w:lang w:val="en-GB"/>
        </w:rPr>
        <w:t>54,000</w:t>
      </w:r>
      <w:r w:rsidRPr="007F5117">
        <w:t>)</w:t>
      </w:r>
      <w:r w:rsidRPr="007F5117">
        <w:rPr>
          <w:lang w:val="en-GB"/>
        </w:rPr>
        <w:t xml:space="preserve"> and</w:t>
      </w:r>
      <w:r w:rsidR="00C96803" w:rsidRPr="007F5117">
        <w:rPr>
          <w:lang w:val="en-GB"/>
        </w:rPr>
        <w:t xml:space="preserve"> $</w:t>
      </w:r>
      <w:r w:rsidR="00BC0E66">
        <w:rPr>
          <w:lang w:val="en-GB"/>
        </w:rPr>
        <w:t>7,000</w:t>
      </w:r>
      <w:r w:rsidRPr="007F5117">
        <w:rPr>
          <w:lang w:val="en-GB"/>
        </w:rPr>
        <w:t xml:space="preserve"> (</w:t>
      </w:r>
      <w:r w:rsidR="00D40DD4" w:rsidRPr="00C469D4">
        <w:rPr>
          <w:lang w:val="en-GB"/>
        </w:rPr>
        <w:t>20</w:t>
      </w:r>
      <w:r w:rsidR="00F770AE">
        <w:rPr>
          <w:lang w:val="en-GB"/>
        </w:rPr>
        <w:t>20</w:t>
      </w:r>
      <w:r w:rsidRPr="007F5117">
        <w:rPr>
          <w:lang w:val="en-GB"/>
        </w:rPr>
        <w:t xml:space="preserve">: </w:t>
      </w:r>
      <w:r w:rsidR="00F770AE" w:rsidRPr="007F5117">
        <w:rPr>
          <w:lang w:val="en-GB"/>
        </w:rPr>
        <w:t>$</w:t>
      </w:r>
      <w:r w:rsidR="00F770AE">
        <w:rPr>
          <w:lang w:val="en-GB"/>
        </w:rPr>
        <w:t>13,000</w:t>
      </w:r>
      <w:r w:rsidRPr="007F5117">
        <w:rPr>
          <w:lang w:val="en-GB"/>
        </w:rPr>
        <w:t>) respectively</w:t>
      </w:r>
      <w:r w:rsidR="00D94A66" w:rsidRPr="007F5117">
        <w:rPr>
          <w:lang w:val="en-GB"/>
        </w:rPr>
        <w:t xml:space="preserve">.  </w:t>
      </w:r>
      <w:r w:rsidRPr="007F5117">
        <w:rPr>
          <w:lang w:val="en-GB"/>
        </w:rPr>
        <w:t>These liabilities will be offset against the abovementioned PCCW Shares and Share Stapled Units on vesting date.</w:t>
      </w:r>
    </w:p>
    <w:p w14:paraId="3038D552" w14:textId="77777777" w:rsidR="00B82A05" w:rsidRPr="00B82A05" w:rsidRDefault="00B82A05" w:rsidP="00E07017">
      <w:pPr>
        <w:pStyle w:val="Heading2"/>
        <w:spacing w:before="0"/>
        <w:rPr>
          <w:ins w:id="226" w:author="Mak, Brian HL" w:date="2022-06-07T10:50:00Z"/>
          <w:sz w:val="18"/>
          <w:szCs w:val="18"/>
          <w:rPrChange w:id="227" w:author="Mak, Brian HL" w:date="2022-06-07T10:50:00Z">
            <w:rPr>
              <w:ins w:id="228" w:author="Mak, Brian HL" w:date="2022-06-07T10:50:00Z"/>
            </w:rPr>
          </w:rPrChange>
        </w:rPr>
      </w:pPr>
    </w:p>
    <w:p w14:paraId="02D29CCB" w14:textId="77777777" w:rsidR="00B82A05" w:rsidRDefault="00B82A05" w:rsidP="00B82A05">
      <w:pPr>
        <w:pStyle w:val="BodyText"/>
        <w:spacing w:before="0"/>
        <w:rPr>
          <w:ins w:id="229" w:author="Mak, Brian HL" w:date="2022-06-07T10:50:00Z"/>
          <w:lang w:val="en-GB"/>
        </w:rPr>
      </w:pPr>
      <w:ins w:id="230" w:author="Mak, Brian HL" w:date="2022-06-07T10:50:00Z">
        <w:r w:rsidRPr="007F5117">
          <w:rPr>
            <w:lang w:val="en-GB"/>
          </w:rPr>
          <w:t xml:space="preserve">For the year ended 31 December </w:t>
        </w:r>
        <w:r w:rsidRPr="00C469D4">
          <w:rPr>
            <w:lang w:val="en-GB"/>
          </w:rPr>
          <w:t>20</w:t>
        </w:r>
        <w:r w:rsidRPr="007F5117">
          <w:rPr>
            <w:lang w:val="en-GB"/>
          </w:rPr>
          <w:t>2</w:t>
        </w:r>
        <w:r>
          <w:rPr>
            <w:lang w:val="en-GB"/>
          </w:rPr>
          <w:t>1</w:t>
        </w:r>
        <w:r w:rsidRPr="007F5117">
          <w:rPr>
            <w:lang w:val="en-GB"/>
          </w:rPr>
          <w:t>, the Company recognised expenses of $</w:t>
        </w:r>
        <w:r>
          <w:rPr>
            <w:lang w:val="en-GB"/>
          </w:rPr>
          <w:t>50,000</w:t>
        </w:r>
        <w:r w:rsidRPr="007F5117">
          <w:rPr>
            <w:lang w:val="en-GB"/>
          </w:rPr>
          <w:t xml:space="preserve"> (</w:t>
        </w:r>
        <w:r w:rsidRPr="00C469D4">
          <w:rPr>
            <w:lang w:val="en-GB"/>
          </w:rPr>
          <w:t>20</w:t>
        </w:r>
        <w:r>
          <w:rPr>
            <w:lang w:val="en-GB"/>
          </w:rPr>
          <w:t>20</w:t>
        </w:r>
        <w:r w:rsidRPr="007F5117">
          <w:rPr>
            <w:lang w:val="en-GB"/>
          </w:rPr>
          <w:t>: $</w:t>
        </w:r>
        <w:r>
          <w:rPr>
            <w:lang w:val="en-GB"/>
          </w:rPr>
          <w:t>71,000</w:t>
        </w:r>
        <w:r w:rsidRPr="007F5117">
          <w:rPr>
            <w:lang w:val="en-GB"/>
          </w:rPr>
          <w:t xml:space="preserve">) in relation to the Schemes which </w:t>
        </w:r>
        <w:r>
          <w:rPr>
            <w:lang w:val="en-GB"/>
          </w:rPr>
          <w:t xml:space="preserve">were </w:t>
        </w:r>
        <w:r w:rsidRPr="007F5117">
          <w:rPr>
            <w:lang w:val="en-GB"/>
          </w:rPr>
          <w:t xml:space="preserve">included in staff costs (see note 5(a)).  </w:t>
        </w:r>
      </w:ins>
    </w:p>
    <w:p w14:paraId="2D62A128" w14:textId="06E88A3F" w:rsidR="00E07017" w:rsidRPr="007F5117" w:rsidDel="00B82A05" w:rsidRDefault="00E07017" w:rsidP="00B82A05">
      <w:pPr>
        <w:pStyle w:val="Heading2"/>
        <w:spacing w:before="0"/>
        <w:rPr>
          <w:del w:id="231" w:author="Mak, Brian HL" w:date="2022-06-07T10:50:00Z"/>
        </w:rPr>
        <w:pPrChange w:id="232" w:author="Mak, Brian HL" w:date="2022-06-07T10:50:00Z">
          <w:pPr>
            <w:pStyle w:val="Heading2"/>
            <w:spacing w:before="0"/>
          </w:pPr>
        </w:pPrChange>
      </w:pPr>
      <w:r>
        <w:br w:type="page"/>
      </w:r>
      <w:del w:id="233" w:author="Mak, Brian HL" w:date="2022-06-07T10:50:00Z">
        <w:r w:rsidRPr="007F5117" w:rsidDel="00B82A05">
          <w:delText>12</w:delText>
        </w:r>
        <w:r w:rsidRPr="007F5117" w:rsidDel="00B82A05">
          <w:tab/>
          <w:delText>Equity compensation benefits</w:delText>
        </w:r>
        <w:r w:rsidDel="00B82A05">
          <w:delText xml:space="preserve"> (continued)</w:delText>
        </w:r>
      </w:del>
    </w:p>
    <w:p w14:paraId="3BDA16F9" w14:textId="220C3E7F" w:rsidR="00450227" w:rsidRPr="007F5117" w:rsidDel="00B82A05" w:rsidRDefault="00450227" w:rsidP="00B82A05">
      <w:pPr>
        <w:pStyle w:val="Heading2"/>
        <w:spacing w:before="0"/>
        <w:rPr>
          <w:del w:id="234" w:author="Mak, Brian HL" w:date="2022-06-07T10:50:00Z"/>
        </w:rPr>
        <w:pPrChange w:id="235" w:author="Mak, Brian HL" w:date="2022-06-07T10:50:00Z">
          <w:pPr>
            <w:pStyle w:val="BodyText"/>
            <w:spacing w:before="0"/>
          </w:pPr>
        </w:pPrChange>
      </w:pPr>
    </w:p>
    <w:p w14:paraId="38B018A3" w14:textId="42F02619" w:rsidR="00FE086A" w:rsidDel="00B82A05" w:rsidRDefault="00FE086A" w:rsidP="00B82A05">
      <w:pPr>
        <w:pStyle w:val="Heading2"/>
        <w:spacing w:before="0"/>
        <w:rPr>
          <w:del w:id="236" w:author="Mak, Brian HL" w:date="2022-06-07T10:50:00Z"/>
        </w:rPr>
        <w:pPrChange w:id="237" w:author="Mak, Brian HL" w:date="2022-06-07T10:50:00Z">
          <w:pPr>
            <w:pStyle w:val="BodyText"/>
            <w:spacing w:before="0"/>
          </w:pPr>
        </w:pPrChange>
      </w:pPr>
      <w:del w:id="238" w:author="Mak, Brian HL" w:date="2022-06-07T10:50:00Z">
        <w:r w:rsidRPr="007F5117" w:rsidDel="00B82A05">
          <w:delText xml:space="preserve">For the year ended 31 December </w:delText>
        </w:r>
        <w:r w:rsidR="00D40DD4" w:rsidRPr="00C469D4" w:rsidDel="00B82A05">
          <w:delText>20</w:delText>
        </w:r>
        <w:r w:rsidR="00A12B5C" w:rsidRPr="007F5117" w:rsidDel="00B82A05">
          <w:delText>2</w:delText>
        </w:r>
        <w:r w:rsidR="00E07017" w:rsidDel="00B82A05">
          <w:delText>1</w:delText>
        </w:r>
        <w:r w:rsidRPr="007F5117" w:rsidDel="00B82A05">
          <w:delText xml:space="preserve">, the </w:delText>
        </w:r>
        <w:r w:rsidR="00C96803" w:rsidRPr="007F5117" w:rsidDel="00B82A05">
          <w:delText xml:space="preserve">Company </w:delText>
        </w:r>
        <w:r w:rsidRPr="007F5117" w:rsidDel="00B82A05">
          <w:delText>recognised expenses of $</w:delText>
        </w:r>
        <w:r w:rsidR="00BC0E66" w:rsidDel="00B82A05">
          <w:delText>50,000</w:delText>
        </w:r>
        <w:r w:rsidRPr="007F5117" w:rsidDel="00B82A05">
          <w:delText xml:space="preserve"> (</w:delText>
        </w:r>
        <w:r w:rsidR="00D40DD4" w:rsidRPr="00C469D4" w:rsidDel="00B82A05">
          <w:delText>20</w:delText>
        </w:r>
        <w:r w:rsidR="00E07017" w:rsidDel="00B82A05">
          <w:delText>20</w:delText>
        </w:r>
        <w:r w:rsidRPr="007F5117" w:rsidDel="00B82A05">
          <w:delText xml:space="preserve">: </w:delText>
        </w:r>
        <w:r w:rsidR="00E07017" w:rsidRPr="007F5117" w:rsidDel="00B82A05">
          <w:delText>$</w:delText>
        </w:r>
        <w:r w:rsidR="00E07017" w:rsidDel="00B82A05">
          <w:delText>71,000</w:delText>
        </w:r>
        <w:r w:rsidRPr="007F5117" w:rsidDel="00B82A05">
          <w:delText xml:space="preserve">) in relation to the Schemes which </w:delText>
        </w:r>
      </w:del>
      <w:del w:id="239" w:author="Mak, Brian HL" w:date="2022-06-07T10:48:00Z">
        <w:r w:rsidRPr="007F5117" w:rsidDel="00B82A05">
          <w:delText xml:space="preserve">are </w:delText>
        </w:r>
      </w:del>
      <w:del w:id="240" w:author="Mak, Brian HL" w:date="2022-06-07T10:50:00Z">
        <w:r w:rsidRPr="007F5117" w:rsidDel="00B82A05">
          <w:delText xml:space="preserve">included in staff costs (see note </w:delText>
        </w:r>
        <w:r w:rsidR="00CF1220" w:rsidRPr="007F5117" w:rsidDel="00B82A05">
          <w:delText>5(a)</w:delText>
        </w:r>
        <w:r w:rsidRPr="007F5117" w:rsidDel="00B82A05">
          <w:delText>)</w:delText>
        </w:r>
        <w:r w:rsidR="00D94A66" w:rsidRPr="007F5117" w:rsidDel="00B82A05">
          <w:delText xml:space="preserve">.  </w:delText>
        </w:r>
      </w:del>
    </w:p>
    <w:p w14:paraId="3D7B1250" w14:textId="7BB406D7" w:rsidR="00E07017" w:rsidRPr="007F5117" w:rsidDel="00B82A05" w:rsidRDefault="00E07017" w:rsidP="00B82A05">
      <w:pPr>
        <w:pStyle w:val="Heading2"/>
        <w:spacing w:before="0"/>
        <w:rPr>
          <w:del w:id="241" w:author="Mak, Brian HL" w:date="2022-06-07T10:50:00Z"/>
        </w:rPr>
        <w:pPrChange w:id="242" w:author="Mak, Brian HL" w:date="2022-06-07T10:50:00Z">
          <w:pPr>
            <w:pStyle w:val="BodyText"/>
            <w:spacing w:before="0"/>
          </w:pPr>
        </w:pPrChange>
      </w:pPr>
    </w:p>
    <w:p w14:paraId="6B1BD965" w14:textId="3CDF517D" w:rsidR="00176056" w:rsidRPr="007F5117" w:rsidRDefault="00C96803">
      <w:pPr>
        <w:pStyle w:val="Heading2"/>
        <w:spacing w:before="0"/>
        <w:rPr>
          <w:rFonts w:cs="Arial"/>
        </w:rPr>
      </w:pPr>
      <w:r w:rsidRPr="007F5117">
        <w:rPr>
          <w:rFonts w:cs="Arial"/>
        </w:rPr>
        <w:t>13</w:t>
      </w:r>
      <w:r w:rsidR="00176056" w:rsidRPr="007F5117">
        <w:rPr>
          <w:rFonts w:cs="Arial"/>
        </w:rPr>
        <w:tab/>
        <w:t>Income tax in the statement of financial position</w:t>
      </w:r>
    </w:p>
    <w:p w14:paraId="266FEAB5" w14:textId="77777777" w:rsidR="00450227" w:rsidRPr="007F5117" w:rsidRDefault="00450227">
      <w:pPr>
        <w:pStyle w:val="BodyText"/>
        <w:spacing w:before="0"/>
      </w:pPr>
    </w:p>
    <w:p w14:paraId="2E8BF4B3" w14:textId="77777777" w:rsidR="00176056" w:rsidRPr="007F5117" w:rsidRDefault="00176056">
      <w:pPr>
        <w:pStyle w:val="BodyText"/>
        <w:spacing w:before="0"/>
      </w:pPr>
      <w:r w:rsidRPr="007F5117">
        <w:t xml:space="preserve">The components of deferred tax (assets)/liabilities </w:t>
      </w:r>
      <w:proofErr w:type="spellStart"/>
      <w:r w:rsidRPr="007F5117">
        <w:t>recognised</w:t>
      </w:r>
      <w:proofErr w:type="spellEnd"/>
      <w:r w:rsidRPr="007F5117">
        <w:t xml:space="preserve"> in the statement of financial position and the movements during the year are as follows:</w:t>
      </w:r>
    </w:p>
    <w:tbl>
      <w:tblPr>
        <w:tblW w:w="9355" w:type="dxa"/>
        <w:tblLayout w:type="fixed"/>
        <w:tblLook w:val="01E0" w:firstRow="1" w:lastRow="1" w:firstColumn="1" w:lastColumn="1" w:noHBand="0" w:noVBand="0"/>
      </w:tblPr>
      <w:tblGrid>
        <w:gridCol w:w="3231"/>
        <w:gridCol w:w="1531"/>
        <w:gridCol w:w="1531"/>
        <w:gridCol w:w="1531"/>
        <w:gridCol w:w="1531"/>
      </w:tblGrid>
      <w:tr w:rsidR="00FE6F0A" w:rsidRPr="007F5117" w14:paraId="0E6D0BE2" w14:textId="77777777" w:rsidTr="00436B58">
        <w:tc>
          <w:tcPr>
            <w:tcW w:w="3231" w:type="dxa"/>
            <w:vAlign w:val="bottom"/>
          </w:tcPr>
          <w:p w14:paraId="4A3753CA" w14:textId="77777777" w:rsidR="00FE6F0A" w:rsidRPr="007F5117" w:rsidRDefault="00FE6F0A">
            <w:pPr>
              <w:pStyle w:val="TableText"/>
              <w:rPr>
                <w:rFonts w:cs="Arial"/>
              </w:rPr>
            </w:pPr>
          </w:p>
        </w:tc>
        <w:tc>
          <w:tcPr>
            <w:tcW w:w="1531" w:type="dxa"/>
            <w:vAlign w:val="bottom"/>
          </w:tcPr>
          <w:p w14:paraId="47964147" w14:textId="77777777" w:rsidR="00FE6F0A" w:rsidRPr="007F5117" w:rsidRDefault="00FE6F0A">
            <w:pPr>
              <w:pStyle w:val="TableTitle"/>
              <w:rPr>
                <w:rFonts w:cs="Arial"/>
              </w:rPr>
            </w:pPr>
          </w:p>
        </w:tc>
        <w:tc>
          <w:tcPr>
            <w:tcW w:w="1531" w:type="dxa"/>
            <w:vAlign w:val="bottom"/>
          </w:tcPr>
          <w:p w14:paraId="6A5312EA" w14:textId="77777777" w:rsidR="00FE6F0A" w:rsidRPr="007F5117" w:rsidRDefault="00FE6F0A">
            <w:pPr>
              <w:pStyle w:val="TableTitle"/>
              <w:rPr>
                <w:rFonts w:cs="Arial"/>
              </w:rPr>
            </w:pPr>
          </w:p>
        </w:tc>
        <w:tc>
          <w:tcPr>
            <w:tcW w:w="1531" w:type="dxa"/>
          </w:tcPr>
          <w:p w14:paraId="100977D9" w14:textId="77777777" w:rsidR="00FE6F0A" w:rsidRPr="007F5117" w:rsidRDefault="00FE6F0A">
            <w:pPr>
              <w:pStyle w:val="TableTitle"/>
              <w:rPr>
                <w:rFonts w:cs="Arial"/>
              </w:rPr>
            </w:pPr>
          </w:p>
        </w:tc>
        <w:tc>
          <w:tcPr>
            <w:tcW w:w="1531" w:type="dxa"/>
            <w:vAlign w:val="bottom"/>
          </w:tcPr>
          <w:p w14:paraId="56477554" w14:textId="77777777" w:rsidR="00FE6F0A" w:rsidRPr="007F5117" w:rsidRDefault="00FE6F0A">
            <w:pPr>
              <w:pStyle w:val="TableTitle"/>
              <w:rPr>
                <w:rFonts w:cs="Arial"/>
              </w:rPr>
            </w:pPr>
          </w:p>
        </w:tc>
      </w:tr>
      <w:tr w:rsidR="00FE6F0A" w:rsidRPr="007F5117" w14:paraId="059D21F6" w14:textId="77777777" w:rsidTr="00436B58">
        <w:tblPrEx>
          <w:tblLook w:val="00A0" w:firstRow="1" w:lastRow="0" w:firstColumn="1" w:lastColumn="0" w:noHBand="0" w:noVBand="0"/>
        </w:tblPrEx>
        <w:tc>
          <w:tcPr>
            <w:tcW w:w="3231" w:type="dxa"/>
            <w:vAlign w:val="bottom"/>
          </w:tcPr>
          <w:p w14:paraId="086D93F4" w14:textId="77777777" w:rsidR="00FE6F0A" w:rsidRPr="007F5117" w:rsidRDefault="00FE6F0A">
            <w:pPr>
              <w:pStyle w:val="TableText"/>
              <w:rPr>
                <w:rFonts w:cs="Arial"/>
              </w:rPr>
            </w:pPr>
          </w:p>
        </w:tc>
        <w:tc>
          <w:tcPr>
            <w:tcW w:w="1531" w:type="dxa"/>
            <w:vAlign w:val="bottom"/>
          </w:tcPr>
          <w:p w14:paraId="6ED1A99E" w14:textId="77777777" w:rsidR="00D94A66" w:rsidRPr="007F5117" w:rsidRDefault="00FE6F0A">
            <w:pPr>
              <w:pStyle w:val="TableTitle"/>
              <w:rPr>
                <w:rFonts w:cs="Arial"/>
              </w:rPr>
            </w:pPr>
            <w:r w:rsidRPr="007F5117">
              <w:rPr>
                <w:rFonts w:cs="Arial"/>
              </w:rPr>
              <w:t>Depreciation</w:t>
            </w:r>
          </w:p>
          <w:p w14:paraId="7C64F227" w14:textId="353F7C57" w:rsidR="00D94A66" w:rsidRPr="007F5117" w:rsidRDefault="00FE6F0A">
            <w:pPr>
              <w:pStyle w:val="TableTitle"/>
              <w:rPr>
                <w:rFonts w:cs="Arial"/>
              </w:rPr>
            </w:pPr>
            <w:r w:rsidRPr="007F5117">
              <w:rPr>
                <w:rFonts w:cs="Arial"/>
              </w:rPr>
              <w:t>allowances</w:t>
            </w:r>
          </w:p>
          <w:p w14:paraId="47AAC7C4" w14:textId="5F91E447" w:rsidR="00D94A66" w:rsidRPr="007F5117" w:rsidRDefault="00FE6F0A">
            <w:pPr>
              <w:pStyle w:val="TableTitle"/>
              <w:rPr>
                <w:rFonts w:cs="Arial"/>
              </w:rPr>
            </w:pPr>
            <w:r w:rsidRPr="007F5117">
              <w:rPr>
                <w:rFonts w:cs="Arial"/>
              </w:rPr>
              <w:t>in excess of</w:t>
            </w:r>
          </w:p>
          <w:p w14:paraId="7DBE7EF2" w14:textId="7AEF6D5A" w:rsidR="00D94A66" w:rsidRPr="007F5117" w:rsidRDefault="00FE6F0A">
            <w:pPr>
              <w:pStyle w:val="TableTitle"/>
              <w:rPr>
                <w:rFonts w:cs="Arial"/>
              </w:rPr>
            </w:pPr>
            <w:r w:rsidRPr="007F5117">
              <w:rPr>
                <w:rFonts w:cs="Arial"/>
              </w:rPr>
              <w:t>the related</w:t>
            </w:r>
          </w:p>
          <w:p w14:paraId="1018F477" w14:textId="4E4315AC" w:rsidR="00FE6F0A" w:rsidRPr="007F5117" w:rsidRDefault="00FE6F0A">
            <w:pPr>
              <w:pStyle w:val="TableTitle"/>
              <w:rPr>
                <w:rFonts w:cs="Arial"/>
              </w:rPr>
            </w:pPr>
            <w:r w:rsidRPr="007F5117">
              <w:rPr>
                <w:rFonts w:cs="Arial"/>
              </w:rPr>
              <w:t>depreciation</w:t>
            </w:r>
          </w:p>
        </w:tc>
        <w:tc>
          <w:tcPr>
            <w:tcW w:w="1531" w:type="dxa"/>
            <w:vAlign w:val="bottom"/>
          </w:tcPr>
          <w:p w14:paraId="28673819" w14:textId="77777777" w:rsidR="00FE6F0A" w:rsidRPr="007F5117" w:rsidRDefault="00FE6F0A">
            <w:pPr>
              <w:pStyle w:val="TableTitle"/>
              <w:rPr>
                <w:rFonts w:cs="Arial"/>
              </w:rPr>
            </w:pPr>
            <w:r w:rsidRPr="007F5117">
              <w:rPr>
                <w:rFonts w:cs="Arial"/>
              </w:rPr>
              <w:t>Tax losses</w:t>
            </w:r>
          </w:p>
        </w:tc>
        <w:tc>
          <w:tcPr>
            <w:tcW w:w="1531" w:type="dxa"/>
            <w:vAlign w:val="bottom"/>
          </w:tcPr>
          <w:p w14:paraId="1ADFD9C5" w14:textId="77777777" w:rsidR="00FE6F0A" w:rsidRPr="007F5117" w:rsidRDefault="00FE6F0A">
            <w:pPr>
              <w:pStyle w:val="TableTitle"/>
              <w:rPr>
                <w:rFonts w:cs="Arial"/>
              </w:rPr>
            </w:pPr>
            <w:r w:rsidRPr="007F5117">
              <w:rPr>
                <w:rFonts w:cs="Arial"/>
              </w:rPr>
              <w:t>Others</w:t>
            </w:r>
          </w:p>
        </w:tc>
        <w:tc>
          <w:tcPr>
            <w:tcW w:w="1531" w:type="dxa"/>
            <w:vAlign w:val="bottom"/>
          </w:tcPr>
          <w:p w14:paraId="18B2275F" w14:textId="77777777" w:rsidR="00FE6F0A" w:rsidRPr="007F5117" w:rsidRDefault="00FE6F0A">
            <w:pPr>
              <w:pStyle w:val="TableTitle"/>
              <w:rPr>
                <w:rFonts w:cs="Arial"/>
              </w:rPr>
            </w:pPr>
            <w:r w:rsidRPr="007F5117">
              <w:rPr>
                <w:rFonts w:cs="Arial"/>
              </w:rPr>
              <w:t>Total</w:t>
            </w:r>
          </w:p>
        </w:tc>
      </w:tr>
      <w:tr w:rsidR="00FE6F0A" w:rsidRPr="007F5117" w14:paraId="3CB16977" w14:textId="77777777" w:rsidTr="00436B58">
        <w:tc>
          <w:tcPr>
            <w:tcW w:w="3231" w:type="dxa"/>
            <w:vAlign w:val="bottom"/>
          </w:tcPr>
          <w:p w14:paraId="782C818D" w14:textId="77777777" w:rsidR="00FE6F0A" w:rsidRPr="007F5117" w:rsidRDefault="00FE6F0A">
            <w:pPr>
              <w:pStyle w:val="TableText"/>
              <w:rPr>
                <w:rFonts w:cs="Arial"/>
              </w:rPr>
            </w:pPr>
          </w:p>
        </w:tc>
        <w:tc>
          <w:tcPr>
            <w:tcW w:w="1531" w:type="dxa"/>
            <w:vAlign w:val="bottom"/>
          </w:tcPr>
          <w:p w14:paraId="5E72FE59" w14:textId="77777777" w:rsidR="00FE6F0A" w:rsidRPr="007F5117" w:rsidRDefault="00FE6F0A">
            <w:pPr>
              <w:pStyle w:val="TableTitle"/>
              <w:rPr>
                <w:rFonts w:cs="Arial"/>
                <w:i w:val="0"/>
              </w:rPr>
            </w:pPr>
            <w:r w:rsidRPr="007F5117">
              <w:rPr>
                <w:rFonts w:cs="Arial"/>
                <w:i w:val="0"/>
              </w:rPr>
              <w:t>$’000</w:t>
            </w:r>
          </w:p>
        </w:tc>
        <w:tc>
          <w:tcPr>
            <w:tcW w:w="1531" w:type="dxa"/>
            <w:vAlign w:val="bottom"/>
          </w:tcPr>
          <w:p w14:paraId="7C948D8C" w14:textId="77777777" w:rsidR="00FE6F0A" w:rsidRPr="007F5117" w:rsidRDefault="00FE6F0A">
            <w:pPr>
              <w:pStyle w:val="TableTitle"/>
              <w:rPr>
                <w:rFonts w:cs="Arial"/>
                <w:i w:val="0"/>
              </w:rPr>
            </w:pPr>
            <w:r w:rsidRPr="007F5117">
              <w:rPr>
                <w:rFonts w:cs="Arial"/>
                <w:i w:val="0"/>
              </w:rPr>
              <w:t>$’000</w:t>
            </w:r>
          </w:p>
        </w:tc>
        <w:tc>
          <w:tcPr>
            <w:tcW w:w="1531" w:type="dxa"/>
            <w:vAlign w:val="bottom"/>
          </w:tcPr>
          <w:p w14:paraId="6A071F4E" w14:textId="77777777" w:rsidR="00FE6F0A" w:rsidRPr="007F5117" w:rsidRDefault="00FE6F0A">
            <w:pPr>
              <w:pStyle w:val="TableTitle"/>
              <w:rPr>
                <w:rFonts w:cs="Arial"/>
                <w:i w:val="0"/>
              </w:rPr>
            </w:pPr>
            <w:r w:rsidRPr="007F5117">
              <w:rPr>
                <w:rFonts w:cs="Arial"/>
                <w:i w:val="0"/>
              </w:rPr>
              <w:t>$’000</w:t>
            </w:r>
          </w:p>
        </w:tc>
        <w:tc>
          <w:tcPr>
            <w:tcW w:w="1531" w:type="dxa"/>
            <w:vAlign w:val="bottom"/>
          </w:tcPr>
          <w:p w14:paraId="2E48DF75" w14:textId="77777777" w:rsidR="00FE6F0A" w:rsidRPr="007F5117" w:rsidRDefault="00FE6F0A">
            <w:pPr>
              <w:pStyle w:val="TableTitle"/>
              <w:rPr>
                <w:rFonts w:cs="Arial"/>
                <w:i w:val="0"/>
              </w:rPr>
            </w:pPr>
            <w:r w:rsidRPr="007F5117">
              <w:rPr>
                <w:rFonts w:cs="Arial"/>
                <w:i w:val="0"/>
              </w:rPr>
              <w:t>$’000</w:t>
            </w:r>
          </w:p>
        </w:tc>
      </w:tr>
      <w:tr w:rsidR="00FE6F0A" w:rsidRPr="007F5117" w14:paraId="61F40018" w14:textId="77777777" w:rsidTr="00436B58">
        <w:tc>
          <w:tcPr>
            <w:tcW w:w="3231" w:type="dxa"/>
            <w:vAlign w:val="bottom"/>
          </w:tcPr>
          <w:p w14:paraId="7D27CB86" w14:textId="77777777" w:rsidR="00FE6F0A" w:rsidRPr="007F5117" w:rsidRDefault="00FE6F0A">
            <w:pPr>
              <w:pStyle w:val="TableText"/>
              <w:rPr>
                <w:rFonts w:cs="Arial"/>
              </w:rPr>
            </w:pPr>
          </w:p>
        </w:tc>
        <w:tc>
          <w:tcPr>
            <w:tcW w:w="1531" w:type="dxa"/>
            <w:vAlign w:val="bottom"/>
          </w:tcPr>
          <w:p w14:paraId="7AB7D6F3" w14:textId="77777777" w:rsidR="00FE6F0A" w:rsidRPr="007F5117" w:rsidRDefault="00FE6F0A">
            <w:pPr>
              <w:pStyle w:val="TableText"/>
              <w:tabs>
                <w:tab w:val="decimal" w:pos="1242"/>
              </w:tabs>
              <w:ind w:left="0" w:right="-198" w:firstLine="0"/>
            </w:pPr>
          </w:p>
        </w:tc>
        <w:tc>
          <w:tcPr>
            <w:tcW w:w="1531" w:type="dxa"/>
            <w:vAlign w:val="bottom"/>
          </w:tcPr>
          <w:p w14:paraId="79BE3178" w14:textId="77777777" w:rsidR="00FE6F0A" w:rsidRPr="007F5117" w:rsidRDefault="00FE6F0A">
            <w:pPr>
              <w:pStyle w:val="TableText"/>
              <w:tabs>
                <w:tab w:val="decimal" w:pos="1242"/>
              </w:tabs>
              <w:ind w:left="0" w:right="-198" w:firstLine="0"/>
            </w:pPr>
          </w:p>
        </w:tc>
        <w:tc>
          <w:tcPr>
            <w:tcW w:w="1531" w:type="dxa"/>
            <w:vAlign w:val="bottom"/>
          </w:tcPr>
          <w:p w14:paraId="107CB8EA" w14:textId="77777777" w:rsidR="00FE6F0A" w:rsidRPr="007F5117" w:rsidRDefault="00FE6F0A">
            <w:pPr>
              <w:pStyle w:val="TableText"/>
              <w:tabs>
                <w:tab w:val="decimal" w:pos="1242"/>
              </w:tabs>
              <w:ind w:left="0" w:right="-198" w:firstLine="0"/>
            </w:pPr>
          </w:p>
        </w:tc>
        <w:tc>
          <w:tcPr>
            <w:tcW w:w="1531" w:type="dxa"/>
            <w:vAlign w:val="bottom"/>
          </w:tcPr>
          <w:p w14:paraId="1BCEA747" w14:textId="77777777" w:rsidR="00FE6F0A" w:rsidRPr="007F5117" w:rsidRDefault="00FE6F0A">
            <w:pPr>
              <w:pStyle w:val="TableText"/>
              <w:tabs>
                <w:tab w:val="decimal" w:pos="1242"/>
              </w:tabs>
              <w:ind w:left="0" w:right="-198" w:firstLine="0"/>
            </w:pPr>
          </w:p>
        </w:tc>
      </w:tr>
      <w:tr w:rsidR="00E07017" w:rsidRPr="007F5117" w14:paraId="2544F666" w14:textId="77777777" w:rsidTr="00436B58">
        <w:tc>
          <w:tcPr>
            <w:tcW w:w="3231" w:type="dxa"/>
            <w:vAlign w:val="bottom"/>
          </w:tcPr>
          <w:p w14:paraId="68B4867D" w14:textId="36ACBBB6" w:rsidR="00E07017" w:rsidRPr="007F5117" w:rsidRDefault="00E07017" w:rsidP="00E07017">
            <w:pPr>
              <w:pStyle w:val="TableText"/>
              <w:rPr>
                <w:rFonts w:cs="Arial"/>
              </w:rPr>
            </w:pPr>
            <w:r w:rsidRPr="007F5117">
              <w:rPr>
                <w:rFonts w:cs="Arial"/>
              </w:rPr>
              <w:t xml:space="preserve">At 1 January </w:t>
            </w:r>
            <w:r w:rsidRPr="00C469D4">
              <w:rPr>
                <w:rFonts w:cs="Arial"/>
              </w:rPr>
              <w:t>20</w:t>
            </w:r>
            <w:r w:rsidRPr="007F5117">
              <w:rPr>
                <w:rFonts w:cs="Arial"/>
              </w:rPr>
              <w:t>20</w:t>
            </w:r>
          </w:p>
        </w:tc>
        <w:tc>
          <w:tcPr>
            <w:tcW w:w="1531" w:type="dxa"/>
            <w:vAlign w:val="bottom"/>
          </w:tcPr>
          <w:p w14:paraId="70984738" w14:textId="65EA203A" w:rsidR="00E07017" w:rsidRPr="007F5117" w:rsidRDefault="00E07017" w:rsidP="00E07017">
            <w:pPr>
              <w:pStyle w:val="TableText"/>
              <w:tabs>
                <w:tab w:val="decimal" w:pos="1242"/>
              </w:tabs>
              <w:ind w:left="0" w:right="-198" w:firstLine="0"/>
            </w:pPr>
            <w:r w:rsidRPr="007F5117">
              <w:t>6,005</w:t>
            </w:r>
          </w:p>
        </w:tc>
        <w:tc>
          <w:tcPr>
            <w:tcW w:w="1531" w:type="dxa"/>
            <w:vAlign w:val="bottom"/>
          </w:tcPr>
          <w:p w14:paraId="1CF11912" w14:textId="648A2BF3" w:rsidR="00E07017" w:rsidRPr="007F5117" w:rsidRDefault="00E07017" w:rsidP="00E07017">
            <w:pPr>
              <w:pStyle w:val="TableText"/>
              <w:tabs>
                <w:tab w:val="decimal" w:pos="1242"/>
              </w:tabs>
              <w:ind w:left="0" w:right="-198" w:firstLine="0"/>
            </w:pPr>
            <w:r w:rsidRPr="007F5117">
              <w:t>(1,282)</w:t>
            </w:r>
          </w:p>
        </w:tc>
        <w:tc>
          <w:tcPr>
            <w:tcW w:w="1531" w:type="dxa"/>
            <w:vAlign w:val="bottom"/>
          </w:tcPr>
          <w:p w14:paraId="685B8667" w14:textId="578296F1" w:rsidR="00E07017" w:rsidRPr="007F5117" w:rsidRDefault="00E07017" w:rsidP="00E07017">
            <w:pPr>
              <w:pStyle w:val="TableText"/>
              <w:tabs>
                <w:tab w:val="decimal" w:pos="1242"/>
              </w:tabs>
              <w:ind w:left="0" w:right="-198" w:firstLine="0"/>
            </w:pPr>
            <w:r w:rsidRPr="007F5117">
              <w:t>(14)</w:t>
            </w:r>
          </w:p>
        </w:tc>
        <w:tc>
          <w:tcPr>
            <w:tcW w:w="1531" w:type="dxa"/>
            <w:vAlign w:val="bottom"/>
          </w:tcPr>
          <w:p w14:paraId="1A400678" w14:textId="4C44E76D" w:rsidR="00E07017" w:rsidRPr="007F5117" w:rsidRDefault="00E07017" w:rsidP="00E07017">
            <w:pPr>
              <w:pStyle w:val="TableText"/>
              <w:tabs>
                <w:tab w:val="decimal" w:pos="1242"/>
              </w:tabs>
              <w:ind w:left="0" w:right="-198" w:firstLine="0"/>
            </w:pPr>
            <w:r w:rsidRPr="007F5117">
              <w:t>4,709</w:t>
            </w:r>
          </w:p>
        </w:tc>
      </w:tr>
      <w:tr w:rsidR="00E07017" w:rsidRPr="007F5117" w14:paraId="76EAF335" w14:textId="77777777" w:rsidTr="00436B58">
        <w:tc>
          <w:tcPr>
            <w:tcW w:w="3231" w:type="dxa"/>
            <w:vAlign w:val="bottom"/>
          </w:tcPr>
          <w:p w14:paraId="61AD617F" w14:textId="64028499" w:rsidR="00E07017" w:rsidRPr="007F5117" w:rsidRDefault="00E07017" w:rsidP="00E07017">
            <w:pPr>
              <w:pStyle w:val="TableText"/>
              <w:rPr>
                <w:rFonts w:cs="Arial"/>
              </w:rPr>
            </w:pPr>
            <w:r w:rsidRPr="007F5117">
              <w:rPr>
                <w:rFonts w:cs="Arial"/>
              </w:rPr>
              <w:t>Charged/(credited) to profit or loss</w:t>
            </w:r>
          </w:p>
        </w:tc>
        <w:tc>
          <w:tcPr>
            <w:tcW w:w="1531" w:type="dxa"/>
            <w:vAlign w:val="bottom"/>
          </w:tcPr>
          <w:p w14:paraId="5382390D" w14:textId="27330BF5" w:rsidR="00E07017" w:rsidRPr="007F5117" w:rsidRDefault="00E07017" w:rsidP="00E07017">
            <w:pPr>
              <w:pStyle w:val="TableText"/>
              <w:tabs>
                <w:tab w:val="decimal" w:pos="1242"/>
              </w:tabs>
              <w:ind w:left="0" w:right="-198" w:firstLine="0"/>
            </w:pPr>
            <w:r>
              <w:t>26</w:t>
            </w:r>
          </w:p>
        </w:tc>
        <w:tc>
          <w:tcPr>
            <w:tcW w:w="1531" w:type="dxa"/>
            <w:vAlign w:val="bottom"/>
          </w:tcPr>
          <w:p w14:paraId="45D3817D" w14:textId="7DB95D13" w:rsidR="00E07017" w:rsidRPr="007F5117" w:rsidRDefault="00E07017" w:rsidP="00E07017">
            <w:pPr>
              <w:pStyle w:val="TableText"/>
              <w:tabs>
                <w:tab w:val="decimal" w:pos="1242"/>
              </w:tabs>
              <w:ind w:left="0" w:right="-198" w:firstLine="0"/>
            </w:pPr>
            <w:r>
              <w:t>(125)</w:t>
            </w:r>
          </w:p>
        </w:tc>
        <w:tc>
          <w:tcPr>
            <w:tcW w:w="1531" w:type="dxa"/>
            <w:vAlign w:val="bottom"/>
          </w:tcPr>
          <w:p w14:paraId="5E1B631D" w14:textId="3DE82FCC" w:rsidR="00E07017" w:rsidRPr="007F5117" w:rsidRDefault="00E07017" w:rsidP="00E07017">
            <w:pPr>
              <w:pStyle w:val="TableText"/>
              <w:tabs>
                <w:tab w:val="decimal" w:pos="1242"/>
              </w:tabs>
              <w:ind w:left="0" w:right="-198" w:firstLine="0"/>
            </w:pPr>
            <w:r>
              <w:t>5</w:t>
            </w:r>
          </w:p>
        </w:tc>
        <w:tc>
          <w:tcPr>
            <w:tcW w:w="1531" w:type="dxa"/>
            <w:vAlign w:val="bottom"/>
          </w:tcPr>
          <w:p w14:paraId="5BB62D0B" w14:textId="0143B430" w:rsidR="00E07017" w:rsidRPr="007F5117" w:rsidRDefault="00E07017" w:rsidP="00E07017">
            <w:pPr>
              <w:pStyle w:val="TableText"/>
              <w:tabs>
                <w:tab w:val="decimal" w:pos="1242"/>
              </w:tabs>
              <w:ind w:left="0" w:right="-198" w:firstLine="0"/>
            </w:pPr>
            <w:r>
              <w:t>(94)</w:t>
            </w:r>
          </w:p>
        </w:tc>
      </w:tr>
      <w:tr w:rsidR="00E07017" w:rsidRPr="007F5117" w14:paraId="11EADA20" w14:textId="77777777" w:rsidTr="00436B58">
        <w:tc>
          <w:tcPr>
            <w:tcW w:w="3231" w:type="dxa"/>
            <w:vAlign w:val="bottom"/>
          </w:tcPr>
          <w:p w14:paraId="2E812DE5" w14:textId="77777777" w:rsidR="00E07017" w:rsidRPr="007F5117" w:rsidRDefault="00E07017" w:rsidP="00E07017">
            <w:pPr>
              <w:pStyle w:val="TableText"/>
              <w:rPr>
                <w:rFonts w:cs="Arial"/>
              </w:rPr>
            </w:pPr>
          </w:p>
        </w:tc>
        <w:tc>
          <w:tcPr>
            <w:tcW w:w="1531" w:type="dxa"/>
          </w:tcPr>
          <w:p w14:paraId="2CCA6490" w14:textId="2C1461C2"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c>
          <w:tcPr>
            <w:tcW w:w="1531" w:type="dxa"/>
          </w:tcPr>
          <w:p w14:paraId="6B80AEE5" w14:textId="38425250"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c>
          <w:tcPr>
            <w:tcW w:w="1531" w:type="dxa"/>
          </w:tcPr>
          <w:p w14:paraId="42C26514" w14:textId="6F9D6D44"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c>
          <w:tcPr>
            <w:tcW w:w="1531" w:type="dxa"/>
          </w:tcPr>
          <w:p w14:paraId="36AC7AAC" w14:textId="1211E391"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r>
      <w:tr w:rsidR="00E07017" w:rsidRPr="007F5117" w14:paraId="153150DF" w14:textId="77777777" w:rsidTr="00436B58">
        <w:tc>
          <w:tcPr>
            <w:tcW w:w="3231" w:type="dxa"/>
            <w:vAlign w:val="bottom"/>
          </w:tcPr>
          <w:p w14:paraId="79BEB598" w14:textId="560929A3" w:rsidR="00E07017" w:rsidRPr="007F5117" w:rsidRDefault="00E07017" w:rsidP="00E07017">
            <w:pPr>
              <w:pStyle w:val="TableText"/>
              <w:rPr>
                <w:rFonts w:cs="Arial"/>
              </w:rPr>
            </w:pPr>
            <w:r w:rsidRPr="007F5117">
              <w:rPr>
                <w:rFonts w:cs="Arial"/>
              </w:rPr>
              <w:t xml:space="preserve">At 31 December </w:t>
            </w:r>
            <w:r w:rsidRPr="00C469D4">
              <w:rPr>
                <w:rFonts w:cs="Arial"/>
              </w:rPr>
              <w:t>20</w:t>
            </w:r>
            <w:r w:rsidRPr="007F5117">
              <w:rPr>
                <w:rFonts w:cs="Arial"/>
              </w:rPr>
              <w:t>20</w:t>
            </w:r>
          </w:p>
        </w:tc>
        <w:tc>
          <w:tcPr>
            <w:tcW w:w="1531" w:type="dxa"/>
            <w:vAlign w:val="bottom"/>
          </w:tcPr>
          <w:p w14:paraId="24497C5C" w14:textId="6BA1D854" w:rsidR="00E07017" w:rsidRPr="007F5117" w:rsidRDefault="00E07017" w:rsidP="00E07017">
            <w:pPr>
              <w:pStyle w:val="TableText"/>
              <w:tabs>
                <w:tab w:val="decimal" w:pos="1242"/>
              </w:tabs>
              <w:ind w:left="0" w:right="-198" w:firstLine="0"/>
            </w:pPr>
            <w:r>
              <w:t>6,031</w:t>
            </w:r>
          </w:p>
        </w:tc>
        <w:tc>
          <w:tcPr>
            <w:tcW w:w="1531" w:type="dxa"/>
            <w:vAlign w:val="bottom"/>
          </w:tcPr>
          <w:p w14:paraId="32349DE1" w14:textId="62F280AA" w:rsidR="00E07017" w:rsidRPr="007F5117" w:rsidRDefault="00E07017" w:rsidP="00E07017">
            <w:pPr>
              <w:pStyle w:val="TableText"/>
              <w:tabs>
                <w:tab w:val="decimal" w:pos="1242"/>
              </w:tabs>
              <w:ind w:left="0" w:right="-198" w:firstLine="0"/>
            </w:pPr>
            <w:r>
              <w:t>(1,407)</w:t>
            </w:r>
          </w:p>
        </w:tc>
        <w:tc>
          <w:tcPr>
            <w:tcW w:w="1531" w:type="dxa"/>
            <w:vAlign w:val="bottom"/>
          </w:tcPr>
          <w:p w14:paraId="27998D04" w14:textId="652DD960" w:rsidR="00E07017" w:rsidRPr="007F5117" w:rsidRDefault="00E07017" w:rsidP="00E07017">
            <w:pPr>
              <w:pStyle w:val="TableText"/>
              <w:tabs>
                <w:tab w:val="decimal" w:pos="1242"/>
              </w:tabs>
              <w:ind w:left="0" w:right="-198" w:firstLine="0"/>
            </w:pPr>
            <w:r>
              <w:t>(9)</w:t>
            </w:r>
          </w:p>
        </w:tc>
        <w:tc>
          <w:tcPr>
            <w:tcW w:w="1531" w:type="dxa"/>
            <w:vAlign w:val="bottom"/>
          </w:tcPr>
          <w:p w14:paraId="48C3A8D8" w14:textId="34429BF3" w:rsidR="00E07017" w:rsidRPr="007F5117" w:rsidRDefault="00E07017" w:rsidP="00E07017">
            <w:pPr>
              <w:pStyle w:val="TableText"/>
              <w:tabs>
                <w:tab w:val="decimal" w:pos="1242"/>
              </w:tabs>
              <w:ind w:left="0" w:right="-198" w:firstLine="0"/>
            </w:pPr>
            <w:r>
              <w:t>4,615</w:t>
            </w:r>
          </w:p>
        </w:tc>
      </w:tr>
      <w:tr w:rsidR="00E07017" w:rsidRPr="007F5117" w14:paraId="5FD76218" w14:textId="77777777" w:rsidTr="00436B58">
        <w:tc>
          <w:tcPr>
            <w:tcW w:w="3231" w:type="dxa"/>
            <w:vAlign w:val="bottom"/>
          </w:tcPr>
          <w:p w14:paraId="1FF82BCB" w14:textId="77777777" w:rsidR="00E07017" w:rsidRPr="007F5117" w:rsidRDefault="00E07017" w:rsidP="00E07017">
            <w:pPr>
              <w:pStyle w:val="TableText"/>
              <w:rPr>
                <w:rFonts w:cs="Arial"/>
              </w:rPr>
            </w:pPr>
          </w:p>
        </w:tc>
        <w:tc>
          <w:tcPr>
            <w:tcW w:w="1531" w:type="dxa"/>
          </w:tcPr>
          <w:p w14:paraId="0EB4C7BE"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1" w:type="dxa"/>
          </w:tcPr>
          <w:p w14:paraId="485F71F4"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1" w:type="dxa"/>
          </w:tcPr>
          <w:p w14:paraId="10A384BF"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1" w:type="dxa"/>
          </w:tcPr>
          <w:p w14:paraId="6C284476"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r>
      <w:tr w:rsidR="00E07017" w:rsidRPr="007F5117" w14:paraId="4F60A141" w14:textId="77777777" w:rsidTr="00436B58">
        <w:tc>
          <w:tcPr>
            <w:tcW w:w="3231" w:type="dxa"/>
            <w:vAlign w:val="bottom"/>
          </w:tcPr>
          <w:p w14:paraId="2F6E1540" w14:textId="77777777" w:rsidR="00E07017" w:rsidRPr="007F5117" w:rsidRDefault="00E07017" w:rsidP="00E07017">
            <w:pPr>
              <w:pStyle w:val="TableText"/>
              <w:rPr>
                <w:rFonts w:cs="Arial"/>
              </w:rPr>
            </w:pPr>
          </w:p>
        </w:tc>
        <w:tc>
          <w:tcPr>
            <w:tcW w:w="1531" w:type="dxa"/>
            <w:vAlign w:val="bottom"/>
          </w:tcPr>
          <w:p w14:paraId="2D3209EC" w14:textId="77777777" w:rsidR="00E07017" w:rsidRPr="007F5117" w:rsidRDefault="00E07017" w:rsidP="00E07017">
            <w:pPr>
              <w:pStyle w:val="TableText"/>
              <w:tabs>
                <w:tab w:val="decimal" w:pos="1242"/>
              </w:tabs>
              <w:ind w:left="0" w:right="-198" w:firstLine="0"/>
            </w:pPr>
          </w:p>
        </w:tc>
        <w:tc>
          <w:tcPr>
            <w:tcW w:w="1531" w:type="dxa"/>
            <w:vAlign w:val="bottom"/>
          </w:tcPr>
          <w:p w14:paraId="73B37C1F" w14:textId="77777777" w:rsidR="00E07017" w:rsidRPr="007F5117" w:rsidRDefault="00E07017" w:rsidP="00E07017">
            <w:pPr>
              <w:pStyle w:val="TableText"/>
              <w:tabs>
                <w:tab w:val="decimal" w:pos="1242"/>
              </w:tabs>
              <w:ind w:left="0" w:right="-198" w:firstLine="0"/>
            </w:pPr>
          </w:p>
        </w:tc>
        <w:tc>
          <w:tcPr>
            <w:tcW w:w="1531" w:type="dxa"/>
            <w:vAlign w:val="bottom"/>
          </w:tcPr>
          <w:p w14:paraId="47ADA5DA" w14:textId="77777777" w:rsidR="00E07017" w:rsidRPr="007F5117" w:rsidRDefault="00E07017" w:rsidP="00E07017">
            <w:pPr>
              <w:pStyle w:val="TableText"/>
              <w:tabs>
                <w:tab w:val="decimal" w:pos="1242"/>
              </w:tabs>
              <w:ind w:left="0" w:right="-198" w:firstLine="0"/>
            </w:pPr>
          </w:p>
        </w:tc>
        <w:tc>
          <w:tcPr>
            <w:tcW w:w="1531" w:type="dxa"/>
            <w:vAlign w:val="bottom"/>
          </w:tcPr>
          <w:p w14:paraId="6BC067F2" w14:textId="77777777" w:rsidR="00E07017" w:rsidRPr="007F5117" w:rsidRDefault="00E07017" w:rsidP="00E07017">
            <w:pPr>
              <w:pStyle w:val="TableText"/>
              <w:tabs>
                <w:tab w:val="decimal" w:pos="1242"/>
              </w:tabs>
              <w:ind w:left="0" w:right="-198" w:firstLine="0"/>
            </w:pPr>
          </w:p>
        </w:tc>
      </w:tr>
      <w:tr w:rsidR="00E07017" w:rsidRPr="007F5117" w14:paraId="282032D2" w14:textId="77777777" w:rsidTr="00436B58">
        <w:tc>
          <w:tcPr>
            <w:tcW w:w="3231" w:type="dxa"/>
            <w:vAlign w:val="bottom"/>
          </w:tcPr>
          <w:p w14:paraId="3F8B9431" w14:textId="4F056B55" w:rsidR="00E07017" w:rsidRPr="007F5117" w:rsidRDefault="00E07017" w:rsidP="00E07017">
            <w:pPr>
              <w:pStyle w:val="TableText"/>
              <w:rPr>
                <w:rFonts w:cs="Arial"/>
              </w:rPr>
            </w:pPr>
            <w:r w:rsidRPr="007F5117">
              <w:rPr>
                <w:rFonts w:cs="Arial"/>
              </w:rPr>
              <w:t xml:space="preserve">At 1 January </w:t>
            </w:r>
            <w:r w:rsidRPr="00C469D4">
              <w:rPr>
                <w:rFonts w:cs="Arial"/>
              </w:rPr>
              <w:t>20</w:t>
            </w:r>
            <w:r w:rsidRPr="007F5117">
              <w:rPr>
                <w:rFonts w:cs="Arial"/>
              </w:rPr>
              <w:t>2</w:t>
            </w:r>
            <w:r>
              <w:rPr>
                <w:rFonts w:cs="Arial"/>
              </w:rPr>
              <w:t>1</w:t>
            </w:r>
          </w:p>
        </w:tc>
        <w:tc>
          <w:tcPr>
            <w:tcW w:w="1531" w:type="dxa"/>
            <w:vAlign w:val="bottom"/>
          </w:tcPr>
          <w:p w14:paraId="68C0F138" w14:textId="422C2274" w:rsidR="00E07017" w:rsidRPr="007F5117" w:rsidRDefault="00E07017" w:rsidP="00E07017">
            <w:pPr>
              <w:pStyle w:val="TableText"/>
              <w:tabs>
                <w:tab w:val="decimal" w:pos="1242"/>
              </w:tabs>
              <w:ind w:left="0" w:right="-198" w:firstLine="0"/>
            </w:pPr>
            <w:r>
              <w:t>6,031</w:t>
            </w:r>
          </w:p>
        </w:tc>
        <w:tc>
          <w:tcPr>
            <w:tcW w:w="1531" w:type="dxa"/>
            <w:vAlign w:val="bottom"/>
          </w:tcPr>
          <w:p w14:paraId="4CF2CDE1" w14:textId="5AF5613E" w:rsidR="00E07017" w:rsidRPr="007F5117" w:rsidRDefault="00E07017" w:rsidP="00E07017">
            <w:pPr>
              <w:pStyle w:val="TableText"/>
              <w:tabs>
                <w:tab w:val="decimal" w:pos="1242"/>
              </w:tabs>
              <w:ind w:left="0" w:right="-198" w:firstLine="0"/>
            </w:pPr>
            <w:r>
              <w:t>(1,407)</w:t>
            </w:r>
          </w:p>
        </w:tc>
        <w:tc>
          <w:tcPr>
            <w:tcW w:w="1531" w:type="dxa"/>
            <w:vAlign w:val="bottom"/>
          </w:tcPr>
          <w:p w14:paraId="19D11718" w14:textId="2CE6A86B" w:rsidR="00E07017" w:rsidRPr="007F5117" w:rsidRDefault="00E07017" w:rsidP="00E07017">
            <w:pPr>
              <w:pStyle w:val="TableText"/>
              <w:tabs>
                <w:tab w:val="decimal" w:pos="1242"/>
              </w:tabs>
              <w:ind w:left="0" w:right="-198" w:firstLine="0"/>
            </w:pPr>
            <w:r>
              <w:t>(9)</w:t>
            </w:r>
          </w:p>
        </w:tc>
        <w:tc>
          <w:tcPr>
            <w:tcW w:w="1531" w:type="dxa"/>
            <w:vAlign w:val="bottom"/>
          </w:tcPr>
          <w:p w14:paraId="056FABD8" w14:textId="1D12AACE" w:rsidR="00E07017" w:rsidRPr="007F5117" w:rsidRDefault="00E07017" w:rsidP="00E07017">
            <w:pPr>
              <w:pStyle w:val="TableText"/>
              <w:tabs>
                <w:tab w:val="decimal" w:pos="1242"/>
              </w:tabs>
              <w:ind w:left="0" w:right="-198" w:firstLine="0"/>
            </w:pPr>
            <w:r>
              <w:t>4,615</w:t>
            </w:r>
          </w:p>
        </w:tc>
      </w:tr>
      <w:tr w:rsidR="00E07017" w:rsidRPr="007F5117" w14:paraId="1015D426" w14:textId="77777777" w:rsidTr="00436B58">
        <w:tc>
          <w:tcPr>
            <w:tcW w:w="3231" w:type="dxa"/>
            <w:vAlign w:val="bottom"/>
          </w:tcPr>
          <w:p w14:paraId="764A625A" w14:textId="633A11F0" w:rsidR="00E07017" w:rsidRPr="007F5117" w:rsidRDefault="00E07017" w:rsidP="00E07017">
            <w:pPr>
              <w:pStyle w:val="TableText"/>
              <w:rPr>
                <w:rFonts w:cs="Arial"/>
              </w:rPr>
            </w:pPr>
            <w:r w:rsidRPr="007F5117">
              <w:rPr>
                <w:rFonts w:cs="Arial"/>
              </w:rPr>
              <w:t>Charged to profit or loss</w:t>
            </w:r>
          </w:p>
        </w:tc>
        <w:tc>
          <w:tcPr>
            <w:tcW w:w="1531" w:type="dxa"/>
            <w:vAlign w:val="bottom"/>
          </w:tcPr>
          <w:p w14:paraId="1EABFC27" w14:textId="11D82053" w:rsidR="00E07017" w:rsidRPr="007F5117" w:rsidRDefault="00BC0E66" w:rsidP="00E07017">
            <w:pPr>
              <w:pStyle w:val="TableText"/>
              <w:tabs>
                <w:tab w:val="decimal" w:pos="1242"/>
              </w:tabs>
              <w:ind w:left="0" w:right="-198" w:firstLine="0"/>
            </w:pPr>
            <w:r>
              <w:t>151</w:t>
            </w:r>
          </w:p>
        </w:tc>
        <w:tc>
          <w:tcPr>
            <w:tcW w:w="1531" w:type="dxa"/>
            <w:vAlign w:val="bottom"/>
          </w:tcPr>
          <w:p w14:paraId="46F5158C" w14:textId="07AC5E03" w:rsidR="00E07017" w:rsidRPr="007F5117" w:rsidRDefault="00BC0E66" w:rsidP="00E07017">
            <w:pPr>
              <w:pStyle w:val="TableText"/>
              <w:tabs>
                <w:tab w:val="decimal" w:pos="1242"/>
              </w:tabs>
              <w:ind w:left="0" w:right="-198" w:firstLine="0"/>
            </w:pPr>
            <w:r>
              <w:t>631</w:t>
            </w:r>
          </w:p>
        </w:tc>
        <w:tc>
          <w:tcPr>
            <w:tcW w:w="1531" w:type="dxa"/>
            <w:vAlign w:val="bottom"/>
          </w:tcPr>
          <w:p w14:paraId="43486A3C" w14:textId="7A9F55C7" w:rsidR="00E07017" w:rsidRPr="007F5117" w:rsidRDefault="00BC0E66" w:rsidP="00E07017">
            <w:pPr>
              <w:pStyle w:val="TableText"/>
              <w:tabs>
                <w:tab w:val="decimal" w:pos="1242"/>
              </w:tabs>
              <w:ind w:left="0" w:right="-198" w:firstLine="0"/>
            </w:pPr>
            <w:r>
              <w:t>2</w:t>
            </w:r>
          </w:p>
        </w:tc>
        <w:tc>
          <w:tcPr>
            <w:tcW w:w="1531" w:type="dxa"/>
            <w:vAlign w:val="bottom"/>
          </w:tcPr>
          <w:p w14:paraId="4C20597C" w14:textId="2C4B6B3F" w:rsidR="00E07017" w:rsidRPr="007F5117" w:rsidRDefault="00BC0E66" w:rsidP="00E07017">
            <w:pPr>
              <w:pStyle w:val="TableText"/>
              <w:tabs>
                <w:tab w:val="decimal" w:pos="1242"/>
              </w:tabs>
              <w:ind w:left="0" w:right="-198" w:firstLine="0"/>
            </w:pPr>
            <w:r>
              <w:t>784</w:t>
            </w:r>
          </w:p>
        </w:tc>
      </w:tr>
      <w:tr w:rsidR="00E07017" w:rsidRPr="007F5117" w14:paraId="6AA17AEE" w14:textId="77777777" w:rsidTr="00436B58">
        <w:tc>
          <w:tcPr>
            <w:tcW w:w="3231" w:type="dxa"/>
            <w:vAlign w:val="bottom"/>
          </w:tcPr>
          <w:p w14:paraId="30787113" w14:textId="77777777" w:rsidR="00E07017" w:rsidRPr="007F5117" w:rsidRDefault="00E07017" w:rsidP="00E07017">
            <w:pPr>
              <w:pStyle w:val="TableText"/>
              <w:rPr>
                <w:rFonts w:cs="Arial"/>
              </w:rPr>
            </w:pPr>
          </w:p>
        </w:tc>
        <w:tc>
          <w:tcPr>
            <w:tcW w:w="1531" w:type="dxa"/>
          </w:tcPr>
          <w:p w14:paraId="1796B362" w14:textId="77777777"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c>
          <w:tcPr>
            <w:tcW w:w="1531" w:type="dxa"/>
          </w:tcPr>
          <w:p w14:paraId="0B6C630A" w14:textId="77777777"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c>
          <w:tcPr>
            <w:tcW w:w="1531" w:type="dxa"/>
          </w:tcPr>
          <w:p w14:paraId="58201F18" w14:textId="77777777"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c>
          <w:tcPr>
            <w:tcW w:w="1531" w:type="dxa"/>
          </w:tcPr>
          <w:p w14:paraId="6355B8DA" w14:textId="77777777" w:rsidR="00E07017" w:rsidRPr="007F5117" w:rsidRDefault="00E07017" w:rsidP="00E07017">
            <w:pPr>
              <w:pStyle w:val="TableText"/>
              <w:tabs>
                <w:tab w:val="decimal" w:pos="1242"/>
                <w:tab w:val="right" w:pos="1512"/>
              </w:tabs>
              <w:spacing w:line="160" w:lineRule="exact"/>
              <w:ind w:left="0" w:right="-198" w:firstLine="0"/>
              <w:rPr>
                <w:sz w:val="24"/>
                <w:u w:val="single"/>
                <w:vertAlign w:val="superscript"/>
              </w:rPr>
            </w:pPr>
            <w:r w:rsidRPr="007F5117">
              <w:rPr>
                <w:sz w:val="24"/>
                <w:u w:val="single"/>
                <w:vertAlign w:val="superscript"/>
              </w:rPr>
              <w:tab/>
            </w:r>
          </w:p>
        </w:tc>
      </w:tr>
      <w:tr w:rsidR="00E07017" w:rsidRPr="007F5117" w14:paraId="0830EBD5" w14:textId="77777777" w:rsidTr="00436B58">
        <w:tc>
          <w:tcPr>
            <w:tcW w:w="3231" w:type="dxa"/>
            <w:vAlign w:val="bottom"/>
          </w:tcPr>
          <w:p w14:paraId="4FF5E057" w14:textId="2281884A" w:rsidR="00E07017" w:rsidRPr="007F5117" w:rsidRDefault="00E07017" w:rsidP="00E07017">
            <w:pPr>
              <w:pStyle w:val="TableText"/>
              <w:rPr>
                <w:rFonts w:cs="Arial"/>
              </w:rPr>
            </w:pPr>
            <w:r w:rsidRPr="007F5117">
              <w:rPr>
                <w:rFonts w:cs="Arial"/>
              </w:rPr>
              <w:t xml:space="preserve">At 31 December </w:t>
            </w:r>
            <w:r w:rsidRPr="00C469D4">
              <w:rPr>
                <w:rFonts w:cs="Arial"/>
              </w:rPr>
              <w:t>20</w:t>
            </w:r>
            <w:r w:rsidRPr="007F5117">
              <w:rPr>
                <w:rFonts w:cs="Arial"/>
              </w:rPr>
              <w:t>2</w:t>
            </w:r>
            <w:r>
              <w:rPr>
                <w:rFonts w:cs="Arial"/>
              </w:rPr>
              <w:t>1</w:t>
            </w:r>
          </w:p>
        </w:tc>
        <w:tc>
          <w:tcPr>
            <w:tcW w:w="1531" w:type="dxa"/>
            <w:vAlign w:val="bottom"/>
          </w:tcPr>
          <w:p w14:paraId="26AC4851" w14:textId="51F46CE7" w:rsidR="00E07017" w:rsidRPr="007F5117" w:rsidRDefault="00BC0E66" w:rsidP="00E07017">
            <w:pPr>
              <w:pStyle w:val="TableText"/>
              <w:tabs>
                <w:tab w:val="decimal" w:pos="1242"/>
              </w:tabs>
              <w:ind w:left="0" w:right="-198" w:firstLine="0"/>
            </w:pPr>
            <w:r>
              <w:t>6,182</w:t>
            </w:r>
          </w:p>
        </w:tc>
        <w:tc>
          <w:tcPr>
            <w:tcW w:w="1531" w:type="dxa"/>
            <w:vAlign w:val="bottom"/>
          </w:tcPr>
          <w:p w14:paraId="3A5F15AE" w14:textId="5F44044B" w:rsidR="00E07017" w:rsidRPr="007F5117" w:rsidRDefault="00BC0E66" w:rsidP="00E07017">
            <w:pPr>
              <w:pStyle w:val="TableText"/>
              <w:tabs>
                <w:tab w:val="decimal" w:pos="1242"/>
              </w:tabs>
              <w:ind w:left="0" w:right="-198" w:firstLine="0"/>
            </w:pPr>
            <w:r>
              <w:t>(776)</w:t>
            </w:r>
          </w:p>
        </w:tc>
        <w:tc>
          <w:tcPr>
            <w:tcW w:w="1531" w:type="dxa"/>
            <w:vAlign w:val="bottom"/>
          </w:tcPr>
          <w:p w14:paraId="6CCF8E46" w14:textId="770F2905" w:rsidR="00E07017" w:rsidRPr="007F5117" w:rsidRDefault="00BC0E66" w:rsidP="00E07017">
            <w:pPr>
              <w:pStyle w:val="TableText"/>
              <w:tabs>
                <w:tab w:val="decimal" w:pos="1242"/>
              </w:tabs>
              <w:ind w:left="0" w:right="-198" w:firstLine="0"/>
            </w:pPr>
            <w:r>
              <w:t>(7)</w:t>
            </w:r>
          </w:p>
        </w:tc>
        <w:tc>
          <w:tcPr>
            <w:tcW w:w="1531" w:type="dxa"/>
            <w:vAlign w:val="bottom"/>
          </w:tcPr>
          <w:p w14:paraId="7191FA01" w14:textId="2F9E33E8" w:rsidR="00E07017" w:rsidRPr="007F5117" w:rsidRDefault="00BC0E66" w:rsidP="00E07017">
            <w:pPr>
              <w:pStyle w:val="TableText"/>
              <w:tabs>
                <w:tab w:val="decimal" w:pos="1242"/>
              </w:tabs>
              <w:ind w:left="0" w:right="-198" w:firstLine="0"/>
            </w:pPr>
            <w:r>
              <w:t>5,399</w:t>
            </w:r>
          </w:p>
        </w:tc>
      </w:tr>
      <w:tr w:rsidR="00E07017" w:rsidRPr="007F5117" w14:paraId="6CCB30F1" w14:textId="77777777" w:rsidTr="00436B58">
        <w:tc>
          <w:tcPr>
            <w:tcW w:w="3231" w:type="dxa"/>
            <w:vAlign w:val="bottom"/>
          </w:tcPr>
          <w:p w14:paraId="57D3FA68" w14:textId="77777777" w:rsidR="00E07017" w:rsidRPr="007F5117" w:rsidRDefault="00E07017" w:rsidP="00E07017">
            <w:pPr>
              <w:pStyle w:val="TableText"/>
              <w:rPr>
                <w:rFonts w:cs="Arial"/>
              </w:rPr>
            </w:pPr>
          </w:p>
        </w:tc>
        <w:tc>
          <w:tcPr>
            <w:tcW w:w="1531" w:type="dxa"/>
          </w:tcPr>
          <w:p w14:paraId="7A3A522D"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1" w:type="dxa"/>
          </w:tcPr>
          <w:p w14:paraId="2A6F85DB"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1" w:type="dxa"/>
          </w:tcPr>
          <w:p w14:paraId="136EDFA1"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1" w:type="dxa"/>
          </w:tcPr>
          <w:p w14:paraId="1F85D864" w14:textId="77777777" w:rsidR="00E07017" w:rsidRPr="007F5117" w:rsidRDefault="00E07017" w:rsidP="00E07017">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r>
    </w:tbl>
    <w:p w14:paraId="4A218BBB" w14:textId="77777777" w:rsidR="00450227" w:rsidRPr="007F5117" w:rsidRDefault="00450227">
      <w:pPr>
        <w:pStyle w:val="BodyText"/>
        <w:spacing w:before="0"/>
      </w:pPr>
    </w:p>
    <w:p w14:paraId="03FA5A48" w14:textId="77777777" w:rsidR="00176056" w:rsidRPr="007F5117" w:rsidRDefault="00176056">
      <w:pPr>
        <w:pStyle w:val="Heading2"/>
        <w:spacing w:before="0"/>
        <w:rPr>
          <w:rFonts w:cs="Arial"/>
        </w:rPr>
      </w:pPr>
      <w:r w:rsidRPr="007F5117">
        <w:rPr>
          <w:rFonts w:cs="Arial"/>
        </w:rPr>
        <w:t>1</w:t>
      </w:r>
      <w:r w:rsidR="009F1D7B" w:rsidRPr="007F5117">
        <w:rPr>
          <w:rFonts w:cs="Arial"/>
        </w:rPr>
        <w:t>4</w:t>
      </w:r>
      <w:r w:rsidRPr="007F5117">
        <w:rPr>
          <w:rFonts w:cs="Arial"/>
        </w:rPr>
        <w:tab/>
        <w:t>Capital and reserve</w:t>
      </w:r>
    </w:p>
    <w:p w14:paraId="36662B5D" w14:textId="77777777" w:rsidR="00450227" w:rsidRPr="007F5117" w:rsidRDefault="00450227">
      <w:pPr>
        <w:pStyle w:val="BodyText"/>
        <w:spacing w:before="0"/>
      </w:pPr>
    </w:p>
    <w:p w14:paraId="089A52E6" w14:textId="77777777" w:rsidR="00176056" w:rsidRPr="007F5117" w:rsidRDefault="00176056">
      <w:pPr>
        <w:pStyle w:val="Heading3"/>
        <w:spacing w:before="0"/>
        <w:rPr>
          <w:rFonts w:cs="Arial"/>
        </w:rPr>
      </w:pPr>
      <w:r w:rsidRPr="007F5117">
        <w:rPr>
          <w:rFonts w:cs="Arial"/>
        </w:rPr>
        <w:t>(a)</w:t>
      </w:r>
      <w:r w:rsidRPr="007F5117">
        <w:rPr>
          <w:rFonts w:cs="Arial"/>
        </w:rPr>
        <w:tab/>
        <w:t>Components of the Company’s capital and reserve</w:t>
      </w:r>
    </w:p>
    <w:p w14:paraId="236AF94E" w14:textId="77777777" w:rsidR="00450227" w:rsidRPr="007F5117" w:rsidRDefault="00450227">
      <w:pPr>
        <w:pStyle w:val="BodyText"/>
        <w:spacing w:before="0"/>
        <w:rPr>
          <w:lang w:val="en-GB"/>
        </w:rPr>
      </w:pPr>
    </w:p>
    <w:p w14:paraId="59EADE35" w14:textId="77777777" w:rsidR="00176056" w:rsidRPr="007F5117" w:rsidRDefault="00176056">
      <w:pPr>
        <w:pStyle w:val="BodyText"/>
        <w:spacing w:before="0"/>
        <w:rPr>
          <w:lang w:val="en-GB"/>
        </w:rPr>
      </w:pPr>
      <w:r w:rsidRPr="007F5117">
        <w:rPr>
          <w:lang w:val="en-GB"/>
        </w:rPr>
        <w:t xml:space="preserve">The opening and closing balances of each component of the Company’s equity and </w:t>
      </w:r>
      <w:proofErr w:type="gramStart"/>
      <w:r w:rsidRPr="007F5117">
        <w:rPr>
          <w:lang w:val="en-GB"/>
        </w:rPr>
        <w:t>a reconciliation</w:t>
      </w:r>
      <w:proofErr w:type="gramEnd"/>
      <w:r w:rsidRPr="007F5117">
        <w:rPr>
          <w:lang w:val="en-GB"/>
        </w:rPr>
        <w:t xml:space="preserve"> between these amounts are set out in the statement of change</w:t>
      </w:r>
      <w:r w:rsidRPr="007F5117">
        <w:rPr>
          <w:lang w:val="en-GB" w:eastAsia="zh-TW"/>
        </w:rPr>
        <w:t>s</w:t>
      </w:r>
      <w:r w:rsidRPr="007F5117">
        <w:rPr>
          <w:lang w:val="en-GB"/>
        </w:rPr>
        <w:t xml:space="preserve"> in equity.</w:t>
      </w:r>
    </w:p>
    <w:p w14:paraId="225B6BED" w14:textId="77777777" w:rsidR="00450227" w:rsidRPr="007F5117" w:rsidRDefault="00450227">
      <w:pPr>
        <w:pStyle w:val="BodyText"/>
        <w:spacing w:before="0"/>
      </w:pPr>
    </w:p>
    <w:p w14:paraId="28482051" w14:textId="77777777" w:rsidR="00176056" w:rsidRPr="007F5117" w:rsidRDefault="00176056">
      <w:pPr>
        <w:pStyle w:val="Heading3"/>
        <w:spacing w:before="0"/>
        <w:rPr>
          <w:rFonts w:cs="Arial"/>
        </w:rPr>
      </w:pPr>
      <w:r w:rsidRPr="007F5117">
        <w:rPr>
          <w:rFonts w:cs="Arial"/>
        </w:rPr>
        <w:t>(b)</w:t>
      </w:r>
      <w:r w:rsidRPr="007F5117">
        <w:rPr>
          <w:rFonts w:cs="Arial"/>
        </w:rPr>
        <w:tab/>
        <w:t>Issued share capital</w:t>
      </w:r>
    </w:p>
    <w:tbl>
      <w:tblPr>
        <w:tblW w:w="9351" w:type="dxa"/>
        <w:tblLayout w:type="fixed"/>
        <w:tblLook w:val="01E0" w:firstRow="1" w:lastRow="1" w:firstColumn="1" w:lastColumn="1" w:noHBand="0" w:noVBand="0"/>
      </w:tblPr>
      <w:tblGrid>
        <w:gridCol w:w="3231"/>
        <w:gridCol w:w="1530"/>
        <w:gridCol w:w="1530"/>
        <w:gridCol w:w="1530"/>
        <w:gridCol w:w="1530"/>
      </w:tblGrid>
      <w:tr w:rsidR="00176056" w:rsidRPr="007F5117" w14:paraId="0F6990E3" w14:textId="77777777" w:rsidTr="00530A52">
        <w:tc>
          <w:tcPr>
            <w:tcW w:w="3231" w:type="dxa"/>
            <w:vAlign w:val="bottom"/>
          </w:tcPr>
          <w:p w14:paraId="720C8642" w14:textId="77777777" w:rsidR="00176056" w:rsidRPr="007F5117" w:rsidRDefault="00176056">
            <w:pPr>
              <w:pStyle w:val="TableText"/>
            </w:pPr>
          </w:p>
        </w:tc>
        <w:tc>
          <w:tcPr>
            <w:tcW w:w="1530" w:type="dxa"/>
            <w:vAlign w:val="bottom"/>
          </w:tcPr>
          <w:p w14:paraId="65879313" w14:textId="77777777" w:rsidR="00176056" w:rsidRPr="007F5117" w:rsidRDefault="00176056">
            <w:pPr>
              <w:pStyle w:val="TableTitle"/>
            </w:pPr>
          </w:p>
        </w:tc>
        <w:tc>
          <w:tcPr>
            <w:tcW w:w="1530" w:type="dxa"/>
            <w:vAlign w:val="bottom"/>
          </w:tcPr>
          <w:p w14:paraId="1D223EE9" w14:textId="77777777" w:rsidR="00176056" w:rsidRPr="007F5117" w:rsidRDefault="00176056">
            <w:pPr>
              <w:pStyle w:val="TableTitle"/>
            </w:pPr>
          </w:p>
        </w:tc>
        <w:tc>
          <w:tcPr>
            <w:tcW w:w="1530" w:type="dxa"/>
            <w:vAlign w:val="bottom"/>
          </w:tcPr>
          <w:p w14:paraId="45D41F8D" w14:textId="77777777" w:rsidR="00176056" w:rsidRPr="007F5117" w:rsidRDefault="00176056">
            <w:pPr>
              <w:pStyle w:val="TableTitle"/>
            </w:pPr>
          </w:p>
        </w:tc>
        <w:tc>
          <w:tcPr>
            <w:tcW w:w="1530" w:type="dxa"/>
            <w:vAlign w:val="bottom"/>
          </w:tcPr>
          <w:p w14:paraId="75CB32D2" w14:textId="77777777" w:rsidR="00176056" w:rsidRPr="007F5117" w:rsidRDefault="00176056">
            <w:pPr>
              <w:pStyle w:val="TableTitle"/>
            </w:pPr>
          </w:p>
        </w:tc>
      </w:tr>
      <w:tr w:rsidR="00176056" w:rsidRPr="007F5117" w14:paraId="7F0CF5D9" w14:textId="77777777" w:rsidTr="00530A52">
        <w:tc>
          <w:tcPr>
            <w:tcW w:w="3231" w:type="dxa"/>
            <w:vAlign w:val="bottom"/>
          </w:tcPr>
          <w:p w14:paraId="5FE80BD6" w14:textId="77777777" w:rsidR="00176056" w:rsidRPr="007F5117" w:rsidRDefault="00176056">
            <w:pPr>
              <w:pStyle w:val="TableText"/>
            </w:pPr>
          </w:p>
        </w:tc>
        <w:tc>
          <w:tcPr>
            <w:tcW w:w="3060" w:type="dxa"/>
            <w:gridSpan w:val="2"/>
            <w:vAlign w:val="bottom"/>
          </w:tcPr>
          <w:p w14:paraId="641AF37F" w14:textId="2FED1605" w:rsidR="00176056" w:rsidRPr="007F5117" w:rsidRDefault="00D40DD4">
            <w:pPr>
              <w:pStyle w:val="TableTitle"/>
              <w:jc w:val="center"/>
            </w:pPr>
            <w:r w:rsidRPr="00C469D4">
              <w:t>20</w:t>
            </w:r>
            <w:r w:rsidR="00A12B5C" w:rsidRPr="007F5117">
              <w:t>2</w:t>
            </w:r>
            <w:r w:rsidR="00E07017">
              <w:t>1</w:t>
            </w:r>
          </w:p>
        </w:tc>
        <w:tc>
          <w:tcPr>
            <w:tcW w:w="3060" w:type="dxa"/>
            <w:gridSpan w:val="2"/>
            <w:vAlign w:val="bottom"/>
          </w:tcPr>
          <w:p w14:paraId="78FC3868" w14:textId="08134620" w:rsidR="00176056" w:rsidRPr="007F5117" w:rsidRDefault="00D40DD4">
            <w:pPr>
              <w:pStyle w:val="TableTitle"/>
              <w:jc w:val="center"/>
              <w:rPr>
                <w:rFonts w:cs="Arial"/>
              </w:rPr>
            </w:pPr>
            <w:r w:rsidRPr="00C469D4">
              <w:rPr>
                <w:rFonts w:cs="Arial"/>
              </w:rPr>
              <w:t>20</w:t>
            </w:r>
            <w:r w:rsidR="00E07017">
              <w:rPr>
                <w:rFonts w:cs="Arial"/>
              </w:rPr>
              <w:t>20</w:t>
            </w:r>
          </w:p>
        </w:tc>
      </w:tr>
      <w:tr w:rsidR="00176056" w:rsidRPr="007F5117" w14:paraId="77C6F0B4" w14:textId="77777777" w:rsidTr="00530A52">
        <w:tc>
          <w:tcPr>
            <w:tcW w:w="3231" w:type="dxa"/>
            <w:vAlign w:val="bottom"/>
          </w:tcPr>
          <w:p w14:paraId="2F4080A4" w14:textId="77777777" w:rsidR="00176056" w:rsidRPr="007F5117" w:rsidRDefault="00176056">
            <w:pPr>
              <w:pStyle w:val="TableText"/>
            </w:pPr>
          </w:p>
        </w:tc>
        <w:tc>
          <w:tcPr>
            <w:tcW w:w="1530" w:type="dxa"/>
            <w:vAlign w:val="bottom"/>
          </w:tcPr>
          <w:p w14:paraId="5893E254" w14:textId="7EA34A9C" w:rsidR="00176056" w:rsidRPr="007F5117" w:rsidRDefault="00176056">
            <w:pPr>
              <w:pStyle w:val="TableTitle"/>
              <w:rPr>
                <w:rFonts w:cs="Arial"/>
              </w:rPr>
            </w:pPr>
            <w:r w:rsidRPr="007F5117">
              <w:rPr>
                <w:rFonts w:cs="Arial"/>
              </w:rPr>
              <w:t>No</w:t>
            </w:r>
            <w:r w:rsidR="00D94A66" w:rsidRPr="007F5117">
              <w:rPr>
                <w:rFonts w:cs="Arial"/>
              </w:rPr>
              <w:t xml:space="preserve">. </w:t>
            </w:r>
            <w:r w:rsidRPr="007F5117">
              <w:rPr>
                <w:rFonts w:cs="Arial"/>
              </w:rPr>
              <w:t>of</w:t>
            </w:r>
          </w:p>
          <w:p w14:paraId="3C5E86AF" w14:textId="77777777" w:rsidR="00176056" w:rsidRPr="007F5117" w:rsidRDefault="00176056">
            <w:pPr>
              <w:pStyle w:val="TableTitle"/>
              <w:rPr>
                <w:rFonts w:cs="Arial"/>
              </w:rPr>
            </w:pPr>
            <w:r w:rsidRPr="007F5117">
              <w:rPr>
                <w:rFonts w:cs="Arial"/>
              </w:rPr>
              <w:t>share</w:t>
            </w:r>
          </w:p>
        </w:tc>
        <w:tc>
          <w:tcPr>
            <w:tcW w:w="1530" w:type="dxa"/>
            <w:vAlign w:val="bottom"/>
          </w:tcPr>
          <w:p w14:paraId="1161BD12" w14:textId="77777777" w:rsidR="00176056" w:rsidRPr="007F5117" w:rsidRDefault="00176056">
            <w:pPr>
              <w:pStyle w:val="TableTitle"/>
              <w:rPr>
                <w:rFonts w:cs="Arial"/>
              </w:rPr>
            </w:pPr>
          </w:p>
        </w:tc>
        <w:tc>
          <w:tcPr>
            <w:tcW w:w="1530" w:type="dxa"/>
            <w:vAlign w:val="bottom"/>
          </w:tcPr>
          <w:p w14:paraId="6D9F18AE" w14:textId="59724EC9" w:rsidR="00176056" w:rsidRPr="007F5117" w:rsidRDefault="00176056">
            <w:pPr>
              <w:pStyle w:val="TableTitle"/>
              <w:rPr>
                <w:rFonts w:cs="Arial"/>
              </w:rPr>
            </w:pPr>
            <w:r w:rsidRPr="007F5117">
              <w:rPr>
                <w:rFonts w:cs="Arial"/>
              </w:rPr>
              <w:t>No</w:t>
            </w:r>
            <w:r w:rsidR="00D94A66" w:rsidRPr="007F5117">
              <w:rPr>
                <w:rFonts w:cs="Arial"/>
              </w:rPr>
              <w:t xml:space="preserve">. </w:t>
            </w:r>
            <w:r w:rsidRPr="007F5117">
              <w:rPr>
                <w:rFonts w:cs="Arial"/>
              </w:rPr>
              <w:t>of</w:t>
            </w:r>
          </w:p>
          <w:p w14:paraId="0B82AD72" w14:textId="77777777" w:rsidR="00176056" w:rsidRPr="007F5117" w:rsidRDefault="00176056">
            <w:pPr>
              <w:pStyle w:val="TableTitle"/>
              <w:rPr>
                <w:rFonts w:cs="Arial"/>
              </w:rPr>
            </w:pPr>
            <w:r w:rsidRPr="007F5117">
              <w:rPr>
                <w:rFonts w:cs="Arial"/>
              </w:rPr>
              <w:t>share</w:t>
            </w:r>
          </w:p>
        </w:tc>
        <w:tc>
          <w:tcPr>
            <w:tcW w:w="1530" w:type="dxa"/>
            <w:vAlign w:val="bottom"/>
          </w:tcPr>
          <w:p w14:paraId="2F44A6FC" w14:textId="77777777" w:rsidR="00176056" w:rsidRPr="007F5117" w:rsidRDefault="00176056">
            <w:pPr>
              <w:pStyle w:val="TableTitle"/>
              <w:rPr>
                <w:rFonts w:cs="Arial"/>
              </w:rPr>
            </w:pPr>
          </w:p>
        </w:tc>
      </w:tr>
      <w:tr w:rsidR="00176056" w:rsidRPr="007F5117" w14:paraId="5551973F" w14:textId="77777777" w:rsidTr="00530A52">
        <w:tc>
          <w:tcPr>
            <w:tcW w:w="3231" w:type="dxa"/>
            <w:vAlign w:val="bottom"/>
          </w:tcPr>
          <w:p w14:paraId="260D1D75" w14:textId="77777777" w:rsidR="00176056" w:rsidRPr="007F5117" w:rsidRDefault="00176056">
            <w:pPr>
              <w:pStyle w:val="TableText"/>
            </w:pPr>
          </w:p>
        </w:tc>
        <w:tc>
          <w:tcPr>
            <w:tcW w:w="1530" w:type="dxa"/>
            <w:vAlign w:val="bottom"/>
            <w:hideMark/>
          </w:tcPr>
          <w:p w14:paraId="602FD2EA" w14:textId="77777777" w:rsidR="00176056" w:rsidRPr="007F5117" w:rsidRDefault="00176056">
            <w:pPr>
              <w:pStyle w:val="TableTitle"/>
              <w:rPr>
                <w:rFonts w:cs="Arial"/>
                <w:i w:val="0"/>
              </w:rPr>
            </w:pPr>
          </w:p>
        </w:tc>
        <w:tc>
          <w:tcPr>
            <w:tcW w:w="1530" w:type="dxa"/>
            <w:vAlign w:val="bottom"/>
            <w:hideMark/>
          </w:tcPr>
          <w:p w14:paraId="25BB4ACE" w14:textId="77777777" w:rsidR="00176056" w:rsidRPr="007F5117" w:rsidRDefault="00176056">
            <w:pPr>
              <w:pStyle w:val="TableTitle"/>
              <w:rPr>
                <w:rFonts w:cs="Arial"/>
                <w:i w:val="0"/>
              </w:rPr>
            </w:pPr>
            <w:r w:rsidRPr="007F5117">
              <w:rPr>
                <w:rFonts w:cs="Arial"/>
                <w:i w:val="0"/>
              </w:rPr>
              <w:t>$</w:t>
            </w:r>
          </w:p>
        </w:tc>
        <w:tc>
          <w:tcPr>
            <w:tcW w:w="1530" w:type="dxa"/>
            <w:vAlign w:val="bottom"/>
            <w:hideMark/>
          </w:tcPr>
          <w:p w14:paraId="1D31749D" w14:textId="77777777" w:rsidR="00176056" w:rsidRPr="007F5117" w:rsidRDefault="00176056">
            <w:pPr>
              <w:pStyle w:val="TableTitle"/>
              <w:rPr>
                <w:rFonts w:cs="Arial"/>
                <w:i w:val="0"/>
              </w:rPr>
            </w:pPr>
          </w:p>
        </w:tc>
        <w:tc>
          <w:tcPr>
            <w:tcW w:w="1530" w:type="dxa"/>
            <w:vAlign w:val="bottom"/>
            <w:hideMark/>
          </w:tcPr>
          <w:p w14:paraId="0D537238" w14:textId="77777777" w:rsidR="00176056" w:rsidRPr="007F5117" w:rsidRDefault="00176056">
            <w:pPr>
              <w:pStyle w:val="TableTitle"/>
              <w:rPr>
                <w:rFonts w:cs="Arial"/>
                <w:i w:val="0"/>
              </w:rPr>
            </w:pPr>
            <w:r w:rsidRPr="007F5117">
              <w:rPr>
                <w:rFonts w:cs="Arial"/>
                <w:i w:val="0"/>
              </w:rPr>
              <w:t>$</w:t>
            </w:r>
          </w:p>
        </w:tc>
      </w:tr>
      <w:tr w:rsidR="00176056" w:rsidRPr="007F5117" w14:paraId="058C01EF" w14:textId="77777777" w:rsidTr="00530A52">
        <w:tc>
          <w:tcPr>
            <w:tcW w:w="3231" w:type="dxa"/>
            <w:vAlign w:val="bottom"/>
          </w:tcPr>
          <w:p w14:paraId="362441FA" w14:textId="77777777" w:rsidR="00176056" w:rsidRPr="007F5117" w:rsidRDefault="00176056">
            <w:pPr>
              <w:pStyle w:val="TableText"/>
              <w:rPr>
                <w:rFonts w:cs="Arial"/>
                <w:b/>
              </w:rPr>
            </w:pPr>
            <w:r w:rsidRPr="007F5117">
              <w:rPr>
                <w:rFonts w:cs="Arial"/>
                <w:b/>
              </w:rPr>
              <w:t>Ordinary share, issued and fully paid:</w:t>
            </w:r>
          </w:p>
        </w:tc>
        <w:tc>
          <w:tcPr>
            <w:tcW w:w="1530" w:type="dxa"/>
            <w:vAlign w:val="bottom"/>
          </w:tcPr>
          <w:p w14:paraId="2803D17D" w14:textId="77777777" w:rsidR="00176056" w:rsidRPr="007F5117" w:rsidRDefault="00176056">
            <w:pPr>
              <w:pStyle w:val="TableText"/>
              <w:tabs>
                <w:tab w:val="decimal" w:pos="1242"/>
              </w:tabs>
              <w:ind w:left="0" w:right="-198" w:firstLine="0"/>
            </w:pPr>
          </w:p>
        </w:tc>
        <w:tc>
          <w:tcPr>
            <w:tcW w:w="1530" w:type="dxa"/>
            <w:vAlign w:val="bottom"/>
          </w:tcPr>
          <w:p w14:paraId="35886EB2" w14:textId="77777777" w:rsidR="00176056" w:rsidRPr="007F5117" w:rsidRDefault="00176056">
            <w:pPr>
              <w:pStyle w:val="TableText"/>
              <w:tabs>
                <w:tab w:val="decimal" w:pos="1242"/>
              </w:tabs>
              <w:ind w:left="0" w:right="-198" w:firstLine="0"/>
            </w:pPr>
          </w:p>
        </w:tc>
        <w:tc>
          <w:tcPr>
            <w:tcW w:w="1530" w:type="dxa"/>
            <w:vAlign w:val="bottom"/>
          </w:tcPr>
          <w:p w14:paraId="4E0B64AD" w14:textId="77777777" w:rsidR="00176056" w:rsidRPr="007F5117" w:rsidRDefault="00176056">
            <w:pPr>
              <w:pStyle w:val="TableText"/>
              <w:tabs>
                <w:tab w:val="decimal" w:pos="1242"/>
              </w:tabs>
              <w:ind w:left="0" w:right="-198" w:firstLine="0"/>
            </w:pPr>
          </w:p>
        </w:tc>
        <w:tc>
          <w:tcPr>
            <w:tcW w:w="1530" w:type="dxa"/>
            <w:vAlign w:val="bottom"/>
          </w:tcPr>
          <w:p w14:paraId="26221BAA" w14:textId="77777777" w:rsidR="00176056" w:rsidRPr="007F5117" w:rsidRDefault="00176056">
            <w:pPr>
              <w:pStyle w:val="TableText"/>
              <w:tabs>
                <w:tab w:val="decimal" w:pos="1242"/>
              </w:tabs>
              <w:ind w:left="0" w:right="-198" w:firstLine="0"/>
            </w:pPr>
          </w:p>
        </w:tc>
      </w:tr>
      <w:tr w:rsidR="00176056" w:rsidRPr="007F5117" w14:paraId="58C755B7" w14:textId="77777777" w:rsidTr="00530A52">
        <w:tc>
          <w:tcPr>
            <w:tcW w:w="3231" w:type="dxa"/>
            <w:vAlign w:val="bottom"/>
          </w:tcPr>
          <w:p w14:paraId="6732D1A3" w14:textId="77777777" w:rsidR="00176056" w:rsidRPr="007F5117" w:rsidRDefault="00176056">
            <w:pPr>
              <w:pStyle w:val="TableText"/>
              <w:ind w:right="-108"/>
              <w:rPr>
                <w:rFonts w:cs="Arial"/>
              </w:rPr>
            </w:pPr>
          </w:p>
        </w:tc>
        <w:tc>
          <w:tcPr>
            <w:tcW w:w="1530" w:type="dxa"/>
            <w:vAlign w:val="bottom"/>
          </w:tcPr>
          <w:p w14:paraId="23A153AD" w14:textId="77777777" w:rsidR="00176056" w:rsidRPr="007F5117" w:rsidRDefault="00176056">
            <w:pPr>
              <w:pStyle w:val="TableText"/>
              <w:tabs>
                <w:tab w:val="decimal" w:pos="1242"/>
              </w:tabs>
              <w:ind w:left="0" w:right="-198" w:firstLine="0"/>
            </w:pPr>
          </w:p>
        </w:tc>
        <w:tc>
          <w:tcPr>
            <w:tcW w:w="1530" w:type="dxa"/>
            <w:vAlign w:val="bottom"/>
          </w:tcPr>
          <w:p w14:paraId="7F13D82E" w14:textId="77777777" w:rsidR="00176056" w:rsidRPr="007F5117" w:rsidRDefault="00176056">
            <w:pPr>
              <w:pStyle w:val="TableText"/>
              <w:tabs>
                <w:tab w:val="decimal" w:pos="1242"/>
              </w:tabs>
              <w:ind w:left="0" w:right="-198" w:firstLine="0"/>
            </w:pPr>
          </w:p>
        </w:tc>
        <w:tc>
          <w:tcPr>
            <w:tcW w:w="1530" w:type="dxa"/>
            <w:vAlign w:val="bottom"/>
          </w:tcPr>
          <w:p w14:paraId="37594FBA" w14:textId="77777777" w:rsidR="00176056" w:rsidRPr="007F5117" w:rsidRDefault="00176056">
            <w:pPr>
              <w:pStyle w:val="TableText"/>
              <w:tabs>
                <w:tab w:val="decimal" w:pos="1242"/>
              </w:tabs>
              <w:ind w:left="0" w:right="-198" w:firstLine="0"/>
            </w:pPr>
          </w:p>
        </w:tc>
        <w:tc>
          <w:tcPr>
            <w:tcW w:w="1530" w:type="dxa"/>
            <w:vAlign w:val="bottom"/>
          </w:tcPr>
          <w:p w14:paraId="78546583" w14:textId="77777777" w:rsidR="00176056" w:rsidRPr="007F5117" w:rsidRDefault="00176056">
            <w:pPr>
              <w:pStyle w:val="TableText"/>
              <w:tabs>
                <w:tab w:val="decimal" w:pos="1242"/>
              </w:tabs>
              <w:ind w:left="0" w:right="-198" w:firstLine="0"/>
            </w:pPr>
          </w:p>
        </w:tc>
      </w:tr>
      <w:tr w:rsidR="00176056" w:rsidRPr="007F5117" w14:paraId="69947A4F" w14:textId="77777777" w:rsidTr="00530A52">
        <w:tc>
          <w:tcPr>
            <w:tcW w:w="3231" w:type="dxa"/>
            <w:vAlign w:val="bottom"/>
          </w:tcPr>
          <w:p w14:paraId="72302285" w14:textId="77777777" w:rsidR="00176056" w:rsidRPr="007F5117" w:rsidRDefault="00B958AC">
            <w:pPr>
              <w:pStyle w:val="TableText"/>
              <w:ind w:right="-108"/>
              <w:rPr>
                <w:rFonts w:cs="Arial"/>
              </w:rPr>
            </w:pPr>
            <w:r w:rsidRPr="007F5117">
              <w:rPr>
                <w:rFonts w:cs="Arial"/>
              </w:rPr>
              <w:t>At 1 January and</w:t>
            </w:r>
            <w:r w:rsidR="00176056" w:rsidRPr="007F5117">
              <w:rPr>
                <w:rFonts w:cs="Arial"/>
              </w:rPr>
              <w:t xml:space="preserve"> 31 December</w:t>
            </w:r>
          </w:p>
        </w:tc>
        <w:tc>
          <w:tcPr>
            <w:tcW w:w="1530" w:type="dxa"/>
            <w:vAlign w:val="bottom"/>
          </w:tcPr>
          <w:p w14:paraId="3BA94EBD" w14:textId="77777777" w:rsidR="00176056" w:rsidRPr="007F5117" w:rsidRDefault="00B958AC">
            <w:pPr>
              <w:pStyle w:val="TableText"/>
              <w:tabs>
                <w:tab w:val="decimal" w:pos="1242"/>
              </w:tabs>
              <w:ind w:left="0" w:right="-198" w:firstLine="0"/>
            </w:pPr>
            <w:r w:rsidRPr="007F5117">
              <w:t>1</w:t>
            </w:r>
          </w:p>
        </w:tc>
        <w:tc>
          <w:tcPr>
            <w:tcW w:w="1530" w:type="dxa"/>
            <w:vAlign w:val="bottom"/>
          </w:tcPr>
          <w:p w14:paraId="693E7D67" w14:textId="77777777" w:rsidR="00176056" w:rsidRPr="007F5117" w:rsidRDefault="00B958AC">
            <w:pPr>
              <w:pStyle w:val="TableText"/>
              <w:tabs>
                <w:tab w:val="decimal" w:pos="1242"/>
              </w:tabs>
              <w:ind w:left="0" w:right="-198" w:firstLine="0"/>
            </w:pPr>
            <w:r w:rsidRPr="007F5117">
              <w:t>1</w:t>
            </w:r>
          </w:p>
        </w:tc>
        <w:tc>
          <w:tcPr>
            <w:tcW w:w="1530" w:type="dxa"/>
            <w:vAlign w:val="bottom"/>
          </w:tcPr>
          <w:p w14:paraId="1D5DC2F8" w14:textId="77777777" w:rsidR="00176056" w:rsidRPr="007F5117" w:rsidRDefault="00176056">
            <w:pPr>
              <w:pStyle w:val="TableText"/>
              <w:tabs>
                <w:tab w:val="decimal" w:pos="1242"/>
              </w:tabs>
              <w:ind w:left="0" w:right="-198" w:firstLine="0"/>
            </w:pPr>
            <w:r w:rsidRPr="007F5117">
              <w:t>1</w:t>
            </w:r>
          </w:p>
        </w:tc>
        <w:tc>
          <w:tcPr>
            <w:tcW w:w="1530" w:type="dxa"/>
            <w:vAlign w:val="bottom"/>
          </w:tcPr>
          <w:p w14:paraId="310D62CF" w14:textId="77777777" w:rsidR="00176056" w:rsidRPr="007F5117" w:rsidRDefault="00176056">
            <w:pPr>
              <w:pStyle w:val="TableText"/>
              <w:tabs>
                <w:tab w:val="decimal" w:pos="1242"/>
              </w:tabs>
              <w:ind w:left="0" w:right="-198" w:firstLine="0"/>
            </w:pPr>
            <w:r w:rsidRPr="007F5117">
              <w:t>1</w:t>
            </w:r>
          </w:p>
        </w:tc>
      </w:tr>
      <w:tr w:rsidR="00176056" w:rsidRPr="007F5117" w14:paraId="590D27DB" w14:textId="77777777" w:rsidTr="00530A52">
        <w:tc>
          <w:tcPr>
            <w:tcW w:w="3231" w:type="dxa"/>
            <w:vAlign w:val="bottom"/>
          </w:tcPr>
          <w:p w14:paraId="0025241C" w14:textId="77777777" w:rsidR="00176056" w:rsidRPr="007F5117" w:rsidRDefault="00176056">
            <w:pPr>
              <w:pStyle w:val="TableText"/>
            </w:pPr>
          </w:p>
        </w:tc>
        <w:tc>
          <w:tcPr>
            <w:tcW w:w="1530" w:type="dxa"/>
            <w:hideMark/>
          </w:tcPr>
          <w:p w14:paraId="2BE6FFDE" w14:textId="77777777" w:rsidR="00176056" w:rsidRPr="007F5117" w:rsidRDefault="00176056">
            <w:pPr>
              <w:pStyle w:val="TableText"/>
              <w:tabs>
                <w:tab w:val="decimal" w:pos="1242"/>
                <w:tab w:val="right" w:pos="1512"/>
              </w:tabs>
              <w:spacing w:line="160" w:lineRule="exact"/>
              <w:ind w:left="0" w:right="-198" w:firstLine="0"/>
              <w:rPr>
                <w:sz w:val="24"/>
                <w:u w:val="double"/>
                <w:vertAlign w:val="superscript"/>
              </w:rPr>
            </w:pPr>
            <w:r w:rsidRPr="007F5117">
              <w:rPr>
                <w:sz w:val="24"/>
                <w:u w:val="double"/>
                <w:vertAlign w:val="superscript"/>
              </w:rPr>
              <w:tab/>
            </w:r>
          </w:p>
        </w:tc>
        <w:tc>
          <w:tcPr>
            <w:tcW w:w="1530" w:type="dxa"/>
            <w:hideMark/>
          </w:tcPr>
          <w:p w14:paraId="57F2BC3E" w14:textId="77777777" w:rsidR="00176056" w:rsidRPr="007F5117" w:rsidRDefault="00176056">
            <w:pPr>
              <w:pStyle w:val="TableText"/>
              <w:tabs>
                <w:tab w:val="decimal" w:pos="1242"/>
                <w:tab w:val="right" w:pos="1512"/>
              </w:tabs>
              <w:spacing w:line="160" w:lineRule="exact"/>
              <w:ind w:left="0" w:right="-198" w:firstLine="0"/>
              <w:rPr>
                <w:sz w:val="24"/>
                <w:u w:val="single"/>
                <w:vertAlign w:val="superscript"/>
              </w:rPr>
            </w:pPr>
            <w:r w:rsidRPr="007F5117">
              <w:rPr>
                <w:sz w:val="24"/>
                <w:u w:val="double"/>
                <w:vertAlign w:val="superscript"/>
              </w:rPr>
              <w:tab/>
            </w:r>
          </w:p>
        </w:tc>
        <w:tc>
          <w:tcPr>
            <w:tcW w:w="1530" w:type="dxa"/>
            <w:hideMark/>
          </w:tcPr>
          <w:p w14:paraId="162C8186" w14:textId="77777777" w:rsidR="00176056" w:rsidRPr="007F5117" w:rsidRDefault="00176056">
            <w:pPr>
              <w:pStyle w:val="TableText"/>
              <w:tabs>
                <w:tab w:val="decimal" w:pos="1242"/>
                <w:tab w:val="right" w:pos="1512"/>
              </w:tabs>
              <w:spacing w:line="160" w:lineRule="exact"/>
              <w:ind w:left="0" w:right="-198" w:firstLine="0"/>
              <w:rPr>
                <w:sz w:val="24"/>
                <w:u w:val="single"/>
                <w:vertAlign w:val="superscript"/>
              </w:rPr>
            </w:pPr>
            <w:r w:rsidRPr="007F5117">
              <w:rPr>
                <w:sz w:val="24"/>
                <w:u w:val="double"/>
                <w:vertAlign w:val="superscript"/>
              </w:rPr>
              <w:tab/>
            </w:r>
          </w:p>
        </w:tc>
        <w:tc>
          <w:tcPr>
            <w:tcW w:w="1530" w:type="dxa"/>
            <w:hideMark/>
          </w:tcPr>
          <w:p w14:paraId="4471B3D7" w14:textId="77777777" w:rsidR="00176056" w:rsidRPr="007F5117" w:rsidRDefault="00176056">
            <w:pPr>
              <w:pStyle w:val="TableText"/>
              <w:tabs>
                <w:tab w:val="decimal" w:pos="1242"/>
                <w:tab w:val="right" w:pos="1512"/>
              </w:tabs>
              <w:spacing w:line="160" w:lineRule="exact"/>
              <w:ind w:left="0" w:right="-198" w:firstLine="0"/>
              <w:rPr>
                <w:sz w:val="24"/>
                <w:u w:val="single"/>
                <w:vertAlign w:val="superscript"/>
              </w:rPr>
            </w:pPr>
            <w:r w:rsidRPr="007F5117">
              <w:rPr>
                <w:sz w:val="24"/>
                <w:u w:val="double"/>
                <w:vertAlign w:val="superscript"/>
              </w:rPr>
              <w:tab/>
            </w:r>
          </w:p>
        </w:tc>
      </w:tr>
    </w:tbl>
    <w:p w14:paraId="68BED3D9" w14:textId="46D0CEB1" w:rsidR="00E07017" w:rsidRDefault="00E07017">
      <w:pPr>
        <w:pStyle w:val="BodyText"/>
        <w:spacing w:before="0"/>
      </w:pPr>
    </w:p>
    <w:p w14:paraId="07000E7F" w14:textId="77777777" w:rsidR="00B82A05" w:rsidRPr="007F5117" w:rsidRDefault="00B82A05" w:rsidP="00B82A05">
      <w:pPr>
        <w:pStyle w:val="BodyText"/>
        <w:spacing w:before="0"/>
        <w:rPr>
          <w:moveTo w:id="243" w:author="Mak, Brian HL" w:date="2022-06-07T10:50:00Z"/>
          <w:lang w:val="en-GB"/>
        </w:rPr>
      </w:pPr>
      <w:moveToRangeStart w:id="244" w:author="Mak, Brian HL" w:date="2022-06-07T10:50:00Z" w:name="move105491443"/>
      <w:moveTo w:id="245" w:author="Mak, Brian HL" w:date="2022-06-07T10:50:00Z">
        <w:r w:rsidRPr="007F5117">
          <w:rPr>
            <w:lang w:val="en-GB"/>
          </w:rPr>
          <w:t xml:space="preserve">In accordance with </w:t>
        </w:r>
        <w:r>
          <w:rPr>
            <w:lang w:val="en-GB"/>
          </w:rPr>
          <w:t>S</w:t>
        </w:r>
        <w:r w:rsidRPr="007F5117">
          <w:rPr>
            <w:lang w:val="en-GB"/>
          </w:rPr>
          <w:t>ection 135 of the Companies Ordinance, the ordinary share of the Company does not have a par value.</w:t>
        </w:r>
      </w:moveTo>
    </w:p>
    <w:p w14:paraId="2838C2B4" w14:textId="77777777" w:rsidR="00B82A05" w:rsidRPr="007F5117" w:rsidRDefault="00B82A05" w:rsidP="00B82A05">
      <w:pPr>
        <w:pStyle w:val="BodyText"/>
        <w:spacing w:before="0"/>
        <w:rPr>
          <w:moveTo w:id="246" w:author="Mak, Brian HL" w:date="2022-06-07T10:50:00Z"/>
          <w:lang w:val="en-GB"/>
        </w:rPr>
      </w:pPr>
    </w:p>
    <w:p w14:paraId="24923F72" w14:textId="77777777" w:rsidR="00B82A05" w:rsidRPr="007F5117" w:rsidRDefault="00B82A05" w:rsidP="00B82A05">
      <w:pPr>
        <w:pStyle w:val="BodyText"/>
        <w:spacing w:before="0"/>
        <w:rPr>
          <w:moveTo w:id="247" w:author="Mak, Brian HL" w:date="2022-06-07T10:50:00Z"/>
          <w:lang w:val="en-GB"/>
        </w:rPr>
      </w:pPr>
      <w:moveTo w:id="248" w:author="Mak, Brian HL" w:date="2022-06-07T10:50:00Z">
        <w:r w:rsidRPr="007F5117">
          <w:rPr>
            <w:lang w:val="en-GB"/>
          </w:rPr>
          <w:t xml:space="preserve">The holder of ordinary share is entitled to receive dividends as declared from time to time and is entitled to one vote per share at general meetings of the Company if voting by way of a poll.  </w:t>
        </w:r>
      </w:moveTo>
    </w:p>
    <w:p w14:paraId="1998B9E7" w14:textId="77777777" w:rsidR="00B82A05" w:rsidRPr="007F5117" w:rsidRDefault="00B82A05" w:rsidP="00B82A05">
      <w:pPr>
        <w:pStyle w:val="BodyText"/>
        <w:spacing w:before="0"/>
        <w:rPr>
          <w:moveTo w:id="249" w:author="Mak, Brian HL" w:date="2022-06-07T10:50:00Z"/>
        </w:rPr>
      </w:pPr>
    </w:p>
    <w:moveToRangeEnd w:id="244"/>
    <w:p w14:paraId="476DD4CE" w14:textId="5BFC6DF6" w:rsidR="00E07017" w:rsidRPr="007F5117" w:rsidRDefault="00E07017" w:rsidP="00E07017">
      <w:pPr>
        <w:pStyle w:val="Heading2"/>
        <w:spacing w:before="0"/>
        <w:rPr>
          <w:rFonts w:cs="Arial"/>
        </w:rPr>
      </w:pPr>
      <w:r>
        <w:br w:type="page"/>
      </w:r>
      <w:r w:rsidRPr="007F5117">
        <w:rPr>
          <w:rFonts w:cs="Arial"/>
        </w:rPr>
        <w:t>14</w:t>
      </w:r>
      <w:r w:rsidRPr="007F5117">
        <w:rPr>
          <w:rFonts w:cs="Arial"/>
        </w:rPr>
        <w:tab/>
        <w:t>Capital and reserve</w:t>
      </w:r>
      <w:r>
        <w:rPr>
          <w:rFonts w:cs="Arial"/>
        </w:rPr>
        <w:t xml:space="preserve"> (continued)</w:t>
      </w:r>
    </w:p>
    <w:p w14:paraId="54D692F6" w14:textId="5B89CE22" w:rsidR="00450227" w:rsidRPr="007F5117" w:rsidRDefault="00450227">
      <w:pPr>
        <w:pStyle w:val="BodyText"/>
        <w:spacing w:before="0"/>
      </w:pPr>
    </w:p>
    <w:p w14:paraId="7BD21D1F" w14:textId="331685EE" w:rsidR="00176056" w:rsidRPr="007F5117" w:rsidDel="00B82A05" w:rsidRDefault="00176056">
      <w:pPr>
        <w:pStyle w:val="BodyText"/>
        <w:spacing w:before="0"/>
        <w:rPr>
          <w:moveFrom w:id="250" w:author="Mak, Brian HL" w:date="2022-06-07T10:50:00Z"/>
          <w:lang w:val="en-GB"/>
        </w:rPr>
      </w:pPr>
      <w:moveFromRangeStart w:id="251" w:author="Mak, Brian HL" w:date="2022-06-07T10:50:00Z" w:name="move105491443"/>
      <w:moveFrom w:id="252" w:author="Mak, Brian HL" w:date="2022-06-07T10:50:00Z">
        <w:r w:rsidRPr="007F5117" w:rsidDel="00B82A05">
          <w:rPr>
            <w:lang w:val="en-GB"/>
          </w:rPr>
          <w:t xml:space="preserve">In accordance with </w:t>
        </w:r>
        <w:r w:rsidR="00F52162" w:rsidDel="00B82A05">
          <w:rPr>
            <w:lang w:val="en-GB"/>
          </w:rPr>
          <w:t>S</w:t>
        </w:r>
        <w:r w:rsidRPr="007F5117" w:rsidDel="00B82A05">
          <w:rPr>
            <w:lang w:val="en-GB"/>
          </w:rPr>
          <w:t>ection 135 of the Companies Ordinance, the ordinary share of the Company does not have a par value.</w:t>
        </w:r>
      </w:moveFrom>
    </w:p>
    <w:p w14:paraId="46B420AD" w14:textId="22F626C9" w:rsidR="00216CC9" w:rsidRPr="007F5117" w:rsidDel="00B82A05" w:rsidRDefault="00216CC9">
      <w:pPr>
        <w:pStyle w:val="BodyText"/>
        <w:spacing w:before="0"/>
        <w:rPr>
          <w:moveFrom w:id="253" w:author="Mak, Brian HL" w:date="2022-06-07T10:50:00Z"/>
          <w:lang w:val="en-GB"/>
        </w:rPr>
      </w:pPr>
    </w:p>
    <w:p w14:paraId="075674C7" w14:textId="72710594" w:rsidR="00216CC9" w:rsidRPr="007F5117" w:rsidDel="00B82A05" w:rsidRDefault="00216CC9">
      <w:pPr>
        <w:pStyle w:val="BodyText"/>
        <w:spacing w:before="0"/>
        <w:rPr>
          <w:moveFrom w:id="254" w:author="Mak, Brian HL" w:date="2022-06-07T10:50:00Z"/>
          <w:lang w:val="en-GB"/>
        </w:rPr>
      </w:pPr>
      <w:moveFrom w:id="255" w:author="Mak, Brian HL" w:date="2022-06-07T10:50:00Z">
        <w:r w:rsidRPr="007F5117" w:rsidDel="00B82A05">
          <w:rPr>
            <w:lang w:val="en-GB"/>
          </w:rPr>
          <w:t>The holder of ordinary share is entitled to receive dividends as declared from time to time and is entitled to one vote per share at general meetings of the Company if voting by way of a poll</w:t>
        </w:r>
        <w:r w:rsidR="00D94A66" w:rsidRPr="007F5117" w:rsidDel="00B82A05">
          <w:rPr>
            <w:lang w:val="en-GB"/>
          </w:rPr>
          <w:t xml:space="preserve">.  </w:t>
        </w:r>
      </w:moveFrom>
    </w:p>
    <w:p w14:paraId="6B80E081" w14:textId="74EFEB2F" w:rsidR="00450227" w:rsidRPr="007F5117" w:rsidDel="00B82A05" w:rsidRDefault="00450227">
      <w:pPr>
        <w:pStyle w:val="BodyText"/>
        <w:spacing w:before="0"/>
        <w:rPr>
          <w:moveFrom w:id="256" w:author="Mak, Brian HL" w:date="2022-06-07T10:50:00Z"/>
        </w:rPr>
      </w:pPr>
    </w:p>
    <w:moveFromRangeEnd w:id="251"/>
    <w:p w14:paraId="4A31A328" w14:textId="77777777" w:rsidR="00176056" w:rsidRPr="007F5117" w:rsidRDefault="00176056">
      <w:pPr>
        <w:pStyle w:val="Heading3"/>
        <w:spacing w:before="0"/>
        <w:rPr>
          <w:rFonts w:cs="Arial"/>
        </w:rPr>
      </w:pPr>
      <w:r w:rsidRPr="007F5117">
        <w:rPr>
          <w:rFonts w:cs="Arial"/>
        </w:rPr>
        <w:t>(c)</w:t>
      </w:r>
      <w:r w:rsidRPr="007F5117">
        <w:rPr>
          <w:rFonts w:cs="Arial"/>
        </w:rPr>
        <w:tab/>
        <w:t>Capital management</w:t>
      </w:r>
    </w:p>
    <w:p w14:paraId="6D4D1DC1" w14:textId="77777777" w:rsidR="00450227" w:rsidRPr="007F5117" w:rsidRDefault="00450227">
      <w:pPr>
        <w:pStyle w:val="BodyText"/>
        <w:spacing w:before="0"/>
        <w:rPr>
          <w:lang w:val="en-GB"/>
        </w:rPr>
      </w:pPr>
    </w:p>
    <w:p w14:paraId="427B685A" w14:textId="2ECBF31B" w:rsidR="00176056" w:rsidRPr="007F5117" w:rsidRDefault="00176056">
      <w:pPr>
        <w:pStyle w:val="BodyText"/>
        <w:spacing w:before="0"/>
        <w:rPr>
          <w:lang w:val="en-GB"/>
        </w:rPr>
      </w:pPr>
      <w:r w:rsidRPr="007F5117">
        <w:rPr>
          <w:lang w:val="en-GB"/>
        </w:rPr>
        <w:t>The Company’s primary objective when managing capital is to safeguard the Company’s ability to continue as a going concern</w:t>
      </w:r>
      <w:r w:rsidR="00D94A66" w:rsidRPr="007F5117">
        <w:rPr>
          <w:lang w:val="en-GB"/>
        </w:rPr>
        <w:t xml:space="preserve">.  </w:t>
      </w:r>
      <w:r w:rsidRPr="007F5117">
        <w:rPr>
          <w:lang w:val="en-GB"/>
        </w:rPr>
        <w:t>As the Company is part of a larger group, the Company’s sources of additional capital and policies for distribution of excess capital may also be affected by the group’s capital management objectives.</w:t>
      </w:r>
    </w:p>
    <w:p w14:paraId="135F2CA0" w14:textId="77777777" w:rsidR="00450227" w:rsidRPr="007F5117" w:rsidRDefault="00450227">
      <w:pPr>
        <w:pStyle w:val="BodyText"/>
        <w:spacing w:before="0"/>
        <w:rPr>
          <w:lang w:val="en-GB"/>
        </w:rPr>
      </w:pPr>
    </w:p>
    <w:p w14:paraId="453FA721" w14:textId="77777777" w:rsidR="00176056" w:rsidRPr="007F5117" w:rsidRDefault="00176056">
      <w:pPr>
        <w:pStyle w:val="BodyText"/>
        <w:spacing w:before="0"/>
        <w:rPr>
          <w:lang w:val="en-GB"/>
        </w:rPr>
      </w:pPr>
      <w:r w:rsidRPr="007F5117">
        <w:rPr>
          <w:lang w:val="en-GB"/>
        </w:rPr>
        <w:t>The Company is not subject to externally imposed capital requirements.</w:t>
      </w:r>
    </w:p>
    <w:p w14:paraId="35FB6EE3" w14:textId="77777777" w:rsidR="00450227" w:rsidRPr="007F5117" w:rsidRDefault="00450227">
      <w:pPr>
        <w:pStyle w:val="BodyText"/>
        <w:spacing w:before="0"/>
      </w:pPr>
    </w:p>
    <w:p w14:paraId="09D9C266" w14:textId="77777777" w:rsidR="00176056" w:rsidRPr="007F5117" w:rsidRDefault="00176056">
      <w:pPr>
        <w:pStyle w:val="Heading2"/>
        <w:spacing w:before="0"/>
        <w:rPr>
          <w:rFonts w:cs="Arial"/>
        </w:rPr>
      </w:pPr>
      <w:r w:rsidRPr="007F5117">
        <w:rPr>
          <w:rFonts w:cs="Arial"/>
        </w:rPr>
        <w:t>1</w:t>
      </w:r>
      <w:r w:rsidR="009F1D7B" w:rsidRPr="007F5117">
        <w:rPr>
          <w:rFonts w:cs="Arial"/>
        </w:rPr>
        <w:t>5</w:t>
      </w:r>
      <w:r w:rsidRPr="007F5117">
        <w:rPr>
          <w:rFonts w:cs="Arial"/>
        </w:rPr>
        <w:tab/>
        <w:t>Financial risk management and fair values</w:t>
      </w:r>
    </w:p>
    <w:p w14:paraId="020384EC" w14:textId="77777777" w:rsidR="00450227" w:rsidRPr="007F5117" w:rsidRDefault="00450227">
      <w:pPr>
        <w:pStyle w:val="BodyText"/>
        <w:spacing w:before="0"/>
        <w:rPr>
          <w:lang w:val="en-GB"/>
        </w:rPr>
      </w:pPr>
    </w:p>
    <w:p w14:paraId="5C0EF83F" w14:textId="613A2DFF" w:rsidR="00176056" w:rsidRPr="007F5117" w:rsidRDefault="00176056">
      <w:pPr>
        <w:pStyle w:val="BodyText"/>
        <w:spacing w:before="0"/>
        <w:rPr>
          <w:lang w:val="en-GB"/>
        </w:rPr>
      </w:pPr>
      <w:r w:rsidRPr="007F5117">
        <w:rPr>
          <w:lang w:val="en-GB"/>
        </w:rPr>
        <w:t>Exposure to credit, liquidity and currency risk arises in the normal course of the Company’s business</w:t>
      </w:r>
      <w:r w:rsidR="00D94A66" w:rsidRPr="007F5117">
        <w:rPr>
          <w:lang w:val="en-GB"/>
        </w:rPr>
        <w:t xml:space="preserve">.  </w:t>
      </w:r>
      <w:r w:rsidRPr="007F5117">
        <w:rPr>
          <w:lang w:val="en-GB"/>
        </w:rPr>
        <w:t>The Company’s exposure to th</w:t>
      </w:r>
      <w:r w:rsidR="003D6A04" w:rsidRPr="007F5117">
        <w:rPr>
          <w:lang w:val="en-GB"/>
        </w:rPr>
        <w:t>ese</w:t>
      </w:r>
      <w:r w:rsidRPr="007F5117">
        <w:rPr>
          <w:lang w:val="en-GB"/>
        </w:rPr>
        <w:t xml:space="preserve"> risk</w:t>
      </w:r>
      <w:r w:rsidR="003D6A04" w:rsidRPr="007F5117">
        <w:rPr>
          <w:lang w:val="en-GB"/>
        </w:rPr>
        <w:t>s</w:t>
      </w:r>
      <w:r w:rsidRPr="007F5117">
        <w:rPr>
          <w:lang w:val="en-GB"/>
        </w:rPr>
        <w:t xml:space="preserve"> and the financial risk management policies and practices used by the Company to manage th</w:t>
      </w:r>
      <w:r w:rsidR="003D6A04" w:rsidRPr="007F5117">
        <w:rPr>
          <w:lang w:val="en-GB"/>
        </w:rPr>
        <w:t>ese</w:t>
      </w:r>
      <w:r w:rsidRPr="007F5117">
        <w:rPr>
          <w:lang w:val="en-GB"/>
        </w:rPr>
        <w:t xml:space="preserve"> risk</w:t>
      </w:r>
      <w:r w:rsidR="003D6A04" w:rsidRPr="007F5117">
        <w:rPr>
          <w:lang w:val="en-GB"/>
        </w:rPr>
        <w:t>s</w:t>
      </w:r>
      <w:r w:rsidRPr="007F5117">
        <w:rPr>
          <w:lang w:val="en-GB"/>
        </w:rPr>
        <w:t xml:space="preserve"> are described below.</w:t>
      </w:r>
    </w:p>
    <w:p w14:paraId="455670AA" w14:textId="77777777" w:rsidR="00450227" w:rsidRPr="007F5117" w:rsidRDefault="00450227">
      <w:pPr>
        <w:pStyle w:val="BodyText"/>
        <w:spacing w:before="0"/>
      </w:pPr>
    </w:p>
    <w:p w14:paraId="202D0A31" w14:textId="77777777" w:rsidR="00176056" w:rsidRPr="007F5117" w:rsidRDefault="00176056">
      <w:pPr>
        <w:pStyle w:val="Heading3"/>
        <w:spacing w:before="0"/>
        <w:rPr>
          <w:rFonts w:cs="Arial"/>
        </w:rPr>
      </w:pPr>
      <w:r w:rsidRPr="007F5117">
        <w:rPr>
          <w:rFonts w:cs="Arial"/>
        </w:rPr>
        <w:t>(a)</w:t>
      </w:r>
      <w:r w:rsidRPr="007F5117">
        <w:rPr>
          <w:rFonts w:cs="Arial"/>
        </w:rPr>
        <w:tab/>
        <w:t>Credit risk</w:t>
      </w:r>
    </w:p>
    <w:p w14:paraId="7AECCADF" w14:textId="77777777" w:rsidR="00450227" w:rsidRPr="007F5117" w:rsidRDefault="00450227">
      <w:pPr>
        <w:pStyle w:val="Tablespace"/>
      </w:pPr>
    </w:p>
    <w:p w14:paraId="692FBB61" w14:textId="5CD1E482" w:rsidR="00F223A9" w:rsidRPr="007F5117" w:rsidRDefault="00F223A9">
      <w:pPr>
        <w:pStyle w:val="Tablespace"/>
      </w:pPr>
      <w:r w:rsidRPr="007F5117">
        <w:t>The Company’s credit risk is primarily attributable to trade and other receivables, cash and cash equivalents,</w:t>
      </w:r>
      <w:r w:rsidR="00E704EF" w:rsidRPr="007F5117">
        <w:t xml:space="preserve"> amount due from the intermediate holding company</w:t>
      </w:r>
      <w:r w:rsidR="00F312B7" w:rsidRPr="007F5117">
        <w:t xml:space="preserve"> and </w:t>
      </w:r>
      <w:r w:rsidRPr="007F5117">
        <w:t>amounts due from fellow subsidiaries</w:t>
      </w:r>
      <w:r w:rsidR="00D94A66" w:rsidRPr="007F5117">
        <w:t xml:space="preserve">.  </w:t>
      </w:r>
      <w:r w:rsidRPr="007F5117">
        <w:t xml:space="preserve">Management has </w:t>
      </w:r>
      <w:del w:id="257" w:author="Mak, Brian HL" w:date="2022-06-07T10:50:00Z">
        <w:r w:rsidR="00C75C53" w:rsidDel="00B82A05">
          <w:delText>a credit policy</w:delText>
        </w:r>
        <w:r w:rsidRPr="007F5117" w:rsidDel="00B82A05">
          <w:delText xml:space="preserve"> </w:delText>
        </w:r>
      </w:del>
      <w:ins w:id="258" w:author="Mak, Brian HL" w:date="2022-06-07T10:50:00Z">
        <w:r w:rsidR="00B82A05">
          <w:t xml:space="preserve">policies </w:t>
        </w:r>
      </w:ins>
      <w:r w:rsidRPr="007F5117">
        <w:t>in place and exposure</w:t>
      </w:r>
      <w:ins w:id="259" w:author="Mak, Brian HL" w:date="2022-06-07T10:50:00Z">
        <w:r w:rsidR="00B82A05">
          <w:t>s</w:t>
        </w:r>
      </w:ins>
      <w:r w:rsidRPr="007F5117">
        <w:t xml:space="preserve"> to these credit risks are monitored on an ongoing basis.</w:t>
      </w:r>
    </w:p>
    <w:p w14:paraId="67346781" w14:textId="77777777" w:rsidR="00450227" w:rsidRPr="007F5117" w:rsidRDefault="00450227">
      <w:pPr>
        <w:pStyle w:val="Tablespace"/>
        <w:rPr>
          <w:bCs/>
          <w:iCs/>
        </w:rPr>
      </w:pPr>
    </w:p>
    <w:p w14:paraId="6073B5F3" w14:textId="1C56D63E" w:rsidR="00F223A9" w:rsidRPr="007F5117" w:rsidRDefault="00F223A9">
      <w:pPr>
        <w:pStyle w:val="Tablespace"/>
        <w:rPr>
          <w:bCs/>
          <w:iCs/>
        </w:rPr>
      </w:pPr>
      <w:r w:rsidRPr="007F5117">
        <w:rPr>
          <w:bCs/>
          <w:iCs/>
        </w:rPr>
        <w:t xml:space="preserve">The </w:t>
      </w:r>
      <w:r w:rsidR="00F312B7" w:rsidRPr="007F5117">
        <w:rPr>
          <w:bCs/>
          <w:iCs/>
        </w:rPr>
        <w:t xml:space="preserve">Company’s </w:t>
      </w:r>
      <w:r w:rsidRPr="007F5117">
        <w:rPr>
          <w:bCs/>
          <w:iCs/>
        </w:rPr>
        <w:t>normal credit period for customers is ranging up to 30-45 days from the date of invoice unless there is a separate mutual agreement on extension of the credit period</w:t>
      </w:r>
      <w:r w:rsidR="00D94A66" w:rsidRPr="007F5117">
        <w:rPr>
          <w:bCs/>
          <w:iCs/>
        </w:rPr>
        <w:t xml:space="preserve">.  </w:t>
      </w:r>
      <w:r w:rsidRPr="007F5117">
        <w:rPr>
          <w:bCs/>
          <w:iCs/>
        </w:rPr>
        <w:t xml:space="preserve">The </w:t>
      </w:r>
      <w:r w:rsidR="00BC0DF1" w:rsidRPr="007F5117">
        <w:rPr>
          <w:bCs/>
          <w:iCs/>
        </w:rPr>
        <w:t xml:space="preserve">Company </w:t>
      </w:r>
      <w:r w:rsidRPr="007F5117">
        <w:rPr>
          <w:bCs/>
          <w:iCs/>
        </w:rPr>
        <w:t>maintains a well-defined credit policy and individual credit evaluations are performed on all customers requiring credit over a certain amount</w:t>
      </w:r>
      <w:r w:rsidR="00D94A66" w:rsidRPr="007F5117">
        <w:rPr>
          <w:bCs/>
          <w:iCs/>
        </w:rPr>
        <w:t xml:space="preserve">.  </w:t>
      </w:r>
      <w:r w:rsidRPr="007F5117">
        <w:rPr>
          <w:bCs/>
          <w:iCs/>
        </w:rPr>
        <w:t>These evaluations focus on the customer’s past history of making payments when due and current ability to pay, and take into account information specific to the customer as well as pertaining to the economic environment in which the customer operates</w:t>
      </w:r>
      <w:r w:rsidR="00D94A66" w:rsidRPr="007F5117">
        <w:rPr>
          <w:bCs/>
          <w:iCs/>
        </w:rPr>
        <w:t xml:space="preserve">.  </w:t>
      </w:r>
      <w:r w:rsidRPr="007F5117">
        <w:rPr>
          <w:bCs/>
          <w:iCs/>
        </w:rPr>
        <w:t xml:space="preserve">Normally, the </w:t>
      </w:r>
      <w:r w:rsidR="00BC0DF1" w:rsidRPr="007F5117">
        <w:rPr>
          <w:bCs/>
          <w:iCs/>
        </w:rPr>
        <w:t xml:space="preserve">Company </w:t>
      </w:r>
      <w:r w:rsidRPr="007F5117">
        <w:rPr>
          <w:bCs/>
          <w:iCs/>
        </w:rPr>
        <w:t>does not obtain collateral from customers</w:t>
      </w:r>
      <w:r w:rsidR="00D94A66" w:rsidRPr="007F5117">
        <w:rPr>
          <w:bCs/>
          <w:iCs/>
        </w:rPr>
        <w:t xml:space="preserve">.  </w:t>
      </w:r>
      <w:r w:rsidRPr="007F5117">
        <w:rPr>
          <w:bCs/>
          <w:iCs/>
        </w:rPr>
        <w:t xml:space="preserve">As at 31 December </w:t>
      </w:r>
      <w:r w:rsidR="00D40DD4" w:rsidRPr="00C469D4">
        <w:rPr>
          <w:bCs/>
          <w:iCs/>
        </w:rPr>
        <w:t>20</w:t>
      </w:r>
      <w:r w:rsidR="00A12B5C" w:rsidRPr="007F5117">
        <w:rPr>
          <w:bCs/>
          <w:iCs/>
        </w:rPr>
        <w:t>2</w:t>
      </w:r>
      <w:r w:rsidR="005807CC">
        <w:rPr>
          <w:bCs/>
          <w:iCs/>
        </w:rPr>
        <w:t>1</w:t>
      </w:r>
      <w:r w:rsidR="00C96803" w:rsidRPr="007F5117">
        <w:rPr>
          <w:bCs/>
          <w:iCs/>
        </w:rPr>
        <w:t xml:space="preserve"> </w:t>
      </w:r>
      <w:r w:rsidRPr="007F5117">
        <w:rPr>
          <w:bCs/>
          <w:iCs/>
        </w:rPr>
        <w:t xml:space="preserve">and </w:t>
      </w:r>
      <w:r w:rsidR="00D40DD4" w:rsidRPr="00C469D4">
        <w:rPr>
          <w:bCs/>
          <w:iCs/>
        </w:rPr>
        <w:t>20</w:t>
      </w:r>
      <w:r w:rsidR="005807CC">
        <w:rPr>
          <w:bCs/>
          <w:iCs/>
        </w:rPr>
        <w:t>20</w:t>
      </w:r>
      <w:r w:rsidRPr="007F5117">
        <w:rPr>
          <w:bCs/>
          <w:iCs/>
        </w:rPr>
        <w:t xml:space="preserve">, the </w:t>
      </w:r>
      <w:r w:rsidR="00BC0DF1" w:rsidRPr="007F5117">
        <w:rPr>
          <w:bCs/>
          <w:iCs/>
        </w:rPr>
        <w:t xml:space="preserve">Company </w:t>
      </w:r>
      <w:r w:rsidRPr="007F5117">
        <w:rPr>
          <w:bCs/>
          <w:iCs/>
        </w:rPr>
        <w:t>did not have a significant exposure to any individual debtors or counterparties.</w:t>
      </w:r>
    </w:p>
    <w:p w14:paraId="52180F4E" w14:textId="77777777" w:rsidR="00450227" w:rsidRPr="007F5117" w:rsidRDefault="00450227">
      <w:pPr>
        <w:pStyle w:val="Tablespace"/>
        <w:rPr>
          <w:bCs/>
          <w:iCs/>
        </w:rPr>
      </w:pPr>
    </w:p>
    <w:p w14:paraId="00100FFC" w14:textId="10191034" w:rsidR="00F223A9" w:rsidRPr="007F5117" w:rsidRDefault="00F223A9">
      <w:pPr>
        <w:pStyle w:val="Tablespace"/>
        <w:rPr>
          <w:bCs/>
          <w:iCs/>
        </w:rPr>
      </w:pPr>
      <w:r w:rsidRPr="007F5117">
        <w:rPr>
          <w:bCs/>
          <w:iCs/>
        </w:rPr>
        <w:t xml:space="preserve">Further quantitative disclosures in respect of the </w:t>
      </w:r>
      <w:r w:rsidR="00BC0DF1" w:rsidRPr="007F5117">
        <w:rPr>
          <w:bCs/>
          <w:iCs/>
        </w:rPr>
        <w:t xml:space="preserve">Company’s </w:t>
      </w:r>
      <w:r w:rsidRPr="007F5117">
        <w:rPr>
          <w:bCs/>
          <w:iCs/>
        </w:rPr>
        <w:t xml:space="preserve">exposure to credit risk arising from trade receivables are set out in note </w:t>
      </w:r>
      <w:r w:rsidR="0085553D" w:rsidRPr="007F5117">
        <w:rPr>
          <w:bCs/>
          <w:iCs/>
        </w:rPr>
        <w:t>9</w:t>
      </w:r>
      <w:r w:rsidR="00D94A66" w:rsidRPr="007F5117">
        <w:rPr>
          <w:bCs/>
          <w:iCs/>
        </w:rPr>
        <w:t xml:space="preserve">.  </w:t>
      </w:r>
    </w:p>
    <w:p w14:paraId="0341F890" w14:textId="77777777" w:rsidR="00450227" w:rsidRPr="007F5117" w:rsidRDefault="00450227">
      <w:pPr>
        <w:pStyle w:val="Tablespace"/>
        <w:rPr>
          <w:bCs/>
          <w:iCs/>
        </w:rPr>
      </w:pPr>
    </w:p>
    <w:p w14:paraId="14E960C4" w14:textId="65DE6791" w:rsidR="00F223A9" w:rsidRPr="007F5117" w:rsidRDefault="00E704EF">
      <w:pPr>
        <w:pStyle w:val="Tablespace"/>
        <w:rPr>
          <w:bCs/>
          <w:iCs/>
        </w:rPr>
      </w:pPr>
      <w:r w:rsidRPr="007F5117">
        <w:rPr>
          <w:bCs/>
          <w:iCs/>
        </w:rPr>
        <w:t>Amount due from the intermediate holding company, a</w:t>
      </w:r>
      <w:r w:rsidR="00F223A9" w:rsidRPr="007F5117">
        <w:rPr>
          <w:bCs/>
          <w:iCs/>
        </w:rPr>
        <w:t>mounts due from fellow subsidiaries and other receivables are considered to have low credit risk</w:t>
      </w:r>
      <w:r w:rsidR="00D94A66" w:rsidRPr="007F5117">
        <w:rPr>
          <w:bCs/>
          <w:iCs/>
        </w:rPr>
        <w:t xml:space="preserve">.  </w:t>
      </w:r>
      <w:r w:rsidR="00F223A9" w:rsidRPr="007F5117">
        <w:rPr>
          <w:bCs/>
          <w:iCs/>
        </w:rPr>
        <w:t>These assets are continuously monitored by assessing the credit quality of the counterparty, taking into account its financial position, past experience and other factors</w:t>
      </w:r>
      <w:r w:rsidR="00D94A66" w:rsidRPr="007F5117">
        <w:rPr>
          <w:bCs/>
          <w:iCs/>
        </w:rPr>
        <w:t xml:space="preserve">.  </w:t>
      </w:r>
      <w:del w:id="260" w:author="Mak, Brian HL" w:date="2022-06-07T10:50:00Z">
        <w:r w:rsidR="00F223A9" w:rsidRPr="007F5117" w:rsidDel="00B82A05">
          <w:rPr>
            <w:bCs/>
            <w:iCs/>
          </w:rPr>
          <w:delText xml:space="preserve">Where necessary, </w:delText>
        </w:r>
        <w:r w:rsidR="00DC5C2D" w:rsidRPr="007F5117" w:rsidDel="00B82A05">
          <w:rPr>
            <w:bCs/>
            <w:iCs/>
          </w:rPr>
          <w:delText>loss allowance</w:delText>
        </w:r>
        <w:r w:rsidR="00F223A9" w:rsidRPr="007F5117" w:rsidDel="00B82A05">
          <w:rPr>
            <w:bCs/>
            <w:iCs/>
          </w:rPr>
          <w:delText xml:space="preserve"> is made for estimated irrecoverable amounts</w:delText>
        </w:r>
        <w:r w:rsidR="00D94A66" w:rsidRPr="007F5117" w:rsidDel="00B82A05">
          <w:rPr>
            <w:bCs/>
            <w:iCs/>
          </w:rPr>
          <w:delText xml:space="preserve">.  </w:delText>
        </w:r>
      </w:del>
      <w:r w:rsidR="00F223A9" w:rsidRPr="007F5117">
        <w:rPr>
          <w:bCs/>
          <w:iCs/>
        </w:rPr>
        <w:t xml:space="preserve">As at 31 December </w:t>
      </w:r>
      <w:r w:rsidR="00D40DD4" w:rsidRPr="00C469D4">
        <w:rPr>
          <w:bCs/>
          <w:iCs/>
        </w:rPr>
        <w:t>20</w:t>
      </w:r>
      <w:r w:rsidR="005807CC">
        <w:rPr>
          <w:bCs/>
          <w:iCs/>
        </w:rPr>
        <w:t>21</w:t>
      </w:r>
      <w:r w:rsidR="00C96803" w:rsidRPr="007F5117">
        <w:rPr>
          <w:bCs/>
          <w:iCs/>
        </w:rPr>
        <w:t xml:space="preserve"> </w:t>
      </w:r>
      <w:r w:rsidR="00F223A9" w:rsidRPr="007F5117">
        <w:rPr>
          <w:bCs/>
          <w:iCs/>
        </w:rPr>
        <w:t xml:space="preserve">and </w:t>
      </w:r>
      <w:r w:rsidR="00D40DD4" w:rsidRPr="00C469D4">
        <w:rPr>
          <w:bCs/>
          <w:iCs/>
        </w:rPr>
        <w:t>20</w:t>
      </w:r>
      <w:r w:rsidR="005807CC">
        <w:rPr>
          <w:bCs/>
          <w:iCs/>
        </w:rPr>
        <w:t>20</w:t>
      </w:r>
      <w:r w:rsidR="00E75DE2" w:rsidRPr="007F5117">
        <w:rPr>
          <w:bCs/>
          <w:iCs/>
        </w:rPr>
        <w:t>, amount due from the intermediate holding company</w:t>
      </w:r>
      <w:r w:rsidR="00F223A9" w:rsidRPr="007F5117">
        <w:rPr>
          <w:bCs/>
          <w:iCs/>
        </w:rPr>
        <w:t>, the amounts due from fellow subsidiaries and other receivables were fully performing.</w:t>
      </w:r>
    </w:p>
    <w:p w14:paraId="58320607" w14:textId="77777777" w:rsidR="00216CC9" w:rsidRPr="007F5117" w:rsidRDefault="00216CC9">
      <w:pPr>
        <w:pStyle w:val="BodyText"/>
        <w:spacing w:before="0"/>
        <w:rPr>
          <w:lang w:val="en-GB"/>
        </w:rPr>
      </w:pPr>
    </w:p>
    <w:p w14:paraId="3A0AE779" w14:textId="3277C791" w:rsidR="00E07017" w:rsidRPr="007F5117" w:rsidRDefault="00E07017" w:rsidP="00E07017">
      <w:pPr>
        <w:pStyle w:val="Heading2"/>
        <w:spacing w:before="0"/>
        <w:rPr>
          <w:rFonts w:cs="Arial"/>
        </w:rPr>
      </w:pPr>
      <w:r>
        <w:br w:type="page"/>
      </w:r>
      <w:r w:rsidRPr="007F5117">
        <w:rPr>
          <w:rFonts w:cs="Arial"/>
        </w:rPr>
        <w:t>15</w:t>
      </w:r>
      <w:r w:rsidRPr="007F5117">
        <w:rPr>
          <w:rFonts w:cs="Arial"/>
        </w:rPr>
        <w:tab/>
        <w:t>Financial risk management and fair values</w:t>
      </w:r>
      <w:r>
        <w:rPr>
          <w:rFonts w:cs="Arial"/>
        </w:rPr>
        <w:t xml:space="preserve"> (continued)</w:t>
      </w:r>
    </w:p>
    <w:p w14:paraId="4D8B3B61" w14:textId="77777777" w:rsidR="00E07017" w:rsidRDefault="00E07017">
      <w:pPr>
        <w:pStyle w:val="BodyText"/>
        <w:spacing w:before="0"/>
        <w:rPr>
          <w:lang w:val="en-GB"/>
        </w:rPr>
      </w:pPr>
    </w:p>
    <w:p w14:paraId="121E257D" w14:textId="086CB5E8" w:rsidR="00216CC9" w:rsidRPr="007F5117" w:rsidRDefault="00216CC9">
      <w:pPr>
        <w:pStyle w:val="BodyText"/>
        <w:spacing w:before="0"/>
        <w:rPr>
          <w:lang w:val="en-GB"/>
        </w:rPr>
      </w:pPr>
      <w:r w:rsidRPr="007F5117">
        <w:rPr>
          <w:lang w:val="en-GB"/>
        </w:rPr>
        <w:t>Cash and cash equivalents are mainly deposited in a financial institution, which management believes are of low credit risk</w:t>
      </w:r>
      <w:r w:rsidR="00D94A66" w:rsidRPr="007F5117">
        <w:rPr>
          <w:lang w:val="en-GB"/>
        </w:rPr>
        <w:t xml:space="preserve">.  </w:t>
      </w:r>
      <w:r w:rsidRPr="007F5117">
        <w:rPr>
          <w:lang w:val="en-GB"/>
        </w:rPr>
        <w:t>Management does not expect any loss from the financial institution.</w:t>
      </w:r>
    </w:p>
    <w:p w14:paraId="2990DFBD" w14:textId="77777777" w:rsidR="00216CC9" w:rsidRPr="007F5117" w:rsidRDefault="00216CC9">
      <w:pPr>
        <w:pStyle w:val="BodyText"/>
        <w:spacing w:before="0"/>
        <w:rPr>
          <w:lang w:val="en-GB"/>
        </w:rPr>
      </w:pPr>
    </w:p>
    <w:p w14:paraId="35E41965" w14:textId="2C03655F" w:rsidR="00216CC9" w:rsidRPr="007F5117" w:rsidRDefault="00216CC9">
      <w:pPr>
        <w:pStyle w:val="BodyText"/>
        <w:spacing w:before="0"/>
      </w:pPr>
      <w:r w:rsidRPr="007F5117">
        <w:rPr>
          <w:lang w:val="en-GB"/>
        </w:rPr>
        <w:t>The maximum exposure to credit risk is represented by the carrying amount of each financial asset</w:t>
      </w:r>
      <w:r w:rsidR="00D94A66" w:rsidRPr="007F5117">
        <w:rPr>
          <w:lang w:val="en-GB"/>
        </w:rPr>
        <w:t xml:space="preserve">.  </w:t>
      </w:r>
    </w:p>
    <w:p w14:paraId="7A6B52A0" w14:textId="77777777" w:rsidR="004B6654" w:rsidRPr="007F5117" w:rsidRDefault="004B6654">
      <w:pPr>
        <w:pStyle w:val="Tablespace"/>
      </w:pPr>
    </w:p>
    <w:p w14:paraId="024DBD4A" w14:textId="77777777" w:rsidR="00176056" w:rsidRPr="007F5117" w:rsidRDefault="00176056">
      <w:pPr>
        <w:pStyle w:val="Heading3"/>
        <w:spacing w:before="0"/>
        <w:rPr>
          <w:rFonts w:cs="Arial"/>
        </w:rPr>
      </w:pPr>
      <w:r w:rsidRPr="007F5117">
        <w:rPr>
          <w:rFonts w:cs="Arial"/>
        </w:rPr>
        <w:t>(b)</w:t>
      </w:r>
      <w:r w:rsidRPr="007F5117">
        <w:rPr>
          <w:rFonts w:cs="Arial"/>
        </w:rPr>
        <w:tab/>
        <w:t>Liquidity risk</w:t>
      </w:r>
    </w:p>
    <w:p w14:paraId="7B63686A" w14:textId="77777777" w:rsidR="00450227" w:rsidRPr="007F5117" w:rsidRDefault="00450227">
      <w:pPr>
        <w:pStyle w:val="BodyText"/>
        <w:spacing w:before="0"/>
        <w:rPr>
          <w:lang w:val="en-GB"/>
        </w:rPr>
      </w:pPr>
    </w:p>
    <w:p w14:paraId="2FA9B4FB" w14:textId="1954B286" w:rsidR="00176056" w:rsidRPr="007F5117" w:rsidRDefault="00176056">
      <w:pPr>
        <w:pStyle w:val="BodyText"/>
        <w:spacing w:before="0"/>
        <w:rPr>
          <w:lang w:val="en-GB"/>
        </w:rPr>
      </w:pPr>
      <w:r w:rsidRPr="007F5117">
        <w:rPr>
          <w:lang w:val="en-GB"/>
        </w:rPr>
        <w:t>The Company is one of the operating entities participating in the centralised treasury of the PCCW and its subsidiaries (the “PCCW Group”)</w:t>
      </w:r>
      <w:r w:rsidR="00D94A66" w:rsidRPr="007F5117">
        <w:rPr>
          <w:lang w:val="en-GB"/>
        </w:rPr>
        <w:t xml:space="preserve">.  </w:t>
      </w:r>
      <w:r w:rsidRPr="007F5117">
        <w:rPr>
          <w:lang w:val="en-GB"/>
        </w:rPr>
        <w:t>The treasury department of PCCW manages the overall treasury and funding policy of the PCCW Group.</w:t>
      </w:r>
    </w:p>
    <w:p w14:paraId="1C90BF27" w14:textId="77777777" w:rsidR="00450227" w:rsidRPr="007F5117" w:rsidRDefault="00450227">
      <w:pPr>
        <w:pStyle w:val="BodyText"/>
        <w:spacing w:before="0"/>
        <w:rPr>
          <w:lang w:val="en-GB"/>
        </w:rPr>
      </w:pPr>
    </w:p>
    <w:p w14:paraId="7801F6F5" w14:textId="3837977D" w:rsidR="00176056" w:rsidRPr="007F5117" w:rsidRDefault="00176056">
      <w:pPr>
        <w:pStyle w:val="BodyText"/>
        <w:spacing w:before="0"/>
        <w:rPr>
          <w:lang w:val="en-GB"/>
        </w:rPr>
      </w:pPr>
      <w:r w:rsidRPr="007F5117">
        <w:rPr>
          <w:lang w:val="en-GB"/>
        </w:rPr>
        <w:t>The Company’s policy is to ensure that it maintains sufficient funding from group companies to meet its liquidity requirements in the short and longer term</w:t>
      </w:r>
      <w:r w:rsidR="00D94A66" w:rsidRPr="007F5117">
        <w:rPr>
          <w:lang w:val="en-GB"/>
        </w:rPr>
        <w:t xml:space="preserve">.  </w:t>
      </w:r>
      <w:r w:rsidR="00C96803" w:rsidRPr="007F5117">
        <w:rPr>
          <w:lang w:val="en-GB"/>
        </w:rPr>
        <w:t xml:space="preserve">Management believes that there is no significant liquidity risk as the Company has </w:t>
      </w:r>
      <w:r w:rsidR="007E6CF7" w:rsidRPr="007F5117">
        <w:rPr>
          <w:lang w:val="en-GB"/>
        </w:rPr>
        <w:t xml:space="preserve">obtained </w:t>
      </w:r>
      <w:r w:rsidR="00C96803" w:rsidRPr="007F5117">
        <w:rPr>
          <w:lang w:val="en-GB"/>
        </w:rPr>
        <w:t>financial support from</w:t>
      </w:r>
      <w:r w:rsidR="007E6CF7" w:rsidRPr="007F5117">
        <w:rPr>
          <w:lang w:val="en-GB"/>
        </w:rPr>
        <w:t xml:space="preserve"> </w:t>
      </w:r>
      <w:r w:rsidR="00344579">
        <w:rPr>
          <w:lang w:val="en-GB"/>
        </w:rPr>
        <w:t>a</w:t>
      </w:r>
      <w:r w:rsidR="007E6CF7" w:rsidRPr="007F5117">
        <w:rPr>
          <w:lang w:val="en-GB"/>
        </w:rPr>
        <w:t xml:space="preserve"> fellow subsidiary,</w:t>
      </w:r>
      <w:r w:rsidR="00C96803" w:rsidRPr="007F5117">
        <w:rPr>
          <w:lang w:val="en-GB"/>
        </w:rPr>
        <w:t xml:space="preserve"> PCCW-HKT</w:t>
      </w:r>
      <w:r w:rsidR="007E6CF7" w:rsidRPr="007F5117">
        <w:rPr>
          <w:lang w:val="en-GB"/>
        </w:rPr>
        <w:t xml:space="preserve"> Limited,</w:t>
      </w:r>
      <w:r w:rsidR="00C96803" w:rsidRPr="007F5117">
        <w:rPr>
          <w:lang w:val="en-GB"/>
        </w:rPr>
        <w:t xml:space="preserve"> to fund its operations.</w:t>
      </w:r>
    </w:p>
    <w:p w14:paraId="7E6C1341" w14:textId="77777777" w:rsidR="00450227" w:rsidRPr="007F5117" w:rsidRDefault="00450227">
      <w:pPr>
        <w:pStyle w:val="BodyText"/>
        <w:spacing w:before="0"/>
        <w:rPr>
          <w:lang w:val="en-GB"/>
        </w:rPr>
      </w:pPr>
    </w:p>
    <w:p w14:paraId="132BA75E" w14:textId="0971CD99" w:rsidR="00176056" w:rsidRPr="007F5117" w:rsidRDefault="00176056">
      <w:pPr>
        <w:pStyle w:val="BodyText"/>
        <w:spacing w:before="0"/>
        <w:rPr>
          <w:lang w:val="en-GB"/>
        </w:rPr>
      </w:pPr>
      <w:r w:rsidRPr="007F5117">
        <w:rPr>
          <w:lang w:val="en-GB"/>
        </w:rPr>
        <w:t xml:space="preserve">The remaining contractual maturities at the end of the current </w:t>
      </w:r>
      <w:r w:rsidR="00C96803" w:rsidRPr="007F5117">
        <w:rPr>
          <w:lang w:val="en-GB"/>
        </w:rPr>
        <w:t>and prior period</w:t>
      </w:r>
      <w:ins w:id="261" w:author="Mak, Brian HL" w:date="2022-06-07T10:51:00Z">
        <w:r w:rsidR="00DA250A">
          <w:rPr>
            <w:lang w:val="en-GB"/>
          </w:rPr>
          <w:t>s</w:t>
        </w:r>
      </w:ins>
      <w:r w:rsidRPr="007F5117">
        <w:rPr>
          <w:lang w:val="en-GB"/>
        </w:rPr>
        <w:t xml:space="preserve"> of the Company’s financial liabilities are all within one year or on demand</w:t>
      </w:r>
      <w:ins w:id="262" w:author="Mak, Brian HL" w:date="2022-06-07T10:52:00Z">
        <w:r w:rsidR="00DA250A">
          <w:rPr>
            <w:lang w:val="en-GB"/>
          </w:rPr>
          <w:t>.</w:t>
        </w:r>
      </w:ins>
      <w:r w:rsidR="00244EC4" w:rsidRPr="007F5117">
        <w:rPr>
          <w:lang w:val="en-GB"/>
        </w:rPr>
        <w:t xml:space="preserve"> </w:t>
      </w:r>
      <w:ins w:id="263" w:author="Mak, Brian HL" w:date="2022-06-07T10:52:00Z">
        <w:r w:rsidR="00DA250A">
          <w:rPr>
            <w:lang w:val="en-GB"/>
          </w:rPr>
          <w:t xml:space="preserve"> </w:t>
        </w:r>
      </w:ins>
      <w:del w:id="264" w:author="Mak, Brian HL" w:date="2022-06-07T10:52:00Z">
        <w:r w:rsidR="00244EC4" w:rsidRPr="007F5117" w:rsidDel="00DA250A">
          <w:rPr>
            <w:lang w:val="en-GB"/>
          </w:rPr>
          <w:delText>expect for the non-current po</w:delText>
        </w:r>
        <w:r w:rsidR="00344579" w:rsidDel="00DA250A">
          <w:rPr>
            <w:lang w:val="en-GB"/>
          </w:rPr>
          <w:delText>rtion</w:delText>
        </w:r>
        <w:r w:rsidR="00244EC4" w:rsidRPr="007F5117" w:rsidDel="00DA250A">
          <w:rPr>
            <w:lang w:val="en-GB"/>
          </w:rPr>
          <w:delText xml:space="preserve"> of share-based payment liabilities which is more than one year</w:delText>
        </w:r>
        <w:r w:rsidR="00D94A66" w:rsidRPr="007F5117" w:rsidDel="00DA250A">
          <w:rPr>
            <w:lang w:val="en-GB"/>
          </w:rPr>
          <w:delText xml:space="preserve">.  </w:delText>
        </w:r>
      </w:del>
      <w:r w:rsidRPr="007F5117">
        <w:rPr>
          <w:lang w:val="en-GB"/>
        </w:rPr>
        <w:t xml:space="preserve">The contractual undiscounted cash outflows of all of the Company’s financial liabilities are not materially different from their carrying amounts as at the end of the current </w:t>
      </w:r>
      <w:r w:rsidR="00C96803" w:rsidRPr="007F5117">
        <w:rPr>
          <w:lang w:val="en-GB"/>
        </w:rPr>
        <w:t>and prior reporting period</w:t>
      </w:r>
      <w:r w:rsidR="007E6CF7" w:rsidRPr="007F5117">
        <w:rPr>
          <w:lang w:val="en-GB"/>
        </w:rPr>
        <w:t>s.</w:t>
      </w:r>
    </w:p>
    <w:p w14:paraId="0CC07347" w14:textId="77777777" w:rsidR="00450227" w:rsidRPr="007F5117" w:rsidRDefault="00450227">
      <w:pPr>
        <w:pStyle w:val="BodyText"/>
        <w:spacing w:before="0"/>
      </w:pPr>
    </w:p>
    <w:p w14:paraId="4E133220" w14:textId="77777777" w:rsidR="00176056" w:rsidRPr="007F5117" w:rsidRDefault="00176056">
      <w:pPr>
        <w:pStyle w:val="Heading3"/>
        <w:spacing w:before="0"/>
        <w:rPr>
          <w:rFonts w:cs="Arial"/>
        </w:rPr>
      </w:pPr>
      <w:r w:rsidRPr="007F5117">
        <w:rPr>
          <w:rFonts w:cs="Arial"/>
        </w:rPr>
        <w:t>(c)</w:t>
      </w:r>
      <w:r w:rsidRPr="007F5117">
        <w:rPr>
          <w:rFonts w:cs="Arial"/>
        </w:rPr>
        <w:tab/>
        <w:t>Currency risk</w:t>
      </w:r>
    </w:p>
    <w:p w14:paraId="5176CC77" w14:textId="77777777" w:rsidR="00450227" w:rsidRPr="007F5117" w:rsidRDefault="00450227">
      <w:pPr>
        <w:pStyle w:val="BodyText"/>
        <w:spacing w:before="0"/>
        <w:rPr>
          <w:lang w:val="en-GB"/>
        </w:rPr>
      </w:pPr>
    </w:p>
    <w:p w14:paraId="558EDF13" w14:textId="286DA824" w:rsidR="00176056" w:rsidRPr="007F5117" w:rsidRDefault="00176056">
      <w:pPr>
        <w:pStyle w:val="BodyText"/>
        <w:spacing w:before="0"/>
      </w:pPr>
      <w:r w:rsidRPr="007F5117">
        <w:rPr>
          <w:lang w:val="en-GB"/>
        </w:rPr>
        <w:t xml:space="preserve">The Company is exposed to currency risk primarily through sales and purchases which give rise to receivables and payables that are denominated in a foreign currency, </w:t>
      </w:r>
      <w:r w:rsidRPr="007F5117">
        <w:rPr>
          <w:color w:val="000000"/>
        </w:rPr>
        <w:t>i.e</w:t>
      </w:r>
      <w:r w:rsidR="00D94A66" w:rsidRPr="007F5117">
        <w:rPr>
          <w:color w:val="000000"/>
        </w:rPr>
        <w:t xml:space="preserve">. </w:t>
      </w:r>
      <w:r w:rsidRPr="007F5117">
        <w:rPr>
          <w:color w:val="000000"/>
        </w:rPr>
        <w:t>a currency other than the functional currency of the Company</w:t>
      </w:r>
      <w:r w:rsidR="00D94A66" w:rsidRPr="007F5117">
        <w:rPr>
          <w:color w:val="000000"/>
        </w:rPr>
        <w:t xml:space="preserve">.  </w:t>
      </w:r>
      <w:r w:rsidR="00244EC4" w:rsidRPr="007F5117">
        <w:rPr>
          <w:color w:val="000000"/>
        </w:rPr>
        <w:t xml:space="preserve">The currencies giving rise to this risk are primarily USD as at 31 December </w:t>
      </w:r>
      <w:r w:rsidR="00D40DD4" w:rsidRPr="00C469D4">
        <w:rPr>
          <w:color w:val="000000"/>
        </w:rPr>
        <w:t>20</w:t>
      </w:r>
      <w:r w:rsidR="00A12B5C" w:rsidRPr="007F5117">
        <w:rPr>
          <w:color w:val="000000"/>
        </w:rPr>
        <w:t>2</w:t>
      </w:r>
      <w:r w:rsidR="00E07017">
        <w:rPr>
          <w:color w:val="000000"/>
        </w:rPr>
        <w:t>1</w:t>
      </w:r>
      <w:r w:rsidR="00244EC4" w:rsidRPr="007F5117">
        <w:rPr>
          <w:color w:val="000000"/>
        </w:rPr>
        <w:t xml:space="preserve"> and </w:t>
      </w:r>
      <w:r w:rsidR="00D40DD4" w:rsidRPr="00C469D4">
        <w:rPr>
          <w:color w:val="000000"/>
        </w:rPr>
        <w:t>20</w:t>
      </w:r>
      <w:r w:rsidR="00E07017">
        <w:rPr>
          <w:color w:val="000000"/>
        </w:rPr>
        <w:t>20</w:t>
      </w:r>
      <w:r w:rsidR="00244EC4" w:rsidRPr="007F5117">
        <w:rPr>
          <w:color w:val="000000"/>
        </w:rPr>
        <w:t>.</w:t>
      </w:r>
    </w:p>
    <w:p w14:paraId="6510C0AE" w14:textId="77777777" w:rsidR="00450227" w:rsidRPr="007F5117" w:rsidRDefault="00450227">
      <w:pPr>
        <w:pStyle w:val="BodyText"/>
        <w:spacing w:before="0"/>
        <w:rPr>
          <w:lang w:val="en-GB"/>
        </w:rPr>
      </w:pPr>
    </w:p>
    <w:p w14:paraId="4EBCB8D0" w14:textId="53552A52" w:rsidR="00176056" w:rsidRPr="007F5117" w:rsidRDefault="00176056">
      <w:pPr>
        <w:pStyle w:val="BodyText"/>
        <w:spacing w:before="0"/>
        <w:rPr>
          <w:lang w:val="en-GB"/>
        </w:rPr>
      </w:pPr>
      <w:r w:rsidRPr="007F5117">
        <w:rPr>
          <w:lang w:val="en-GB"/>
        </w:rPr>
        <w:t xml:space="preserve">The following table details the Company’s exposure at the end of the reporting </w:t>
      </w:r>
      <w:r w:rsidR="00244EC4" w:rsidRPr="007F5117">
        <w:rPr>
          <w:lang w:val="en-GB"/>
        </w:rPr>
        <w:t xml:space="preserve">period </w:t>
      </w:r>
      <w:r w:rsidRPr="007F5117">
        <w:rPr>
          <w:lang w:val="en-GB"/>
        </w:rPr>
        <w:t>to currency risk arising from recognised assets or liabilities denominated in USD</w:t>
      </w:r>
      <w:r w:rsidR="00D94A66" w:rsidRPr="007F5117">
        <w:rPr>
          <w:lang w:val="en-GB"/>
        </w:rPr>
        <w:t xml:space="preserve">.  </w:t>
      </w:r>
      <w:r w:rsidRPr="007F5117">
        <w:rPr>
          <w:lang w:val="en-GB"/>
        </w:rPr>
        <w:t>For presentation purposes, the amounts of the exposure are expressed</w:t>
      </w:r>
      <w:del w:id="265" w:author="Mak, Brian HL" w:date="2022-06-07T10:52:00Z">
        <w:r w:rsidRPr="007F5117" w:rsidDel="00DA250A">
          <w:rPr>
            <w:lang w:val="en-GB"/>
          </w:rPr>
          <w:delText xml:space="preserve"> in HKD</w:delText>
        </w:r>
        <w:r w:rsidR="00D94A66" w:rsidRPr="007F5117" w:rsidDel="00DA250A">
          <w:rPr>
            <w:lang w:val="en-GB"/>
          </w:rPr>
          <w:delText xml:space="preserve">.  </w:delText>
        </w:r>
      </w:del>
      <w:ins w:id="266" w:author="Mak, Brian HL" w:date="2022-06-07T10:52:00Z">
        <w:r w:rsidR="00DA250A">
          <w:rPr>
            <w:lang w:val="en-GB"/>
          </w:rPr>
          <w:t xml:space="preserve"> </w:t>
        </w:r>
      </w:ins>
      <w:r w:rsidR="00244EC4" w:rsidRPr="007F5117">
        <w:rPr>
          <w:lang w:val="en-GB"/>
        </w:rPr>
        <w:t>Hong Kong dollars (“HKD”) translated using the spot rate at the period end date.</w:t>
      </w:r>
    </w:p>
    <w:tbl>
      <w:tblPr>
        <w:tblW w:w="9351" w:type="dxa"/>
        <w:tblLayout w:type="fixed"/>
        <w:tblLook w:val="01E0" w:firstRow="1" w:lastRow="1" w:firstColumn="1" w:lastColumn="1" w:noHBand="0" w:noVBand="0"/>
      </w:tblPr>
      <w:tblGrid>
        <w:gridCol w:w="5573"/>
        <w:gridCol w:w="1888"/>
        <w:gridCol w:w="1890"/>
      </w:tblGrid>
      <w:tr w:rsidR="00216CC9" w:rsidRPr="007F5117" w14:paraId="42C1E652" w14:textId="77777777" w:rsidTr="0084562E">
        <w:tc>
          <w:tcPr>
            <w:tcW w:w="5573" w:type="dxa"/>
            <w:vAlign w:val="bottom"/>
          </w:tcPr>
          <w:p w14:paraId="390AE917" w14:textId="77777777" w:rsidR="00216CC9" w:rsidRPr="007F5117" w:rsidRDefault="00216CC9">
            <w:pPr>
              <w:pStyle w:val="TableText"/>
            </w:pPr>
          </w:p>
        </w:tc>
        <w:tc>
          <w:tcPr>
            <w:tcW w:w="1888" w:type="dxa"/>
            <w:vAlign w:val="bottom"/>
          </w:tcPr>
          <w:p w14:paraId="729CF5EA" w14:textId="77777777" w:rsidR="00216CC9" w:rsidRPr="007F5117" w:rsidRDefault="00216CC9">
            <w:pPr>
              <w:pStyle w:val="TableTitle"/>
              <w:rPr>
                <w:rFonts w:cs="Arial"/>
              </w:rPr>
            </w:pPr>
          </w:p>
        </w:tc>
        <w:tc>
          <w:tcPr>
            <w:tcW w:w="1890" w:type="dxa"/>
            <w:vAlign w:val="bottom"/>
          </w:tcPr>
          <w:p w14:paraId="0A92F4B1" w14:textId="77777777" w:rsidR="00216CC9" w:rsidRPr="007F5117" w:rsidRDefault="00216CC9">
            <w:pPr>
              <w:pStyle w:val="TableTitle"/>
              <w:rPr>
                <w:rFonts w:cs="Arial"/>
              </w:rPr>
            </w:pPr>
          </w:p>
        </w:tc>
      </w:tr>
      <w:tr w:rsidR="00E07017" w:rsidRPr="007F5117" w14:paraId="58D5573A" w14:textId="77777777" w:rsidTr="0084562E">
        <w:tc>
          <w:tcPr>
            <w:tcW w:w="5573" w:type="dxa"/>
            <w:vAlign w:val="bottom"/>
          </w:tcPr>
          <w:p w14:paraId="23AD9E39" w14:textId="77777777" w:rsidR="00E07017" w:rsidRPr="007F5117" w:rsidRDefault="00E07017" w:rsidP="00E07017">
            <w:pPr>
              <w:pStyle w:val="TableText"/>
            </w:pPr>
          </w:p>
        </w:tc>
        <w:tc>
          <w:tcPr>
            <w:tcW w:w="1888" w:type="dxa"/>
            <w:vAlign w:val="bottom"/>
          </w:tcPr>
          <w:p w14:paraId="569BC0A8" w14:textId="0ECE059F" w:rsidR="00E07017" w:rsidRPr="007F5117" w:rsidRDefault="00E07017" w:rsidP="00E07017">
            <w:pPr>
              <w:pStyle w:val="TableTitle"/>
              <w:rPr>
                <w:rFonts w:cs="Arial"/>
              </w:rPr>
            </w:pPr>
            <w:r w:rsidRPr="00C469D4">
              <w:rPr>
                <w:rFonts w:cs="Arial"/>
              </w:rPr>
              <w:t>20</w:t>
            </w:r>
            <w:r w:rsidRPr="007F5117">
              <w:rPr>
                <w:rFonts w:cs="Arial"/>
              </w:rPr>
              <w:t>2</w:t>
            </w:r>
            <w:r>
              <w:rPr>
                <w:rFonts w:cs="Arial"/>
              </w:rPr>
              <w:t>1</w:t>
            </w:r>
          </w:p>
        </w:tc>
        <w:tc>
          <w:tcPr>
            <w:tcW w:w="1890" w:type="dxa"/>
            <w:vAlign w:val="bottom"/>
          </w:tcPr>
          <w:p w14:paraId="303ABF9B" w14:textId="2CA5F913" w:rsidR="00E07017" w:rsidRPr="007F5117" w:rsidRDefault="00E07017" w:rsidP="00E07017">
            <w:pPr>
              <w:pStyle w:val="TableTitle"/>
              <w:rPr>
                <w:rFonts w:cs="Arial"/>
              </w:rPr>
            </w:pPr>
            <w:r w:rsidRPr="00C469D4">
              <w:rPr>
                <w:rFonts w:cs="Arial"/>
              </w:rPr>
              <w:t>20</w:t>
            </w:r>
            <w:r w:rsidRPr="007F5117">
              <w:rPr>
                <w:rFonts w:cs="Arial"/>
              </w:rPr>
              <w:t>20</w:t>
            </w:r>
          </w:p>
        </w:tc>
      </w:tr>
      <w:tr w:rsidR="00E07017" w:rsidRPr="007F5117" w14:paraId="09A47B88" w14:textId="77777777" w:rsidTr="0084562E">
        <w:tc>
          <w:tcPr>
            <w:tcW w:w="5573" w:type="dxa"/>
            <w:vAlign w:val="bottom"/>
          </w:tcPr>
          <w:p w14:paraId="0B803593" w14:textId="77777777" w:rsidR="00E07017" w:rsidRPr="007F5117" w:rsidRDefault="00E07017" w:rsidP="00E07017">
            <w:pPr>
              <w:pStyle w:val="TableText"/>
            </w:pPr>
          </w:p>
        </w:tc>
        <w:tc>
          <w:tcPr>
            <w:tcW w:w="1888" w:type="dxa"/>
            <w:vAlign w:val="bottom"/>
          </w:tcPr>
          <w:p w14:paraId="5093F249" w14:textId="77777777" w:rsidR="00E07017" w:rsidRPr="007F5117" w:rsidRDefault="00E07017" w:rsidP="00E07017">
            <w:pPr>
              <w:pStyle w:val="TableTitle"/>
              <w:rPr>
                <w:rFonts w:cs="Arial"/>
              </w:rPr>
            </w:pPr>
            <w:r w:rsidRPr="007F5117">
              <w:rPr>
                <w:rFonts w:cs="Arial"/>
              </w:rPr>
              <w:t>USD</w:t>
            </w:r>
          </w:p>
        </w:tc>
        <w:tc>
          <w:tcPr>
            <w:tcW w:w="1890" w:type="dxa"/>
            <w:vAlign w:val="bottom"/>
          </w:tcPr>
          <w:p w14:paraId="56C2C8F6" w14:textId="227FB4EC" w:rsidR="00E07017" w:rsidRPr="007F5117" w:rsidRDefault="00E07017" w:rsidP="00E07017">
            <w:pPr>
              <w:pStyle w:val="TableTitle"/>
              <w:rPr>
                <w:rFonts w:cs="Arial"/>
              </w:rPr>
            </w:pPr>
            <w:r w:rsidRPr="007F5117">
              <w:rPr>
                <w:rFonts w:cs="Arial"/>
              </w:rPr>
              <w:t>USD</w:t>
            </w:r>
          </w:p>
        </w:tc>
      </w:tr>
      <w:tr w:rsidR="00E07017" w:rsidRPr="007F5117" w14:paraId="64725D72" w14:textId="77777777" w:rsidTr="0084562E">
        <w:tc>
          <w:tcPr>
            <w:tcW w:w="5573" w:type="dxa"/>
            <w:vAlign w:val="bottom"/>
          </w:tcPr>
          <w:p w14:paraId="0623D50B" w14:textId="77777777" w:rsidR="00E07017" w:rsidRPr="007F5117" w:rsidRDefault="00E07017" w:rsidP="00E07017">
            <w:pPr>
              <w:pStyle w:val="TableText"/>
            </w:pPr>
          </w:p>
        </w:tc>
        <w:tc>
          <w:tcPr>
            <w:tcW w:w="1888" w:type="dxa"/>
            <w:vAlign w:val="bottom"/>
            <w:hideMark/>
          </w:tcPr>
          <w:p w14:paraId="27B0C929" w14:textId="77777777" w:rsidR="00E07017" w:rsidRPr="007F5117" w:rsidRDefault="00E07017" w:rsidP="00E07017">
            <w:pPr>
              <w:pStyle w:val="TableText"/>
              <w:ind w:left="0" w:right="72" w:firstLine="0"/>
              <w:jc w:val="right"/>
              <w:rPr>
                <w:rFonts w:cs="Arial"/>
              </w:rPr>
            </w:pPr>
            <w:r w:rsidRPr="007F5117">
              <w:rPr>
                <w:rFonts w:cs="Arial"/>
              </w:rPr>
              <w:t>$’000</w:t>
            </w:r>
          </w:p>
        </w:tc>
        <w:tc>
          <w:tcPr>
            <w:tcW w:w="1890" w:type="dxa"/>
            <w:vAlign w:val="bottom"/>
            <w:hideMark/>
          </w:tcPr>
          <w:p w14:paraId="4421EC48" w14:textId="4A335387" w:rsidR="00E07017" w:rsidRPr="007F5117" w:rsidRDefault="00E07017" w:rsidP="00E07017">
            <w:pPr>
              <w:pStyle w:val="TableText"/>
              <w:ind w:left="0" w:right="72" w:firstLine="0"/>
              <w:jc w:val="right"/>
              <w:rPr>
                <w:rFonts w:cs="Arial"/>
              </w:rPr>
            </w:pPr>
            <w:r w:rsidRPr="007F5117">
              <w:rPr>
                <w:rFonts w:cs="Arial"/>
              </w:rPr>
              <w:t>$’000</w:t>
            </w:r>
          </w:p>
        </w:tc>
      </w:tr>
      <w:tr w:rsidR="00E07017" w:rsidRPr="007F5117" w14:paraId="2C57AC56" w14:textId="77777777" w:rsidTr="0084562E">
        <w:tc>
          <w:tcPr>
            <w:tcW w:w="5573" w:type="dxa"/>
            <w:vAlign w:val="bottom"/>
          </w:tcPr>
          <w:p w14:paraId="1277CFB5" w14:textId="77777777" w:rsidR="00E07017" w:rsidRPr="007F5117" w:rsidRDefault="00E07017" w:rsidP="00E07017">
            <w:pPr>
              <w:pStyle w:val="TableText"/>
              <w:ind w:right="-108"/>
              <w:rPr>
                <w:rFonts w:cs="Arial"/>
              </w:rPr>
            </w:pPr>
          </w:p>
        </w:tc>
        <w:tc>
          <w:tcPr>
            <w:tcW w:w="1888" w:type="dxa"/>
            <w:vAlign w:val="bottom"/>
          </w:tcPr>
          <w:p w14:paraId="19681ECF" w14:textId="77777777" w:rsidR="00E07017" w:rsidRPr="007F5117" w:rsidRDefault="00E07017" w:rsidP="00E07017">
            <w:pPr>
              <w:pStyle w:val="TableText"/>
              <w:tabs>
                <w:tab w:val="decimal" w:pos="1611"/>
              </w:tabs>
              <w:ind w:left="477" w:right="-198" w:firstLine="0"/>
              <w:rPr>
                <w:rFonts w:cs="Arial"/>
              </w:rPr>
            </w:pPr>
          </w:p>
        </w:tc>
        <w:tc>
          <w:tcPr>
            <w:tcW w:w="1890" w:type="dxa"/>
            <w:vAlign w:val="bottom"/>
          </w:tcPr>
          <w:p w14:paraId="4A72ACB0" w14:textId="77777777" w:rsidR="00E07017" w:rsidRPr="007F5117" w:rsidRDefault="00E07017" w:rsidP="00E07017">
            <w:pPr>
              <w:pStyle w:val="TableText"/>
              <w:tabs>
                <w:tab w:val="decimal" w:pos="1611"/>
              </w:tabs>
              <w:ind w:left="477" w:right="-198" w:firstLine="0"/>
              <w:rPr>
                <w:rFonts w:cs="Arial"/>
              </w:rPr>
            </w:pPr>
          </w:p>
        </w:tc>
      </w:tr>
      <w:tr w:rsidR="00E07017" w:rsidRPr="007F5117" w14:paraId="1F48C6AC" w14:textId="77777777" w:rsidTr="0084562E">
        <w:tc>
          <w:tcPr>
            <w:tcW w:w="5573" w:type="dxa"/>
            <w:vAlign w:val="bottom"/>
          </w:tcPr>
          <w:p w14:paraId="3A7B3543" w14:textId="77777777" w:rsidR="00E07017" w:rsidRPr="007F5117" w:rsidRDefault="00E07017" w:rsidP="00E07017">
            <w:pPr>
              <w:pStyle w:val="TableText"/>
              <w:rPr>
                <w:rFonts w:cs="Arial"/>
              </w:rPr>
            </w:pPr>
            <w:r w:rsidRPr="007F5117">
              <w:rPr>
                <w:rFonts w:cs="Arial"/>
              </w:rPr>
              <w:t>Trade receivables</w:t>
            </w:r>
          </w:p>
        </w:tc>
        <w:tc>
          <w:tcPr>
            <w:tcW w:w="1888" w:type="dxa"/>
            <w:vAlign w:val="bottom"/>
          </w:tcPr>
          <w:p w14:paraId="23B712E6" w14:textId="67674DE9" w:rsidR="00E07017" w:rsidRPr="007F5117" w:rsidRDefault="00BC0E66" w:rsidP="00E07017">
            <w:pPr>
              <w:pStyle w:val="TableText"/>
              <w:tabs>
                <w:tab w:val="decimal" w:pos="1611"/>
              </w:tabs>
              <w:ind w:left="477" w:right="-198" w:firstLine="0"/>
              <w:rPr>
                <w:rFonts w:cs="Arial"/>
              </w:rPr>
            </w:pPr>
            <w:r w:rsidRPr="00BC0E66">
              <w:rPr>
                <w:rFonts w:cs="Arial"/>
                <w:highlight w:val="yellow"/>
              </w:rPr>
              <w:t>[…]</w:t>
            </w:r>
          </w:p>
        </w:tc>
        <w:tc>
          <w:tcPr>
            <w:tcW w:w="1890" w:type="dxa"/>
            <w:vAlign w:val="bottom"/>
          </w:tcPr>
          <w:p w14:paraId="415CC6F0" w14:textId="7336D957" w:rsidR="00E07017" w:rsidRPr="007F5117" w:rsidRDefault="00E07017" w:rsidP="00E07017">
            <w:pPr>
              <w:pStyle w:val="TableText"/>
              <w:tabs>
                <w:tab w:val="decimal" w:pos="1611"/>
              </w:tabs>
              <w:ind w:left="477" w:right="-198" w:firstLine="0"/>
              <w:rPr>
                <w:rFonts w:cs="Arial"/>
              </w:rPr>
            </w:pPr>
            <w:r>
              <w:rPr>
                <w:rFonts w:cs="Arial"/>
              </w:rPr>
              <w:t>-</w:t>
            </w:r>
          </w:p>
        </w:tc>
      </w:tr>
      <w:tr w:rsidR="00E07017" w:rsidRPr="007F5117" w14:paraId="2009E40D" w14:textId="77777777" w:rsidTr="0084562E">
        <w:tc>
          <w:tcPr>
            <w:tcW w:w="5573" w:type="dxa"/>
            <w:vAlign w:val="bottom"/>
          </w:tcPr>
          <w:p w14:paraId="45FA7406" w14:textId="77777777" w:rsidR="00E07017" w:rsidRPr="007F5117" w:rsidRDefault="00E07017" w:rsidP="00E07017">
            <w:pPr>
              <w:pStyle w:val="TableText"/>
              <w:rPr>
                <w:rFonts w:cs="Arial"/>
              </w:rPr>
            </w:pPr>
            <w:r w:rsidRPr="007F5117">
              <w:rPr>
                <w:rFonts w:cs="Arial"/>
              </w:rPr>
              <w:t>Other payables</w:t>
            </w:r>
          </w:p>
        </w:tc>
        <w:tc>
          <w:tcPr>
            <w:tcW w:w="1888" w:type="dxa"/>
            <w:vAlign w:val="bottom"/>
          </w:tcPr>
          <w:p w14:paraId="3441E538" w14:textId="53AE2873" w:rsidR="00E07017" w:rsidRPr="007F5117" w:rsidRDefault="00BC0E66" w:rsidP="00E07017">
            <w:pPr>
              <w:pStyle w:val="TableText"/>
              <w:tabs>
                <w:tab w:val="decimal" w:pos="1611"/>
              </w:tabs>
              <w:ind w:left="477" w:right="-198" w:firstLine="0"/>
              <w:rPr>
                <w:rFonts w:cs="Arial"/>
              </w:rPr>
            </w:pPr>
            <w:r w:rsidRPr="00BC0E66">
              <w:rPr>
                <w:rFonts w:cs="Arial"/>
                <w:highlight w:val="yellow"/>
              </w:rPr>
              <w:t>[…]</w:t>
            </w:r>
          </w:p>
        </w:tc>
        <w:tc>
          <w:tcPr>
            <w:tcW w:w="1890" w:type="dxa"/>
            <w:vAlign w:val="bottom"/>
          </w:tcPr>
          <w:p w14:paraId="5F03636B" w14:textId="293A1F9B" w:rsidR="00E07017" w:rsidRPr="007F5117" w:rsidRDefault="00E07017" w:rsidP="00E07017">
            <w:pPr>
              <w:pStyle w:val="TableText"/>
              <w:tabs>
                <w:tab w:val="decimal" w:pos="1611"/>
              </w:tabs>
              <w:ind w:left="477" w:right="-198" w:firstLine="0"/>
              <w:rPr>
                <w:rFonts w:cs="Arial"/>
              </w:rPr>
            </w:pPr>
            <w:r>
              <w:rPr>
                <w:rFonts w:cs="Arial"/>
              </w:rPr>
              <w:t>(2,065)</w:t>
            </w:r>
          </w:p>
        </w:tc>
      </w:tr>
      <w:tr w:rsidR="00E07017" w:rsidRPr="007F5117" w14:paraId="736B5F34" w14:textId="77777777" w:rsidTr="0084562E">
        <w:tc>
          <w:tcPr>
            <w:tcW w:w="5573" w:type="dxa"/>
            <w:vAlign w:val="bottom"/>
          </w:tcPr>
          <w:p w14:paraId="367E9AF1" w14:textId="77777777" w:rsidR="00E07017" w:rsidRPr="007F5117" w:rsidRDefault="00E07017" w:rsidP="00E07017">
            <w:pPr>
              <w:pStyle w:val="TableText"/>
              <w:rPr>
                <w:rFonts w:cs="Arial"/>
              </w:rPr>
            </w:pPr>
          </w:p>
        </w:tc>
        <w:tc>
          <w:tcPr>
            <w:tcW w:w="1888" w:type="dxa"/>
            <w:hideMark/>
          </w:tcPr>
          <w:p w14:paraId="320AEFAF" w14:textId="77777777" w:rsidR="00E07017" w:rsidRPr="007F5117" w:rsidRDefault="00E07017" w:rsidP="00E07017">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c>
          <w:tcPr>
            <w:tcW w:w="1890" w:type="dxa"/>
            <w:hideMark/>
          </w:tcPr>
          <w:p w14:paraId="6899E822" w14:textId="3A6EC131" w:rsidR="00E07017" w:rsidRPr="007F5117" w:rsidRDefault="00E07017" w:rsidP="00E07017">
            <w:pPr>
              <w:pStyle w:val="TableText"/>
              <w:tabs>
                <w:tab w:val="decimal" w:pos="1602"/>
                <w:tab w:val="right" w:pos="1872"/>
              </w:tabs>
              <w:spacing w:line="160" w:lineRule="exact"/>
              <w:ind w:left="186" w:right="-198" w:firstLine="9"/>
              <w:rPr>
                <w:sz w:val="24"/>
                <w:u w:val="single"/>
                <w:vertAlign w:val="superscript"/>
              </w:rPr>
            </w:pPr>
            <w:r w:rsidRPr="007F5117">
              <w:rPr>
                <w:sz w:val="24"/>
                <w:u w:val="single"/>
                <w:vertAlign w:val="superscript"/>
              </w:rPr>
              <w:tab/>
            </w:r>
          </w:p>
        </w:tc>
      </w:tr>
      <w:tr w:rsidR="00E07017" w:rsidRPr="007F5117" w14:paraId="404AFFDB" w14:textId="77777777" w:rsidTr="0084562E">
        <w:tc>
          <w:tcPr>
            <w:tcW w:w="5573" w:type="dxa"/>
            <w:vAlign w:val="bottom"/>
          </w:tcPr>
          <w:p w14:paraId="79303B95" w14:textId="77777777" w:rsidR="00E07017" w:rsidRPr="007F5117" w:rsidRDefault="00E07017" w:rsidP="00E07017">
            <w:pPr>
              <w:pStyle w:val="TableText"/>
              <w:rPr>
                <w:rFonts w:cs="Arial"/>
              </w:rPr>
            </w:pPr>
          </w:p>
        </w:tc>
        <w:tc>
          <w:tcPr>
            <w:tcW w:w="1888" w:type="dxa"/>
            <w:vAlign w:val="bottom"/>
          </w:tcPr>
          <w:p w14:paraId="4A6AC055" w14:textId="5B52B631" w:rsidR="00E07017" w:rsidRPr="007F5117" w:rsidRDefault="00BC0E66" w:rsidP="00E07017">
            <w:pPr>
              <w:pStyle w:val="TableText"/>
              <w:tabs>
                <w:tab w:val="decimal" w:pos="1611"/>
              </w:tabs>
              <w:ind w:left="477" w:right="-198" w:firstLine="0"/>
              <w:rPr>
                <w:rFonts w:cs="Arial"/>
              </w:rPr>
            </w:pPr>
            <w:r w:rsidRPr="00BC0E66">
              <w:rPr>
                <w:rFonts w:cs="Arial"/>
                <w:highlight w:val="yellow"/>
              </w:rPr>
              <w:t>[…]</w:t>
            </w:r>
          </w:p>
        </w:tc>
        <w:tc>
          <w:tcPr>
            <w:tcW w:w="1890" w:type="dxa"/>
            <w:vAlign w:val="bottom"/>
          </w:tcPr>
          <w:p w14:paraId="7C616ACC" w14:textId="169B0B16" w:rsidR="00E07017" w:rsidRPr="007F5117" w:rsidRDefault="00E07017" w:rsidP="00E07017">
            <w:pPr>
              <w:pStyle w:val="TableText"/>
              <w:tabs>
                <w:tab w:val="decimal" w:pos="1611"/>
              </w:tabs>
              <w:ind w:left="477" w:right="-198" w:firstLine="0"/>
              <w:rPr>
                <w:rFonts w:cs="Arial"/>
              </w:rPr>
            </w:pPr>
            <w:r>
              <w:rPr>
                <w:rFonts w:cs="Arial"/>
              </w:rPr>
              <w:t>(2,065)</w:t>
            </w:r>
          </w:p>
        </w:tc>
      </w:tr>
      <w:tr w:rsidR="00E07017" w:rsidRPr="007F5117" w14:paraId="79DF08AD" w14:textId="77777777" w:rsidTr="0084562E">
        <w:tc>
          <w:tcPr>
            <w:tcW w:w="5573" w:type="dxa"/>
            <w:vAlign w:val="bottom"/>
          </w:tcPr>
          <w:p w14:paraId="18465631" w14:textId="77777777" w:rsidR="00E07017" w:rsidRPr="007F5117" w:rsidRDefault="00E07017" w:rsidP="00E07017">
            <w:pPr>
              <w:pStyle w:val="TableText"/>
            </w:pPr>
          </w:p>
        </w:tc>
        <w:tc>
          <w:tcPr>
            <w:tcW w:w="1888" w:type="dxa"/>
            <w:hideMark/>
          </w:tcPr>
          <w:p w14:paraId="5D656346" w14:textId="77777777" w:rsidR="00E07017" w:rsidRPr="007F5117" w:rsidRDefault="00E07017" w:rsidP="00E07017">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159E6D97" w14:textId="77777777" w:rsidR="00E07017" w:rsidRPr="007F5117" w:rsidRDefault="00E07017" w:rsidP="00E07017">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r>
    </w:tbl>
    <w:p w14:paraId="7C5CD858" w14:textId="77777777" w:rsidR="00450227" w:rsidRPr="007F5117" w:rsidRDefault="00450227">
      <w:pPr>
        <w:pStyle w:val="BodyText"/>
        <w:spacing w:before="0"/>
      </w:pPr>
    </w:p>
    <w:p w14:paraId="10E49FC8" w14:textId="77777777" w:rsidR="00176056" w:rsidRPr="007F5117" w:rsidRDefault="00244EC4">
      <w:pPr>
        <w:pStyle w:val="BodyText"/>
        <w:spacing w:before="0"/>
      </w:pPr>
      <w:r w:rsidRPr="007F5117">
        <w:t>As HKD is pegged to USD, it is assumed that the rate between the HKD and the USD would be materially unaffected by any changes in movement in value of the USD against other currencies.</w:t>
      </w:r>
    </w:p>
    <w:p w14:paraId="2DD28038" w14:textId="77777777" w:rsidR="008F379A" w:rsidRPr="007F5117" w:rsidRDefault="00223FF9">
      <w:pPr>
        <w:pStyle w:val="Heading2"/>
        <w:spacing w:before="0"/>
        <w:ind w:left="-567" w:firstLine="0"/>
        <w:rPr>
          <w:rFonts w:cs="Arial"/>
        </w:rPr>
      </w:pPr>
      <w:r w:rsidRPr="007F5117">
        <w:rPr>
          <w:rFonts w:cs="Arial"/>
        </w:rPr>
        <w:br w:type="page"/>
      </w:r>
      <w:r w:rsidR="008F379A" w:rsidRPr="007F5117">
        <w:rPr>
          <w:rFonts w:cs="Arial"/>
        </w:rPr>
        <w:t>15</w:t>
      </w:r>
      <w:r w:rsidR="008F379A" w:rsidRPr="007F5117">
        <w:rPr>
          <w:rFonts w:cs="Arial"/>
        </w:rPr>
        <w:tab/>
        <w:t>Financial risk management and fair values (continued)</w:t>
      </w:r>
    </w:p>
    <w:p w14:paraId="7F8D9F89" w14:textId="77777777" w:rsidR="00450227" w:rsidRPr="007F5117" w:rsidRDefault="00450227">
      <w:pPr>
        <w:pStyle w:val="BodyText"/>
        <w:spacing w:before="0"/>
      </w:pPr>
    </w:p>
    <w:p w14:paraId="772E37A3" w14:textId="77777777" w:rsidR="00176056" w:rsidRPr="007F5117" w:rsidRDefault="00176056">
      <w:pPr>
        <w:pStyle w:val="Heading3"/>
        <w:spacing w:before="0"/>
        <w:rPr>
          <w:rFonts w:cs="Arial"/>
        </w:rPr>
      </w:pPr>
      <w:r w:rsidRPr="007F5117">
        <w:rPr>
          <w:rFonts w:cs="Arial"/>
        </w:rPr>
        <w:t>(d)</w:t>
      </w:r>
      <w:r w:rsidRPr="007F5117">
        <w:rPr>
          <w:rFonts w:cs="Arial"/>
        </w:rPr>
        <w:tab/>
        <w:t>Fair values</w:t>
      </w:r>
    </w:p>
    <w:p w14:paraId="43196592" w14:textId="77777777" w:rsidR="00450227" w:rsidRPr="007F5117" w:rsidRDefault="00450227">
      <w:pPr>
        <w:pStyle w:val="Tablespace"/>
      </w:pPr>
    </w:p>
    <w:p w14:paraId="405A6788" w14:textId="77777777" w:rsidR="00743F7D" w:rsidRPr="007F5117" w:rsidRDefault="00743F7D">
      <w:pPr>
        <w:pStyle w:val="BodyText2"/>
        <w:spacing w:before="0"/>
        <w:rPr>
          <w:rFonts w:cs="Arial"/>
          <w:lang w:val="en-GB"/>
        </w:rPr>
      </w:pPr>
      <w:r w:rsidRPr="007F5117">
        <w:rPr>
          <w:rFonts w:cs="Arial"/>
          <w:lang w:val="en-GB"/>
        </w:rPr>
        <w:t>(</w:t>
      </w:r>
      <w:proofErr w:type="spellStart"/>
      <w:r w:rsidRPr="007F5117">
        <w:rPr>
          <w:rFonts w:cs="Arial"/>
          <w:lang w:val="en-GB"/>
        </w:rPr>
        <w:t>i</w:t>
      </w:r>
      <w:proofErr w:type="spellEnd"/>
      <w:r w:rsidRPr="007F5117">
        <w:rPr>
          <w:rFonts w:cs="Arial"/>
          <w:lang w:val="en-GB"/>
        </w:rPr>
        <w:t>)</w:t>
      </w:r>
      <w:r w:rsidRPr="007F5117">
        <w:rPr>
          <w:rFonts w:cs="Arial"/>
          <w:lang w:val="en-GB"/>
        </w:rPr>
        <w:tab/>
        <w:t>Financial instruments carried at fair value</w:t>
      </w:r>
    </w:p>
    <w:p w14:paraId="6742AFE9" w14:textId="77777777" w:rsidR="00450227" w:rsidRPr="007F5117" w:rsidRDefault="00450227">
      <w:pPr>
        <w:pStyle w:val="BodyText"/>
        <w:spacing w:before="0"/>
        <w:rPr>
          <w:i/>
          <w:lang w:val="en-GB"/>
        </w:rPr>
      </w:pPr>
    </w:p>
    <w:p w14:paraId="04635FE1" w14:textId="77777777" w:rsidR="00743F7D" w:rsidRPr="007F5117" w:rsidRDefault="00743F7D">
      <w:pPr>
        <w:pStyle w:val="BodyText"/>
        <w:spacing w:before="0"/>
        <w:rPr>
          <w:i/>
          <w:lang w:val="en-GB"/>
        </w:rPr>
      </w:pPr>
      <w:r w:rsidRPr="007F5117">
        <w:rPr>
          <w:i/>
          <w:lang w:val="en-GB"/>
        </w:rPr>
        <w:t>Fair value hierarchy</w:t>
      </w:r>
    </w:p>
    <w:p w14:paraId="7361F33B" w14:textId="77777777" w:rsidR="00450227" w:rsidRPr="007F5117" w:rsidRDefault="00450227">
      <w:pPr>
        <w:pStyle w:val="BodyText"/>
        <w:spacing w:before="0"/>
        <w:rPr>
          <w:lang w:val="en-GB"/>
        </w:rPr>
      </w:pPr>
    </w:p>
    <w:p w14:paraId="0FBD1CFE" w14:textId="05133DB6" w:rsidR="00743F7D" w:rsidRPr="007F5117" w:rsidRDefault="00743F7D">
      <w:pPr>
        <w:pStyle w:val="BodyText"/>
        <w:spacing w:before="0"/>
        <w:rPr>
          <w:lang w:val="en-GB"/>
        </w:rPr>
      </w:pPr>
      <w:r w:rsidRPr="007F5117">
        <w:rPr>
          <w:lang w:val="en-GB"/>
        </w:rPr>
        <w:t xml:space="preserve">HKFRS 13, </w:t>
      </w:r>
      <w:r w:rsidRPr="007F5117">
        <w:rPr>
          <w:i/>
          <w:lang w:val="en-GB"/>
        </w:rPr>
        <w:t>Fair value measurement</w:t>
      </w:r>
      <w:r w:rsidRPr="007F5117">
        <w:rPr>
          <w:lang w:val="en-GB"/>
        </w:rPr>
        <w:t xml:space="preserve">, categorises fair value measurements into a </w:t>
      </w:r>
      <w:r w:rsidRPr="007F5117">
        <w:rPr>
          <w:lang w:val="en-GB"/>
        </w:rPr>
        <w:br/>
        <w:t>three-level hierarchy</w:t>
      </w:r>
      <w:r w:rsidR="00D94A66" w:rsidRPr="007F5117">
        <w:rPr>
          <w:lang w:val="en-GB"/>
        </w:rPr>
        <w:t xml:space="preserve">.  </w:t>
      </w:r>
      <w:r w:rsidRPr="007F5117">
        <w:rPr>
          <w:lang w:val="en-GB"/>
        </w:rPr>
        <w:t>The level into which fair value is classified is determined with reference to the observability and significance of the inputs used in the valuation technique as follows:</w:t>
      </w:r>
    </w:p>
    <w:p w14:paraId="650DE7CE" w14:textId="77777777" w:rsidR="00450227" w:rsidRPr="007F5117" w:rsidRDefault="00450227">
      <w:pPr>
        <w:pStyle w:val="BodyText3"/>
        <w:numPr>
          <w:ilvl w:val="0"/>
          <w:numId w:val="0"/>
        </w:numPr>
        <w:tabs>
          <w:tab w:val="clear" w:pos="425"/>
        </w:tabs>
        <w:spacing w:before="0"/>
        <w:ind w:left="426"/>
        <w:rPr>
          <w:rFonts w:cs="Arial"/>
          <w:lang w:val="en-GB"/>
        </w:rPr>
      </w:pPr>
    </w:p>
    <w:p w14:paraId="6182B821" w14:textId="7636669B" w:rsidR="00743F7D" w:rsidRPr="007F5117" w:rsidRDefault="004B6654">
      <w:pPr>
        <w:pStyle w:val="BodyText3"/>
        <w:numPr>
          <w:ilvl w:val="0"/>
          <w:numId w:val="0"/>
        </w:numPr>
        <w:tabs>
          <w:tab w:val="clear" w:pos="425"/>
          <w:tab w:val="left" w:pos="284"/>
        </w:tabs>
        <w:spacing w:before="0"/>
        <w:ind w:left="2268" w:hanging="2262"/>
        <w:rPr>
          <w:rFonts w:cs="Arial"/>
          <w:lang w:val="en-GB"/>
        </w:rPr>
      </w:pPr>
      <w:proofErr w:type="gramStart"/>
      <w:r w:rsidRPr="007F5117">
        <w:rPr>
          <w:rFonts w:cs="Arial"/>
          <w:lang w:val="en-GB"/>
        </w:rPr>
        <w:t>-</w:t>
      </w:r>
      <w:r w:rsidRPr="007F5117">
        <w:rPr>
          <w:rFonts w:cs="Arial"/>
          <w:lang w:val="en-GB"/>
        </w:rPr>
        <w:tab/>
      </w:r>
      <w:r w:rsidR="00743F7D" w:rsidRPr="007F5117">
        <w:rPr>
          <w:rFonts w:cs="Arial"/>
          <w:lang w:val="en-GB"/>
        </w:rPr>
        <w:t>Level 1 valuations</w:t>
      </w:r>
      <w:proofErr w:type="gramEnd"/>
      <w:r w:rsidR="00743F7D" w:rsidRPr="007F5117">
        <w:rPr>
          <w:rFonts w:cs="Arial"/>
          <w:lang w:val="en-GB"/>
        </w:rPr>
        <w:t xml:space="preserve">: </w:t>
      </w:r>
      <w:r w:rsidR="00E95CDD" w:rsidRPr="007F5117">
        <w:rPr>
          <w:rFonts w:cs="Arial"/>
          <w:lang w:val="en-GB"/>
        </w:rPr>
        <w:tab/>
      </w:r>
      <w:ins w:id="267" w:author="Mak, Brian HL" w:date="2022-06-07T10:53:00Z">
        <w:r w:rsidR="00DA250A" w:rsidRPr="00B55FEC">
          <w:rPr>
            <w:rFonts w:cs="Arial"/>
            <w:szCs w:val="22"/>
            <w:lang w:val="en-GB"/>
          </w:rPr>
          <w:t>Fair value measured using unadjusted quoted prices in active markets for identical assets or liabilities at the measurement date.</w:t>
        </w:r>
      </w:ins>
      <w:del w:id="268" w:author="Mak, Brian HL" w:date="2022-06-07T10:53:00Z">
        <w:r w:rsidR="0054288F" w:rsidRPr="00644685" w:rsidDel="00DA250A">
          <w:delText>Fair value measured using only Level 1 inputs i.e. unadjusted quoted prices in active markets for identical assets or liabilities at the measurement date</w:delText>
        </w:r>
        <w:r w:rsidR="0054288F" w:rsidRPr="007F5117" w:rsidDel="00DA250A">
          <w:rPr>
            <w:rFonts w:cs="Arial"/>
            <w:lang w:val="en-GB"/>
          </w:rPr>
          <w:delText xml:space="preserve"> </w:delText>
        </w:r>
        <w:r w:rsidR="00743F7D" w:rsidRPr="007F5117" w:rsidDel="00DA250A">
          <w:rPr>
            <w:rFonts w:cs="Arial"/>
            <w:lang w:val="en-GB"/>
          </w:rPr>
          <w:delText>.</w:delText>
        </w:r>
      </w:del>
    </w:p>
    <w:p w14:paraId="6EDEB236" w14:textId="77777777" w:rsidR="00450227" w:rsidRPr="007F5117" w:rsidRDefault="00450227">
      <w:pPr>
        <w:pStyle w:val="BodyText3"/>
        <w:numPr>
          <w:ilvl w:val="0"/>
          <w:numId w:val="0"/>
        </w:numPr>
        <w:tabs>
          <w:tab w:val="clear" w:pos="425"/>
        </w:tabs>
        <w:spacing w:before="0"/>
        <w:ind w:left="284" w:hanging="277"/>
        <w:rPr>
          <w:rFonts w:cs="Arial"/>
          <w:lang w:val="en-GB"/>
        </w:rPr>
      </w:pPr>
    </w:p>
    <w:p w14:paraId="7067B4DB" w14:textId="427BC3AF" w:rsidR="00743F7D" w:rsidRPr="007F5117" w:rsidRDefault="004B6654">
      <w:pPr>
        <w:pStyle w:val="BodyText3"/>
        <w:numPr>
          <w:ilvl w:val="0"/>
          <w:numId w:val="0"/>
        </w:numPr>
        <w:tabs>
          <w:tab w:val="clear" w:pos="425"/>
          <w:tab w:val="left" w:pos="284"/>
        </w:tabs>
        <w:spacing w:before="0"/>
        <w:ind w:left="2268" w:hanging="2262"/>
        <w:rPr>
          <w:rFonts w:cs="Arial"/>
          <w:lang w:val="en-GB"/>
        </w:rPr>
      </w:pPr>
      <w:r w:rsidRPr="007F5117">
        <w:rPr>
          <w:rFonts w:cs="Arial"/>
          <w:lang w:val="en-GB"/>
        </w:rPr>
        <w:t>-</w:t>
      </w:r>
      <w:r w:rsidRPr="007F5117">
        <w:rPr>
          <w:rFonts w:cs="Arial"/>
          <w:lang w:val="en-GB"/>
        </w:rPr>
        <w:tab/>
      </w:r>
      <w:r w:rsidR="00743F7D" w:rsidRPr="007F5117">
        <w:rPr>
          <w:rFonts w:cs="Arial"/>
          <w:lang w:val="en-GB"/>
        </w:rPr>
        <w:t>Level 2 valuations:</w:t>
      </w:r>
      <w:r w:rsidR="00E95CDD" w:rsidRPr="007F5117">
        <w:rPr>
          <w:rFonts w:cs="Arial"/>
          <w:lang w:val="en-GB"/>
        </w:rPr>
        <w:tab/>
      </w:r>
      <w:ins w:id="269" w:author="Mak, Brian HL" w:date="2022-06-07T10:53:00Z">
        <w:r w:rsidR="00DA250A" w:rsidRPr="00B55FEC">
          <w:rPr>
            <w:rFonts w:cs="Arial"/>
            <w:szCs w:val="22"/>
            <w:lang w:val="en-GB"/>
          </w:rPr>
          <w:t>Fair value measured using observable inputs other than quoted prices included within Level 1 that are observable for the asset or liability, either directly or indirectly.</w:t>
        </w:r>
      </w:ins>
      <w:del w:id="270" w:author="Mak, Brian HL" w:date="2022-06-07T10:53:00Z">
        <w:r w:rsidR="0054288F" w:rsidRPr="00644685" w:rsidDel="00DA250A">
          <w:delText>Fair value measured using Level 2 inputs i.e. observable inputs which fail to meet Level 1, and not using significant unobservable inputs.  Unobservable inputs are inputs for which market data are not available</w:delText>
        </w:r>
      </w:del>
    </w:p>
    <w:p w14:paraId="55921D7C" w14:textId="77777777" w:rsidR="00450227" w:rsidRPr="007F5117" w:rsidRDefault="00450227">
      <w:pPr>
        <w:pStyle w:val="BodyText3"/>
        <w:numPr>
          <w:ilvl w:val="0"/>
          <w:numId w:val="0"/>
        </w:numPr>
        <w:tabs>
          <w:tab w:val="clear" w:pos="425"/>
        </w:tabs>
        <w:spacing w:before="0"/>
        <w:ind w:left="290" w:hanging="284"/>
        <w:rPr>
          <w:rFonts w:cs="Arial"/>
          <w:lang w:val="en-GB"/>
        </w:rPr>
      </w:pPr>
    </w:p>
    <w:p w14:paraId="6181F57D" w14:textId="3D16FFF3" w:rsidR="00837E38" w:rsidRPr="007F5117" w:rsidRDefault="004B6654">
      <w:pPr>
        <w:pStyle w:val="BodyText3"/>
        <w:numPr>
          <w:ilvl w:val="0"/>
          <w:numId w:val="0"/>
        </w:numPr>
        <w:tabs>
          <w:tab w:val="clear" w:pos="425"/>
          <w:tab w:val="left" w:pos="284"/>
        </w:tabs>
        <w:spacing w:before="0"/>
        <w:ind w:left="2268" w:hanging="2262"/>
        <w:rPr>
          <w:rFonts w:cs="Arial"/>
          <w:lang w:val="en-GB"/>
        </w:rPr>
      </w:pPr>
      <w:r w:rsidRPr="007F5117">
        <w:rPr>
          <w:rFonts w:cs="Arial"/>
          <w:lang w:val="en-GB"/>
        </w:rPr>
        <w:t>-</w:t>
      </w:r>
      <w:r w:rsidRPr="007F5117">
        <w:rPr>
          <w:rFonts w:cs="Arial"/>
          <w:lang w:val="en-GB"/>
        </w:rPr>
        <w:tab/>
      </w:r>
      <w:r w:rsidR="00743F7D" w:rsidRPr="007F5117">
        <w:rPr>
          <w:rFonts w:cs="Arial"/>
          <w:lang w:val="en-GB"/>
        </w:rPr>
        <w:t>Level 3 valuations:</w:t>
      </w:r>
      <w:r w:rsidR="00E95CDD" w:rsidRPr="007F5117">
        <w:rPr>
          <w:rFonts w:cs="Arial"/>
          <w:lang w:val="en-GB"/>
        </w:rPr>
        <w:tab/>
      </w:r>
      <w:ins w:id="271" w:author="Mak, Brian HL" w:date="2022-06-07T10:53:00Z">
        <w:r w:rsidR="00DA250A" w:rsidRPr="00B55FEC">
          <w:rPr>
            <w:rFonts w:cs="Arial"/>
            <w:szCs w:val="22"/>
            <w:lang w:val="en-GB"/>
          </w:rPr>
          <w:t>Fair value measured using significant unobservable inputs for the asset or liability.</w:t>
        </w:r>
      </w:ins>
      <w:del w:id="272" w:author="Mak, Brian HL" w:date="2022-06-07T10:53:00Z">
        <w:r w:rsidR="0054288F" w:rsidRPr="00644685" w:rsidDel="00DA250A">
          <w:delText>Fair value measured using significant unobservable inputs</w:delText>
        </w:r>
        <w:r w:rsidR="0054288F" w:rsidRPr="007F5117" w:rsidDel="00DA250A">
          <w:rPr>
            <w:rFonts w:cs="Arial"/>
            <w:lang w:val="en-GB"/>
          </w:rPr>
          <w:delText xml:space="preserve"> </w:delText>
        </w:r>
      </w:del>
    </w:p>
    <w:p w14:paraId="51B39546" w14:textId="77777777" w:rsidR="00450227" w:rsidRPr="007F5117" w:rsidRDefault="00450227">
      <w:pPr>
        <w:pStyle w:val="BodyText3"/>
        <w:numPr>
          <w:ilvl w:val="0"/>
          <w:numId w:val="0"/>
        </w:numPr>
        <w:tabs>
          <w:tab w:val="clear" w:pos="425"/>
        </w:tabs>
        <w:spacing w:before="0"/>
        <w:ind w:left="290" w:hanging="284"/>
        <w:rPr>
          <w:rFonts w:cs="Arial"/>
          <w:lang w:val="en-GB"/>
        </w:rPr>
      </w:pPr>
    </w:p>
    <w:p w14:paraId="7172889A" w14:textId="26524CC7" w:rsidR="00743F7D" w:rsidRPr="007F5117" w:rsidDel="00DA250A" w:rsidRDefault="00DA250A">
      <w:pPr>
        <w:pStyle w:val="BodyText"/>
        <w:spacing w:before="0"/>
        <w:rPr>
          <w:del w:id="273" w:author="Mak, Brian HL" w:date="2022-06-07T10:53:00Z"/>
          <w:lang w:val="en-GB"/>
        </w:rPr>
      </w:pPr>
      <w:ins w:id="274" w:author="Mak, Brian HL" w:date="2022-06-07T10:53:00Z">
        <w:r w:rsidRPr="00B55FEC">
          <w:t>At 31 December 2021, the financial instruments of the Company</w:t>
        </w:r>
        <w:r>
          <w:t xml:space="preserve"> carried at fair value were financial assets at fair value through profit or loss of </w:t>
        </w:r>
        <w:r w:rsidRPr="00B55FEC">
          <w:t>$</w:t>
        </w:r>
      </w:ins>
      <w:ins w:id="275" w:author="Mak, Brian HL" w:date="2022-06-07T10:54:00Z">
        <w:r>
          <w:t>52,000</w:t>
        </w:r>
      </w:ins>
      <w:ins w:id="276" w:author="Mak, Brian HL" w:date="2022-06-07T10:53:00Z">
        <w:r w:rsidRPr="00B55FEC">
          <w:t xml:space="preserve"> (2020: $</w:t>
        </w:r>
      </w:ins>
      <w:ins w:id="277" w:author="Mak, Brian HL" w:date="2022-06-07T10:54:00Z">
        <w:r>
          <w:t>76,000</w:t>
        </w:r>
      </w:ins>
      <w:ins w:id="278" w:author="Mak, Brian HL" w:date="2022-06-07T10:53:00Z">
        <w:r w:rsidRPr="00B55FEC">
          <w:t xml:space="preserve">) listed on the Stock Exchange of Hong Kong Limited in relation to the Schemes as set out in note 13.  These instruments are measured at fair value on a recurring basis </w:t>
        </w:r>
        <w:r>
          <w:t xml:space="preserve">and their fair value measurements fall into </w:t>
        </w:r>
        <w:r w:rsidRPr="00B55FEC">
          <w:t xml:space="preserve">Level 1 of the fair value hierarchy </w:t>
        </w:r>
        <w:r>
          <w:t>described above.</w:t>
        </w:r>
      </w:ins>
      <w:del w:id="279" w:author="Mak, Brian HL" w:date="2022-06-07T10:53:00Z">
        <w:r w:rsidR="00743F7D" w:rsidRPr="007F5117" w:rsidDel="00DA250A">
          <w:rPr>
            <w:lang w:val="en-GB"/>
          </w:rPr>
          <w:delText xml:space="preserve">At 31 December </w:delText>
        </w:r>
        <w:r w:rsidR="00D40DD4" w:rsidRPr="00C469D4" w:rsidDel="00DA250A">
          <w:rPr>
            <w:lang w:val="en-GB"/>
          </w:rPr>
          <w:delText>20</w:delText>
        </w:r>
        <w:r w:rsidR="00A12B5C" w:rsidRPr="007F5117" w:rsidDel="00DA250A">
          <w:rPr>
            <w:lang w:val="en-GB"/>
          </w:rPr>
          <w:delText>2</w:delText>
        </w:r>
        <w:r w:rsidR="00E07017" w:rsidDel="00DA250A">
          <w:rPr>
            <w:lang w:val="en-GB"/>
          </w:rPr>
          <w:delText>1</w:delText>
        </w:r>
        <w:r w:rsidR="00743F7D" w:rsidRPr="007F5117" w:rsidDel="00DA250A">
          <w:rPr>
            <w:lang w:val="en-GB"/>
          </w:rPr>
          <w:delText xml:space="preserve">, the financial instruments of the Company </w:delText>
        </w:r>
        <w:r w:rsidR="00244EC4" w:rsidRPr="007F5117" w:rsidDel="00DA250A">
          <w:rPr>
            <w:lang w:val="en-GB"/>
          </w:rPr>
          <w:delText xml:space="preserve">categorised into level 1 </w:delText>
        </w:r>
        <w:r w:rsidR="0072587B" w:rsidRPr="007F5117" w:rsidDel="00DA250A">
          <w:rPr>
            <w:lang w:val="en-GB"/>
          </w:rPr>
          <w:delText>of the</w:delText>
        </w:r>
        <w:r w:rsidR="00743F7D" w:rsidRPr="007F5117" w:rsidDel="00DA250A">
          <w:rPr>
            <w:lang w:val="en-GB"/>
          </w:rPr>
          <w:delText xml:space="preserve"> fair value</w:delText>
        </w:r>
        <w:r w:rsidR="0072587B" w:rsidRPr="007F5117" w:rsidDel="00DA250A">
          <w:rPr>
            <w:lang w:val="en-GB"/>
          </w:rPr>
          <w:delText xml:space="preserve"> hierarchy</w:delText>
        </w:r>
        <w:r w:rsidR="00743F7D" w:rsidRPr="007F5117" w:rsidDel="00DA250A">
          <w:rPr>
            <w:lang w:val="en-GB"/>
          </w:rPr>
          <w:delText xml:space="preserve"> were equity securities </w:delText>
        </w:r>
        <w:r w:rsidR="00096042" w:rsidRPr="007F5117" w:rsidDel="00DA250A">
          <w:rPr>
            <w:lang w:val="en-GB"/>
          </w:rPr>
          <w:delText>of $</w:delText>
        </w:r>
        <w:r w:rsidR="00BC0E66" w:rsidDel="00DA250A">
          <w:rPr>
            <w:lang w:val="en-GB"/>
          </w:rPr>
          <w:delText>52,000</w:delText>
        </w:r>
        <w:r w:rsidR="00743F7D" w:rsidRPr="007F5117" w:rsidDel="00DA250A">
          <w:rPr>
            <w:lang w:val="en-GB"/>
          </w:rPr>
          <w:delText xml:space="preserve"> (</w:delText>
        </w:r>
        <w:r w:rsidR="00D40DD4" w:rsidRPr="00C469D4" w:rsidDel="00DA250A">
          <w:rPr>
            <w:lang w:val="en-GB"/>
          </w:rPr>
          <w:delText>20</w:delText>
        </w:r>
        <w:r w:rsidR="00E07017" w:rsidDel="00DA250A">
          <w:rPr>
            <w:lang w:val="en-GB"/>
          </w:rPr>
          <w:delText>20</w:delText>
        </w:r>
        <w:r w:rsidR="00743F7D" w:rsidRPr="007F5117" w:rsidDel="00DA250A">
          <w:rPr>
            <w:lang w:val="en-GB"/>
          </w:rPr>
          <w:delText xml:space="preserve">: </w:delText>
        </w:r>
        <w:r w:rsidR="00E07017" w:rsidRPr="007F5117" w:rsidDel="00DA250A">
          <w:rPr>
            <w:lang w:val="en-GB"/>
          </w:rPr>
          <w:delText>$</w:delText>
        </w:r>
        <w:r w:rsidR="00E07017" w:rsidDel="00DA250A">
          <w:rPr>
            <w:lang w:val="en-GB"/>
          </w:rPr>
          <w:delText>76,000</w:delText>
        </w:r>
        <w:r w:rsidR="00743F7D" w:rsidRPr="007F5117" w:rsidDel="00DA250A">
          <w:rPr>
            <w:lang w:val="en-GB"/>
          </w:rPr>
          <w:delText>) listed on the Stock Exchange</w:delText>
        </w:r>
        <w:r w:rsidR="0072587B" w:rsidRPr="007F5117" w:rsidDel="00DA250A">
          <w:rPr>
            <w:lang w:val="en-GB"/>
          </w:rPr>
          <w:delText xml:space="preserve"> </w:delText>
        </w:r>
        <w:r w:rsidR="00743F7D" w:rsidRPr="007F5117" w:rsidDel="00DA250A">
          <w:rPr>
            <w:lang w:val="en-GB"/>
          </w:rPr>
          <w:delText xml:space="preserve">in relation to the </w:delText>
        </w:r>
        <w:r w:rsidR="0072587B" w:rsidRPr="007F5117" w:rsidDel="00DA250A">
          <w:rPr>
            <w:lang w:val="en-GB"/>
          </w:rPr>
          <w:delText>Schemes</w:delText>
        </w:r>
        <w:r w:rsidR="00096042" w:rsidRPr="007F5117" w:rsidDel="00DA250A">
          <w:rPr>
            <w:lang w:val="en-GB"/>
          </w:rPr>
          <w:delText xml:space="preserve"> set out in note 12</w:delText>
        </w:r>
        <w:r w:rsidR="00D94A66" w:rsidRPr="007F5117" w:rsidDel="00DA250A">
          <w:rPr>
            <w:lang w:val="en-GB"/>
          </w:rPr>
          <w:delText xml:space="preserve">.  </w:delText>
        </w:r>
        <w:r w:rsidR="00743F7D" w:rsidRPr="007F5117" w:rsidDel="00DA250A">
          <w:rPr>
            <w:lang w:val="en-GB"/>
          </w:rPr>
          <w:delText xml:space="preserve">These instruments are measured at fair value on a recurring basis </w:delText>
        </w:r>
        <w:r w:rsidR="0072587B" w:rsidRPr="007F5117" w:rsidDel="00DA250A">
          <w:rPr>
            <w:lang w:val="en-GB"/>
          </w:rPr>
          <w:delText>based on their current bid prices in an active market</w:delText>
        </w:r>
        <w:r w:rsidR="00743F7D" w:rsidRPr="007F5117" w:rsidDel="00DA250A">
          <w:rPr>
            <w:lang w:val="en-GB"/>
          </w:rPr>
          <w:delText>.</w:delText>
        </w:r>
      </w:del>
    </w:p>
    <w:p w14:paraId="51EF648B" w14:textId="5B628350" w:rsidR="00450227" w:rsidRPr="007F5117" w:rsidDel="00DA250A" w:rsidRDefault="00450227">
      <w:pPr>
        <w:pStyle w:val="BodyText"/>
        <w:spacing w:before="0"/>
        <w:rPr>
          <w:del w:id="280" w:author="Mak, Brian HL" w:date="2022-06-07T10:53:00Z"/>
          <w:lang w:val="en-GB"/>
        </w:rPr>
      </w:pPr>
    </w:p>
    <w:p w14:paraId="67F11836" w14:textId="559AF83B" w:rsidR="00743F7D" w:rsidRPr="007F5117" w:rsidRDefault="0072587B">
      <w:pPr>
        <w:pStyle w:val="BodyText"/>
        <w:spacing w:before="0"/>
        <w:rPr>
          <w:lang w:val="en-GB"/>
        </w:rPr>
      </w:pPr>
      <w:del w:id="281" w:author="Mak, Brian HL" w:date="2022-06-07T10:53:00Z">
        <w:r w:rsidRPr="007F5117" w:rsidDel="00DA250A">
          <w:rPr>
            <w:lang w:val="en-GB"/>
          </w:rPr>
          <w:delText xml:space="preserve">There were no transfers of financial assets and liabilities between fair value </w:delText>
        </w:r>
        <w:r w:rsidR="00D7065A" w:rsidRPr="007F5117" w:rsidDel="00DA250A">
          <w:rPr>
            <w:lang w:val="en-GB"/>
          </w:rPr>
          <w:delText>hierarchy</w:delText>
        </w:r>
        <w:r w:rsidRPr="007F5117" w:rsidDel="00DA250A">
          <w:rPr>
            <w:lang w:val="en-GB"/>
          </w:rPr>
          <w:delText xml:space="preserve"> classifications during the year</w:delText>
        </w:r>
        <w:r w:rsidR="003D6A04" w:rsidRPr="007F5117" w:rsidDel="00DA250A">
          <w:rPr>
            <w:lang w:val="en-GB"/>
          </w:rPr>
          <w:delText>s</w:delText>
        </w:r>
        <w:r w:rsidRPr="007F5117" w:rsidDel="00DA250A">
          <w:rPr>
            <w:lang w:val="en-GB"/>
          </w:rPr>
          <w:delText xml:space="preserve"> ended 31 December </w:delText>
        </w:r>
        <w:r w:rsidR="00D40DD4" w:rsidRPr="00C469D4" w:rsidDel="00DA250A">
          <w:rPr>
            <w:lang w:val="en-GB"/>
          </w:rPr>
          <w:delText>20</w:delText>
        </w:r>
        <w:r w:rsidR="001C7C20" w:rsidRPr="007F5117" w:rsidDel="00DA250A">
          <w:rPr>
            <w:lang w:val="en-GB"/>
          </w:rPr>
          <w:delText>2</w:delText>
        </w:r>
        <w:r w:rsidR="00E07017" w:rsidDel="00DA250A">
          <w:rPr>
            <w:lang w:val="en-GB"/>
          </w:rPr>
          <w:delText>1</w:delText>
        </w:r>
        <w:r w:rsidRPr="007F5117" w:rsidDel="00DA250A">
          <w:rPr>
            <w:lang w:val="en-GB"/>
          </w:rPr>
          <w:delText xml:space="preserve"> and </w:delText>
        </w:r>
        <w:r w:rsidR="00D40DD4" w:rsidRPr="00C469D4" w:rsidDel="00DA250A">
          <w:rPr>
            <w:lang w:val="en-GB"/>
          </w:rPr>
          <w:delText>20</w:delText>
        </w:r>
        <w:r w:rsidR="00E07017" w:rsidDel="00DA250A">
          <w:rPr>
            <w:lang w:val="en-GB"/>
          </w:rPr>
          <w:delText>20</w:delText>
        </w:r>
        <w:r w:rsidRPr="007F5117" w:rsidDel="00DA250A">
          <w:rPr>
            <w:lang w:val="en-GB"/>
          </w:rPr>
          <w:delText>.</w:delText>
        </w:r>
      </w:del>
    </w:p>
    <w:p w14:paraId="273AC927" w14:textId="77777777" w:rsidR="00450227" w:rsidRPr="007F5117" w:rsidRDefault="00450227">
      <w:pPr>
        <w:pStyle w:val="Tablespace"/>
      </w:pPr>
    </w:p>
    <w:p w14:paraId="1543A879" w14:textId="77777777" w:rsidR="00096042" w:rsidRPr="007F5117" w:rsidRDefault="00096042">
      <w:pPr>
        <w:pStyle w:val="BodyText2"/>
        <w:spacing w:before="0"/>
        <w:rPr>
          <w:rFonts w:cs="Arial"/>
          <w:lang w:val="en-GB"/>
        </w:rPr>
      </w:pPr>
      <w:r w:rsidRPr="007F5117">
        <w:rPr>
          <w:rFonts w:cs="Arial"/>
          <w:lang w:val="en-GB"/>
        </w:rPr>
        <w:t>(ii)</w:t>
      </w:r>
      <w:r w:rsidRPr="007F5117">
        <w:rPr>
          <w:rFonts w:cs="Arial"/>
          <w:lang w:val="en-GB"/>
        </w:rPr>
        <w:tab/>
        <w:t>Fair values of financial instruments carried at other than fair value</w:t>
      </w:r>
    </w:p>
    <w:p w14:paraId="5FA2F27C" w14:textId="77777777" w:rsidR="00450227" w:rsidRPr="007F5117" w:rsidRDefault="00450227">
      <w:pPr>
        <w:pStyle w:val="BodyText"/>
        <w:spacing w:before="0"/>
        <w:rPr>
          <w:lang w:val="en-GB"/>
        </w:rPr>
      </w:pPr>
    </w:p>
    <w:p w14:paraId="093D78A9" w14:textId="7066B143" w:rsidR="00176056" w:rsidRPr="007F5117" w:rsidRDefault="00F52162">
      <w:pPr>
        <w:pStyle w:val="BodyText"/>
        <w:spacing w:before="0"/>
        <w:rPr>
          <w:lang w:val="en-GB"/>
        </w:rPr>
      </w:pPr>
      <w:r w:rsidRPr="00F52162">
        <w:rPr>
          <w:lang w:val="en-GB"/>
        </w:rPr>
        <w:t>All financial instruments are carried at amounts not materially different from their fair values as at 31 December 20</w:t>
      </w:r>
      <w:r>
        <w:rPr>
          <w:lang w:val="en-GB"/>
        </w:rPr>
        <w:t>2</w:t>
      </w:r>
      <w:r w:rsidR="007B4DC1">
        <w:rPr>
          <w:lang w:val="en-GB"/>
        </w:rPr>
        <w:t>1</w:t>
      </w:r>
      <w:r w:rsidRPr="00F52162">
        <w:rPr>
          <w:lang w:val="en-GB"/>
        </w:rPr>
        <w:t xml:space="preserve"> and 20</w:t>
      </w:r>
      <w:r w:rsidR="007B4DC1">
        <w:rPr>
          <w:lang w:val="en-GB"/>
        </w:rPr>
        <w:t>20</w:t>
      </w:r>
      <w:r w:rsidR="00176056" w:rsidRPr="007F5117">
        <w:rPr>
          <w:lang w:val="en-GB"/>
        </w:rPr>
        <w:t>.</w:t>
      </w:r>
    </w:p>
    <w:p w14:paraId="164A974E" w14:textId="77777777" w:rsidR="00450227" w:rsidRPr="007F5117" w:rsidRDefault="00450227">
      <w:pPr>
        <w:pStyle w:val="BodyText"/>
        <w:spacing w:before="0"/>
        <w:rPr>
          <w:lang w:val="en-GB"/>
        </w:rPr>
      </w:pPr>
    </w:p>
    <w:p w14:paraId="469B4FBF" w14:textId="77777777" w:rsidR="00DD5DD0" w:rsidRPr="007F5117" w:rsidRDefault="00DD5DD0">
      <w:pPr>
        <w:pStyle w:val="Heading2"/>
        <w:spacing w:before="0"/>
        <w:rPr>
          <w:rFonts w:cs="Arial"/>
          <w:lang w:val="en-US"/>
        </w:rPr>
      </w:pPr>
      <w:r w:rsidRPr="007F5117">
        <w:rPr>
          <w:rFonts w:cs="Arial"/>
          <w:lang w:val="en-US"/>
        </w:rPr>
        <w:t>16</w:t>
      </w:r>
      <w:r w:rsidRPr="007F5117">
        <w:rPr>
          <w:rFonts w:cs="Arial"/>
          <w:lang w:val="en-US"/>
        </w:rPr>
        <w:tab/>
        <w:t>Material related party transactions</w:t>
      </w:r>
    </w:p>
    <w:p w14:paraId="4F4F2602" w14:textId="77777777" w:rsidR="00450227" w:rsidRPr="007F5117" w:rsidRDefault="00450227">
      <w:pPr>
        <w:pStyle w:val="Tablespace"/>
      </w:pPr>
    </w:p>
    <w:p w14:paraId="2A71E97A" w14:textId="77777777" w:rsidR="00DD5DD0" w:rsidRPr="007F5117" w:rsidRDefault="00DD5DD0">
      <w:pPr>
        <w:pStyle w:val="Heading3"/>
        <w:spacing w:before="0"/>
        <w:rPr>
          <w:rFonts w:cs="Arial"/>
        </w:rPr>
      </w:pPr>
      <w:r w:rsidRPr="007F5117">
        <w:rPr>
          <w:rFonts w:cs="Arial"/>
        </w:rPr>
        <w:t>(a)</w:t>
      </w:r>
      <w:r w:rsidRPr="007F5117">
        <w:rPr>
          <w:rFonts w:cs="Arial"/>
        </w:rPr>
        <w:tab/>
        <w:t>Transactions with key management personnel</w:t>
      </w:r>
    </w:p>
    <w:p w14:paraId="6F16C37C" w14:textId="77777777" w:rsidR="00450227" w:rsidRPr="007F5117" w:rsidRDefault="00450227">
      <w:pPr>
        <w:pStyle w:val="BodyText"/>
        <w:spacing w:before="0"/>
      </w:pPr>
    </w:p>
    <w:p w14:paraId="575667E7" w14:textId="77777777" w:rsidR="00DD5DD0" w:rsidRPr="007F5117" w:rsidRDefault="00DD5DD0">
      <w:pPr>
        <w:pStyle w:val="BodyText"/>
        <w:spacing w:before="0"/>
      </w:pPr>
      <w:r w:rsidRPr="007F5117">
        <w:t>All members of key management personnel are directors of the Company, and their remuneration is disclosed in note 7.</w:t>
      </w:r>
    </w:p>
    <w:p w14:paraId="28DCEC80" w14:textId="77777777" w:rsidR="00176056" w:rsidRPr="007F5117" w:rsidRDefault="0072587B">
      <w:pPr>
        <w:pStyle w:val="Heading2"/>
        <w:spacing w:before="0"/>
        <w:rPr>
          <w:rFonts w:cs="Arial"/>
          <w:lang w:val="en-US"/>
        </w:rPr>
      </w:pPr>
      <w:r w:rsidRPr="007F5117">
        <w:rPr>
          <w:rFonts w:cs="Arial"/>
        </w:rPr>
        <w:br w:type="page"/>
      </w:r>
      <w:r w:rsidR="00176056" w:rsidRPr="007F5117">
        <w:rPr>
          <w:rFonts w:cs="Arial"/>
          <w:lang w:val="en-US"/>
        </w:rPr>
        <w:t>1</w:t>
      </w:r>
      <w:r w:rsidR="00415E24" w:rsidRPr="007F5117">
        <w:rPr>
          <w:rFonts w:cs="Arial"/>
          <w:lang w:val="en-US"/>
        </w:rPr>
        <w:t>6</w:t>
      </w:r>
      <w:r w:rsidR="00176056" w:rsidRPr="007F5117">
        <w:rPr>
          <w:rFonts w:cs="Arial"/>
          <w:lang w:val="en-US"/>
        </w:rPr>
        <w:tab/>
        <w:t>Material related party transactions</w:t>
      </w:r>
      <w:r w:rsidR="00DD5DD0" w:rsidRPr="007F5117">
        <w:rPr>
          <w:rFonts w:cs="Arial"/>
          <w:lang w:val="en-US"/>
        </w:rPr>
        <w:t xml:space="preserve"> (continued)</w:t>
      </w:r>
    </w:p>
    <w:p w14:paraId="3E69AD56" w14:textId="77777777" w:rsidR="00450227" w:rsidRPr="007F5117" w:rsidRDefault="00450227">
      <w:pPr>
        <w:pStyle w:val="BodyText"/>
        <w:spacing w:before="0"/>
        <w:rPr>
          <w:lang w:val="en-GB"/>
        </w:rPr>
      </w:pPr>
    </w:p>
    <w:p w14:paraId="772B96FA" w14:textId="77777777" w:rsidR="00176056" w:rsidRPr="007F5117" w:rsidRDefault="00176056">
      <w:pPr>
        <w:pStyle w:val="Heading3"/>
        <w:spacing w:before="0"/>
      </w:pPr>
      <w:r w:rsidRPr="007F5117">
        <w:t>(b)</w:t>
      </w:r>
      <w:r w:rsidRPr="007F5117">
        <w:tab/>
        <w:t>Transactions with other related parties</w:t>
      </w:r>
    </w:p>
    <w:p w14:paraId="5E4BF3BF" w14:textId="77777777" w:rsidR="00450227" w:rsidRPr="007F5117" w:rsidRDefault="00450227">
      <w:pPr>
        <w:pStyle w:val="BodyText"/>
        <w:spacing w:before="0"/>
      </w:pPr>
    </w:p>
    <w:p w14:paraId="22D2DB34" w14:textId="0379381A" w:rsidR="00176056" w:rsidRPr="007F5117" w:rsidRDefault="00B958AC">
      <w:r w:rsidRPr="007F5117">
        <w:rPr>
          <w:rFonts w:cs="Arial"/>
        </w:rPr>
        <w:t xml:space="preserve">During the year ended 31 December </w:t>
      </w:r>
      <w:del w:id="282" w:author="Mak, Brian HL" w:date="2022-06-07T10:54:00Z">
        <w:r w:rsidR="00D40DD4" w:rsidRPr="00C469D4" w:rsidDel="00DA250A">
          <w:rPr>
            <w:rFonts w:cs="Arial"/>
          </w:rPr>
          <w:delText>20</w:delText>
        </w:r>
        <w:r w:rsidR="001C7C20" w:rsidRPr="007F5117" w:rsidDel="00DA250A">
          <w:rPr>
            <w:rFonts w:cs="Arial"/>
          </w:rPr>
          <w:delText>20</w:delText>
        </w:r>
      </w:del>
      <w:ins w:id="283" w:author="Mak, Brian HL" w:date="2022-06-07T10:54:00Z">
        <w:r w:rsidR="00DA250A">
          <w:rPr>
            <w:rFonts w:cs="Arial"/>
          </w:rPr>
          <w:t>2021</w:t>
        </w:r>
      </w:ins>
      <w:r w:rsidRPr="007F5117">
        <w:rPr>
          <w:rFonts w:cs="Arial"/>
        </w:rPr>
        <w:t>, the Company entered into the following material related party transactions which the terms and pricing were mutually agreed by the parties involved:</w:t>
      </w:r>
    </w:p>
    <w:tbl>
      <w:tblPr>
        <w:tblW w:w="9353" w:type="dxa"/>
        <w:tblLayout w:type="fixed"/>
        <w:tblLook w:val="01E0" w:firstRow="1" w:lastRow="1" w:firstColumn="1" w:lastColumn="1" w:noHBand="0" w:noVBand="0"/>
      </w:tblPr>
      <w:tblGrid>
        <w:gridCol w:w="5573"/>
        <w:gridCol w:w="1890"/>
        <w:gridCol w:w="1890"/>
      </w:tblGrid>
      <w:tr w:rsidR="00176056" w:rsidRPr="007F5117" w14:paraId="402970E3" w14:textId="77777777" w:rsidTr="00530A52">
        <w:tc>
          <w:tcPr>
            <w:tcW w:w="5573" w:type="dxa"/>
            <w:vAlign w:val="bottom"/>
          </w:tcPr>
          <w:p w14:paraId="0E301430" w14:textId="77777777" w:rsidR="00176056" w:rsidRPr="007F5117" w:rsidRDefault="00176056">
            <w:pPr>
              <w:pStyle w:val="TableText"/>
            </w:pPr>
          </w:p>
        </w:tc>
        <w:tc>
          <w:tcPr>
            <w:tcW w:w="1890" w:type="dxa"/>
            <w:vAlign w:val="bottom"/>
          </w:tcPr>
          <w:p w14:paraId="6583350D" w14:textId="77777777" w:rsidR="00176056" w:rsidRPr="007F5117" w:rsidRDefault="00176056">
            <w:pPr>
              <w:pStyle w:val="TableTitle"/>
            </w:pPr>
          </w:p>
        </w:tc>
        <w:tc>
          <w:tcPr>
            <w:tcW w:w="1890" w:type="dxa"/>
            <w:vAlign w:val="bottom"/>
          </w:tcPr>
          <w:p w14:paraId="759715BA" w14:textId="77777777" w:rsidR="00176056" w:rsidRPr="007F5117" w:rsidRDefault="00176056">
            <w:pPr>
              <w:pStyle w:val="TableTitle"/>
            </w:pPr>
          </w:p>
        </w:tc>
      </w:tr>
      <w:tr w:rsidR="00946DC8" w:rsidRPr="007F5117" w14:paraId="46E01066" w14:textId="77777777" w:rsidTr="00530A52">
        <w:tc>
          <w:tcPr>
            <w:tcW w:w="5573" w:type="dxa"/>
            <w:vAlign w:val="bottom"/>
          </w:tcPr>
          <w:p w14:paraId="10DC9919" w14:textId="77777777" w:rsidR="00946DC8" w:rsidRPr="007F5117" w:rsidRDefault="00946DC8" w:rsidP="00946DC8">
            <w:pPr>
              <w:pStyle w:val="TableText"/>
            </w:pPr>
          </w:p>
        </w:tc>
        <w:tc>
          <w:tcPr>
            <w:tcW w:w="1890" w:type="dxa"/>
            <w:vAlign w:val="bottom"/>
            <w:hideMark/>
          </w:tcPr>
          <w:p w14:paraId="79EA0562" w14:textId="650FDF88" w:rsidR="00946DC8" w:rsidRPr="007F5117" w:rsidRDefault="00946DC8" w:rsidP="00946DC8">
            <w:pPr>
              <w:pStyle w:val="TableTitle"/>
            </w:pPr>
            <w:r w:rsidRPr="00C469D4">
              <w:t>20</w:t>
            </w:r>
            <w:r w:rsidRPr="007F5117">
              <w:t>2</w:t>
            </w:r>
            <w:r>
              <w:t>1</w:t>
            </w:r>
          </w:p>
        </w:tc>
        <w:tc>
          <w:tcPr>
            <w:tcW w:w="1890" w:type="dxa"/>
            <w:vAlign w:val="bottom"/>
            <w:hideMark/>
          </w:tcPr>
          <w:p w14:paraId="21DD6E60" w14:textId="78A274F0" w:rsidR="00946DC8" w:rsidRPr="007F5117" w:rsidRDefault="00946DC8" w:rsidP="00946DC8">
            <w:pPr>
              <w:pStyle w:val="TableTitle"/>
            </w:pPr>
            <w:r w:rsidRPr="00C469D4">
              <w:t>20</w:t>
            </w:r>
            <w:r w:rsidRPr="007F5117">
              <w:t>20</w:t>
            </w:r>
          </w:p>
        </w:tc>
      </w:tr>
      <w:tr w:rsidR="00946DC8" w:rsidRPr="007F5117" w14:paraId="3064081A" w14:textId="77777777" w:rsidTr="00530A52">
        <w:tc>
          <w:tcPr>
            <w:tcW w:w="5573" w:type="dxa"/>
            <w:vAlign w:val="bottom"/>
          </w:tcPr>
          <w:p w14:paraId="1CE1E363" w14:textId="77777777" w:rsidR="00946DC8" w:rsidRPr="007F5117" w:rsidRDefault="00946DC8" w:rsidP="00946DC8">
            <w:pPr>
              <w:pStyle w:val="TableText"/>
            </w:pPr>
          </w:p>
        </w:tc>
        <w:tc>
          <w:tcPr>
            <w:tcW w:w="1890" w:type="dxa"/>
            <w:vAlign w:val="bottom"/>
            <w:hideMark/>
          </w:tcPr>
          <w:p w14:paraId="20DD07A3" w14:textId="77777777" w:rsidR="00946DC8" w:rsidRPr="007F5117" w:rsidRDefault="00946DC8" w:rsidP="00946DC8">
            <w:pPr>
              <w:pStyle w:val="TableTitle"/>
              <w:rPr>
                <w:i w:val="0"/>
              </w:rPr>
            </w:pPr>
            <w:r w:rsidRPr="007F5117">
              <w:rPr>
                <w:i w:val="0"/>
              </w:rPr>
              <w:t>$’000</w:t>
            </w:r>
          </w:p>
        </w:tc>
        <w:tc>
          <w:tcPr>
            <w:tcW w:w="1890" w:type="dxa"/>
            <w:vAlign w:val="bottom"/>
            <w:hideMark/>
          </w:tcPr>
          <w:p w14:paraId="5A7AB44E" w14:textId="7239AEA9" w:rsidR="00946DC8" w:rsidRPr="007F5117" w:rsidRDefault="00946DC8" w:rsidP="00946DC8">
            <w:pPr>
              <w:pStyle w:val="TableTitle"/>
              <w:rPr>
                <w:i w:val="0"/>
              </w:rPr>
            </w:pPr>
            <w:r w:rsidRPr="007F5117">
              <w:rPr>
                <w:i w:val="0"/>
              </w:rPr>
              <w:t>$’000</w:t>
            </w:r>
          </w:p>
        </w:tc>
      </w:tr>
      <w:tr w:rsidR="00946DC8" w:rsidRPr="007F5117" w14:paraId="6040F21B" w14:textId="77777777" w:rsidTr="00530A52">
        <w:tc>
          <w:tcPr>
            <w:tcW w:w="5573" w:type="dxa"/>
            <w:vAlign w:val="bottom"/>
          </w:tcPr>
          <w:p w14:paraId="08979947" w14:textId="77777777" w:rsidR="00946DC8" w:rsidRPr="007F5117" w:rsidRDefault="00946DC8" w:rsidP="00946DC8">
            <w:pPr>
              <w:pStyle w:val="TableText"/>
            </w:pPr>
          </w:p>
        </w:tc>
        <w:tc>
          <w:tcPr>
            <w:tcW w:w="1890" w:type="dxa"/>
            <w:vAlign w:val="bottom"/>
          </w:tcPr>
          <w:p w14:paraId="3ADFE560" w14:textId="77777777" w:rsidR="00946DC8" w:rsidRPr="007F5117" w:rsidRDefault="00946DC8" w:rsidP="00946DC8">
            <w:pPr>
              <w:pStyle w:val="TableText"/>
              <w:tabs>
                <w:tab w:val="decimal" w:pos="1602"/>
              </w:tabs>
              <w:ind w:left="162" w:right="-198" w:firstLine="0"/>
            </w:pPr>
          </w:p>
        </w:tc>
        <w:tc>
          <w:tcPr>
            <w:tcW w:w="1890" w:type="dxa"/>
            <w:vAlign w:val="bottom"/>
          </w:tcPr>
          <w:p w14:paraId="3A6F70A3" w14:textId="77777777" w:rsidR="00946DC8" w:rsidRPr="007F5117" w:rsidRDefault="00946DC8" w:rsidP="00946DC8">
            <w:pPr>
              <w:pStyle w:val="TableText"/>
              <w:tabs>
                <w:tab w:val="decimal" w:pos="1602"/>
              </w:tabs>
              <w:ind w:left="162" w:right="-198" w:firstLine="0"/>
            </w:pPr>
          </w:p>
        </w:tc>
      </w:tr>
      <w:tr w:rsidR="00946DC8" w:rsidRPr="007F5117" w14:paraId="5C0D1CC6" w14:textId="77777777" w:rsidTr="00530A52">
        <w:tc>
          <w:tcPr>
            <w:tcW w:w="5573" w:type="dxa"/>
            <w:vAlign w:val="bottom"/>
          </w:tcPr>
          <w:p w14:paraId="3694EE4B" w14:textId="77777777" w:rsidR="00946DC8" w:rsidRPr="007F5117" w:rsidRDefault="00946DC8" w:rsidP="00946DC8">
            <w:pPr>
              <w:pStyle w:val="TableText"/>
              <w:rPr>
                <w:rFonts w:cs="Arial"/>
              </w:rPr>
            </w:pPr>
            <w:r w:rsidRPr="007F5117">
              <w:rPr>
                <w:rFonts w:cs="Arial"/>
              </w:rPr>
              <w:t>Subscription revenue received or receivables from fellow subsidiaries through bundled sales</w:t>
            </w:r>
          </w:p>
        </w:tc>
        <w:tc>
          <w:tcPr>
            <w:tcW w:w="1890" w:type="dxa"/>
            <w:vAlign w:val="bottom"/>
          </w:tcPr>
          <w:p w14:paraId="0A869016" w14:textId="50FF46AB" w:rsidR="00946DC8" w:rsidRPr="007F5117" w:rsidRDefault="00BC0E66" w:rsidP="00946DC8">
            <w:pPr>
              <w:pStyle w:val="TableText"/>
              <w:tabs>
                <w:tab w:val="decimal" w:pos="1602"/>
              </w:tabs>
              <w:ind w:left="162" w:right="-198" w:firstLine="0"/>
            </w:pPr>
            <w:r>
              <w:t>69,002</w:t>
            </w:r>
          </w:p>
        </w:tc>
        <w:tc>
          <w:tcPr>
            <w:tcW w:w="1890" w:type="dxa"/>
            <w:vAlign w:val="bottom"/>
          </w:tcPr>
          <w:p w14:paraId="6752517D" w14:textId="3DDCB305" w:rsidR="00946DC8" w:rsidRPr="007F5117" w:rsidRDefault="00946DC8" w:rsidP="00946DC8">
            <w:pPr>
              <w:pStyle w:val="TableText"/>
              <w:tabs>
                <w:tab w:val="decimal" w:pos="1602"/>
              </w:tabs>
              <w:ind w:left="162" w:right="-198" w:firstLine="0"/>
            </w:pPr>
            <w:r>
              <w:t>69,055</w:t>
            </w:r>
          </w:p>
        </w:tc>
      </w:tr>
      <w:tr w:rsidR="00946DC8" w:rsidRPr="007F5117" w14:paraId="15479572" w14:textId="77777777" w:rsidTr="00530A52">
        <w:tc>
          <w:tcPr>
            <w:tcW w:w="5573" w:type="dxa"/>
            <w:vAlign w:val="bottom"/>
          </w:tcPr>
          <w:p w14:paraId="7E15B523" w14:textId="77777777" w:rsidR="00946DC8" w:rsidRPr="007F5117" w:rsidRDefault="00946DC8" w:rsidP="00946DC8">
            <w:pPr>
              <w:pStyle w:val="TableText"/>
              <w:rPr>
                <w:rFonts w:cs="Arial"/>
              </w:rPr>
            </w:pPr>
            <w:r w:rsidRPr="007F5117">
              <w:rPr>
                <w:rFonts w:cs="Arial"/>
              </w:rPr>
              <w:t>Other revenue received or receivable from fellow subsidiaries</w:t>
            </w:r>
          </w:p>
        </w:tc>
        <w:tc>
          <w:tcPr>
            <w:tcW w:w="1890" w:type="dxa"/>
            <w:vAlign w:val="bottom"/>
          </w:tcPr>
          <w:p w14:paraId="21D2FE6C" w14:textId="400BFB6D" w:rsidR="00946DC8" w:rsidRPr="007F5117" w:rsidRDefault="00BC0E66" w:rsidP="00946DC8">
            <w:pPr>
              <w:pStyle w:val="TableText"/>
              <w:tabs>
                <w:tab w:val="decimal" w:pos="1602"/>
              </w:tabs>
              <w:ind w:left="162" w:right="-198" w:firstLine="0"/>
            </w:pPr>
            <w:r>
              <w:t>16,285</w:t>
            </w:r>
          </w:p>
        </w:tc>
        <w:tc>
          <w:tcPr>
            <w:tcW w:w="1890" w:type="dxa"/>
            <w:vAlign w:val="bottom"/>
          </w:tcPr>
          <w:p w14:paraId="36772EB5" w14:textId="004DE076" w:rsidR="00946DC8" w:rsidRPr="007F5117" w:rsidRDefault="00946DC8" w:rsidP="00946DC8">
            <w:pPr>
              <w:pStyle w:val="TableText"/>
              <w:tabs>
                <w:tab w:val="decimal" w:pos="1602"/>
              </w:tabs>
              <w:ind w:left="162" w:right="-198" w:firstLine="0"/>
            </w:pPr>
            <w:r>
              <w:t>796</w:t>
            </w:r>
          </w:p>
        </w:tc>
      </w:tr>
      <w:tr w:rsidR="00946DC8" w:rsidRPr="007F5117" w14:paraId="34108C85" w14:textId="77777777" w:rsidTr="00530A52">
        <w:tc>
          <w:tcPr>
            <w:tcW w:w="5573" w:type="dxa"/>
            <w:vAlign w:val="bottom"/>
          </w:tcPr>
          <w:p w14:paraId="604E508C" w14:textId="6373123D" w:rsidR="00946DC8" w:rsidRPr="007F5117" w:rsidRDefault="00946DC8" w:rsidP="00946DC8">
            <w:pPr>
              <w:pStyle w:val="TableText"/>
              <w:rPr>
                <w:rFonts w:cs="Arial"/>
              </w:rPr>
            </w:pPr>
            <w:r>
              <w:rPr>
                <w:rFonts w:cs="Arial"/>
              </w:rPr>
              <w:t>Operating cost recharge received or receivable from a fellow subsidiary</w:t>
            </w:r>
          </w:p>
        </w:tc>
        <w:tc>
          <w:tcPr>
            <w:tcW w:w="1890" w:type="dxa"/>
            <w:vAlign w:val="bottom"/>
          </w:tcPr>
          <w:p w14:paraId="3774F256" w14:textId="6E91ED4A" w:rsidR="00946DC8" w:rsidRDefault="00BC0E66" w:rsidP="00946DC8">
            <w:pPr>
              <w:pStyle w:val="TableText"/>
              <w:tabs>
                <w:tab w:val="decimal" w:pos="1602"/>
              </w:tabs>
              <w:ind w:left="162" w:right="-198" w:firstLine="0"/>
            </w:pPr>
            <w:r>
              <w:t>[</w:t>
            </w:r>
            <w:r w:rsidRPr="00BC0E66">
              <w:rPr>
                <w:highlight w:val="yellow"/>
              </w:rPr>
              <w:t>12,450</w:t>
            </w:r>
            <w:r>
              <w:t>]</w:t>
            </w:r>
          </w:p>
        </w:tc>
        <w:tc>
          <w:tcPr>
            <w:tcW w:w="1890" w:type="dxa"/>
            <w:vAlign w:val="bottom"/>
          </w:tcPr>
          <w:p w14:paraId="1C81A12A" w14:textId="5359D9F6" w:rsidR="00946DC8" w:rsidRPr="007F5117" w:rsidRDefault="00946DC8" w:rsidP="00946DC8">
            <w:pPr>
              <w:pStyle w:val="TableText"/>
              <w:tabs>
                <w:tab w:val="decimal" w:pos="1602"/>
              </w:tabs>
              <w:ind w:left="162" w:right="-198" w:firstLine="0"/>
            </w:pPr>
            <w:r>
              <w:t>1,800</w:t>
            </w:r>
          </w:p>
        </w:tc>
      </w:tr>
      <w:tr w:rsidR="00946DC8" w:rsidRPr="007F5117" w14:paraId="27650AE9" w14:textId="77777777" w:rsidTr="00530A52">
        <w:tc>
          <w:tcPr>
            <w:tcW w:w="5573" w:type="dxa"/>
            <w:vAlign w:val="bottom"/>
          </w:tcPr>
          <w:p w14:paraId="38C15A91" w14:textId="3D50C882" w:rsidR="00946DC8" w:rsidRPr="007F5117" w:rsidRDefault="00946DC8" w:rsidP="00946DC8">
            <w:pPr>
              <w:pStyle w:val="TableText"/>
              <w:rPr>
                <w:rFonts w:cs="Arial"/>
              </w:rPr>
            </w:pPr>
            <w:r>
              <w:rPr>
                <w:rFonts w:cs="Arial"/>
              </w:rPr>
              <w:t>Content costs recharge from a fellow subsidiary</w:t>
            </w:r>
          </w:p>
        </w:tc>
        <w:tc>
          <w:tcPr>
            <w:tcW w:w="1890" w:type="dxa"/>
            <w:vAlign w:val="bottom"/>
          </w:tcPr>
          <w:p w14:paraId="6CBC3E1F" w14:textId="38DFDA3B" w:rsidR="00946DC8" w:rsidRDefault="00BC0E66" w:rsidP="00946DC8">
            <w:pPr>
              <w:pStyle w:val="TableText"/>
              <w:tabs>
                <w:tab w:val="decimal" w:pos="1602"/>
              </w:tabs>
              <w:ind w:left="162" w:right="-198" w:firstLine="0"/>
            </w:pPr>
            <w:r>
              <w:t>983</w:t>
            </w:r>
          </w:p>
        </w:tc>
        <w:tc>
          <w:tcPr>
            <w:tcW w:w="1890" w:type="dxa"/>
            <w:vAlign w:val="bottom"/>
          </w:tcPr>
          <w:p w14:paraId="0CA8161D" w14:textId="0ADDC121" w:rsidR="00946DC8" w:rsidRPr="007F5117" w:rsidRDefault="00946DC8" w:rsidP="00946DC8">
            <w:pPr>
              <w:pStyle w:val="TableText"/>
              <w:tabs>
                <w:tab w:val="decimal" w:pos="1602"/>
              </w:tabs>
              <w:ind w:left="162" w:right="-198" w:firstLine="0"/>
            </w:pPr>
            <w:r>
              <w:t>64</w:t>
            </w:r>
          </w:p>
        </w:tc>
      </w:tr>
      <w:tr w:rsidR="00946DC8" w:rsidRPr="007F5117" w14:paraId="4D3B3603" w14:textId="77777777" w:rsidTr="00530A52">
        <w:tc>
          <w:tcPr>
            <w:tcW w:w="5573" w:type="dxa"/>
            <w:vAlign w:val="bottom"/>
          </w:tcPr>
          <w:p w14:paraId="763CF906" w14:textId="77777777" w:rsidR="00946DC8" w:rsidRPr="007F5117" w:rsidRDefault="00946DC8" w:rsidP="00946DC8">
            <w:pPr>
              <w:pStyle w:val="TableText"/>
              <w:rPr>
                <w:rFonts w:cs="Arial"/>
              </w:rPr>
            </w:pPr>
            <w:r w:rsidRPr="007F5117">
              <w:rPr>
                <w:rFonts w:cs="Arial"/>
              </w:rPr>
              <w:t>Sales and marketing cost paid or payable to fellow subsidiaries</w:t>
            </w:r>
          </w:p>
        </w:tc>
        <w:tc>
          <w:tcPr>
            <w:tcW w:w="1890" w:type="dxa"/>
            <w:vAlign w:val="bottom"/>
          </w:tcPr>
          <w:p w14:paraId="1C2A4761" w14:textId="306B38B6" w:rsidR="00946DC8" w:rsidRPr="007F5117" w:rsidRDefault="00BC0E66" w:rsidP="00946DC8">
            <w:pPr>
              <w:pStyle w:val="TableText"/>
              <w:tabs>
                <w:tab w:val="decimal" w:pos="1602"/>
              </w:tabs>
              <w:ind w:left="162" w:right="-198" w:firstLine="0"/>
            </w:pPr>
            <w:r w:rsidRPr="00BC0E66">
              <w:rPr>
                <w:highlight w:val="yellow"/>
              </w:rPr>
              <w:t>[…]</w:t>
            </w:r>
          </w:p>
        </w:tc>
        <w:tc>
          <w:tcPr>
            <w:tcW w:w="1890" w:type="dxa"/>
            <w:vAlign w:val="bottom"/>
          </w:tcPr>
          <w:p w14:paraId="1D0112CE" w14:textId="4C8E0D30" w:rsidR="00946DC8" w:rsidRPr="007F5117" w:rsidRDefault="00946DC8" w:rsidP="00946DC8">
            <w:pPr>
              <w:pStyle w:val="TableText"/>
              <w:tabs>
                <w:tab w:val="decimal" w:pos="1602"/>
              </w:tabs>
              <w:ind w:left="162" w:right="-198" w:firstLine="0"/>
            </w:pPr>
            <w:r>
              <w:t>22,846</w:t>
            </w:r>
          </w:p>
        </w:tc>
      </w:tr>
      <w:tr w:rsidR="00946DC8" w:rsidRPr="007F5117" w14:paraId="097B2B94" w14:textId="77777777" w:rsidTr="00530A52">
        <w:tc>
          <w:tcPr>
            <w:tcW w:w="5573" w:type="dxa"/>
            <w:vAlign w:val="bottom"/>
          </w:tcPr>
          <w:p w14:paraId="7393EE5F" w14:textId="77777777" w:rsidR="00946DC8" w:rsidRPr="007F5117" w:rsidRDefault="00946DC8" w:rsidP="00946DC8">
            <w:pPr>
              <w:pStyle w:val="TableText"/>
              <w:rPr>
                <w:rFonts w:cs="Arial"/>
              </w:rPr>
            </w:pPr>
            <w:r w:rsidRPr="007F5117">
              <w:rPr>
                <w:rFonts w:cs="Arial"/>
              </w:rPr>
              <w:t>Operating and technical support costs paid or payable to fellow subsidiaries</w:t>
            </w:r>
          </w:p>
        </w:tc>
        <w:tc>
          <w:tcPr>
            <w:tcW w:w="1890" w:type="dxa"/>
            <w:vAlign w:val="bottom"/>
          </w:tcPr>
          <w:p w14:paraId="0D2CB830" w14:textId="38A9F8DB" w:rsidR="00946DC8" w:rsidRPr="007F5117" w:rsidRDefault="00BC0E66" w:rsidP="00946DC8">
            <w:pPr>
              <w:pStyle w:val="TableText"/>
              <w:tabs>
                <w:tab w:val="decimal" w:pos="1602"/>
              </w:tabs>
              <w:ind w:left="162" w:right="-198" w:firstLine="0"/>
            </w:pPr>
            <w:r w:rsidRPr="00BC0E66">
              <w:rPr>
                <w:highlight w:val="yellow"/>
              </w:rPr>
              <w:t>[…]</w:t>
            </w:r>
          </w:p>
        </w:tc>
        <w:tc>
          <w:tcPr>
            <w:tcW w:w="1890" w:type="dxa"/>
            <w:vAlign w:val="bottom"/>
          </w:tcPr>
          <w:p w14:paraId="07A2BEB7" w14:textId="1A421C89" w:rsidR="00946DC8" w:rsidRPr="007F5117" w:rsidRDefault="00946DC8" w:rsidP="00946DC8">
            <w:pPr>
              <w:pStyle w:val="TableText"/>
              <w:tabs>
                <w:tab w:val="decimal" w:pos="1602"/>
              </w:tabs>
              <w:ind w:left="162" w:right="-198" w:firstLine="0"/>
            </w:pPr>
            <w:r>
              <w:t>8,685</w:t>
            </w:r>
          </w:p>
        </w:tc>
      </w:tr>
      <w:tr w:rsidR="00946DC8" w:rsidRPr="007F5117" w14:paraId="0C62F765" w14:textId="77777777" w:rsidTr="00530A52">
        <w:tc>
          <w:tcPr>
            <w:tcW w:w="5573" w:type="dxa"/>
            <w:vAlign w:val="bottom"/>
          </w:tcPr>
          <w:p w14:paraId="55438FFA" w14:textId="77777777" w:rsidR="00946DC8" w:rsidRPr="007F5117" w:rsidRDefault="00946DC8" w:rsidP="00946DC8">
            <w:pPr>
              <w:pStyle w:val="TableText"/>
              <w:rPr>
                <w:rFonts w:cs="Arial"/>
              </w:rPr>
            </w:pPr>
            <w:r w:rsidRPr="007F5117">
              <w:rPr>
                <w:rFonts w:cs="Arial"/>
              </w:rPr>
              <w:t>Overhead for office and data centre paid or payable to fellow subsidiaries</w:t>
            </w:r>
          </w:p>
        </w:tc>
        <w:tc>
          <w:tcPr>
            <w:tcW w:w="1890" w:type="dxa"/>
            <w:vAlign w:val="bottom"/>
          </w:tcPr>
          <w:p w14:paraId="1BF7410A" w14:textId="6BBCBDB3" w:rsidR="00946DC8" w:rsidRPr="007F5117" w:rsidRDefault="00BC0E66" w:rsidP="00946DC8">
            <w:pPr>
              <w:pStyle w:val="TableText"/>
              <w:tabs>
                <w:tab w:val="decimal" w:pos="1602"/>
              </w:tabs>
              <w:ind w:left="162" w:right="-198" w:firstLine="0"/>
            </w:pPr>
            <w:r w:rsidRPr="00BC0E66">
              <w:rPr>
                <w:highlight w:val="yellow"/>
              </w:rPr>
              <w:t>[…]</w:t>
            </w:r>
          </w:p>
        </w:tc>
        <w:tc>
          <w:tcPr>
            <w:tcW w:w="1890" w:type="dxa"/>
            <w:vAlign w:val="bottom"/>
          </w:tcPr>
          <w:p w14:paraId="7786E097" w14:textId="36E8E8C4" w:rsidR="00946DC8" w:rsidRPr="007F5117" w:rsidRDefault="00946DC8" w:rsidP="00946DC8">
            <w:pPr>
              <w:pStyle w:val="TableText"/>
              <w:tabs>
                <w:tab w:val="decimal" w:pos="1602"/>
              </w:tabs>
              <w:ind w:left="162" w:right="-198" w:firstLine="0"/>
            </w:pPr>
            <w:r>
              <w:t>3,481</w:t>
            </w:r>
          </w:p>
        </w:tc>
      </w:tr>
      <w:tr w:rsidR="00946DC8" w:rsidRPr="007F5117" w14:paraId="53814EC0" w14:textId="77777777" w:rsidTr="00530A52">
        <w:tc>
          <w:tcPr>
            <w:tcW w:w="5573" w:type="dxa"/>
            <w:vAlign w:val="bottom"/>
          </w:tcPr>
          <w:p w14:paraId="4BB99EF4" w14:textId="77777777" w:rsidR="00946DC8" w:rsidRPr="007F5117" w:rsidRDefault="00946DC8" w:rsidP="00946DC8">
            <w:pPr>
              <w:pStyle w:val="TableText"/>
            </w:pPr>
          </w:p>
        </w:tc>
        <w:tc>
          <w:tcPr>
            <w:tcW w:w="1890" w:type="dxa"/>
            <w:hideMark/>
          </w:tcPr>
          <w:p w14:paraId="2B13D880" w14:textId="77777777" w:rsidR="00946DC8" w:rsidRPr="007F5117" w:rsidRDefault="00946DC8" w:rsidP="00946DC8">
            <w:pPr>
              <w:pStyle w:val="TableText"/>
              <w:tabs>
                <w:tab w:val="decimal" w:pos="1602"/>
                <w:tab w:val="right" w:pos="1872"/>
              </w:tabs>
              <w:spacing w:line="160" w:lineRule="exact"/>
              <w:ind w:left="186" w:right="-198" w:firstLine="9"/>
              <w:rPr>
                <w:sz w:val="24"/>
                <w:u w:val="double"/>
                <w:vertAlign w:val="superscript"/>
              </w:rPr>
            </w:pPr>
            <w:r w:rsidRPr="007F5117">
              <w:rPr>
                <w:sz w:val="24"/>
                <w:u w:val="double"/>
                <w:vertAlign w:val="superscript"/>
              </w:rPr>
              <w:tab/>
            </w:r>
          </w:p>
        </w:tc>
        <w:tc>
          <w:tcPr>
            <w:tcW w:w="1890" w:type="dxa"/>
            <w:hideMark/>
          </w:tcPr>
          <w:p w14:paraId="33656285" w14:textId="77777777" w:rsidR="00946DC8" w:rsidRPr="007F5117" w:rsidRDefault="00946DC8" w:rsidP="00946DC8">
            <w:pPr>
              <w:pStyle w:val="TableText"/>
              <w:tabs>
                <w:tab w:val="decimal" w:pos="1602"/>
                <w:tab w:val="right" w:pos="1872"/>
              </w:tabs>
              <w:spacing w:line="160" w:lineRule="exact"/>
              <w:ind w:left="186" w:right="-198" w:firstLine="9"/>
              <w:rPr>
                <w:sz w:val="24"/>
                <w:u w:val="single"/>
                <w:vertAlign w:val="superscript"/>
              </w:rPr>
            </w:pPr>
            <w:r w:rsidRPr="007F5117">
              <w:rPr>
                <w:sz w:val="24"/>
                <w:u w:val="double"/>
                <w:vertAlign w:val="superscript"/>
              </w:rPr>
              <w:tab/>
            </w:r>
          </w:p>
        </w:tc>
      </w:tr>
    </w:tbl>
    <w:p w14:paraId="33B17111" w14:textId="77777777" w:rsidR="008E392B" w:rsidRPr="00AC4623" w:rsidRDefault="008E392B" w:rsidP="00AC4623">
      <w:pPr>
        <w:pStyle w:val="BodyText"/>
        <w:spacing w:before="0"/>
      </w:pPr>
    </w:p>
    <w:p w14:paraId="1C520519" w14:textId="6C8B365D" w:rsidR="008E392B" w:rsidRPr="005F2AA1" w:rsidRDefault="008E392B">
      <w:pPr>
        <w:pStyle w:val="Heading2"/>
        <w:spacing w:before="0"/>
      </w:pPr>
      <w:r w:rsidRPr="005F2AA1">
        <w:t>1</w:t>
      </w:r>
      <w:r>
        <w:t>7</w:t>
      </w:r>
      <w:r w:rsidRPr="005F2AA1">
        <w:tab/>
        <w:t>Commitments</w:t>
      </w:r>
    </w:p>
    <w:p w14:paraId="119A4596" w14:textId="77777777" w:rsidR="008E392B" w:rsidRPr="005F2AA1" w:rsidRDefault="008E392B">
      <w:pPr>
        <w:pStyle w:val="BodyText"/>
        <w:spacing w:before="0"/>
        <w:rPr>
          <w:lang w:val="en-GB"/>
        </w:rPr>
      </w:pPr>
    </w:p>
    <w:p w14:paraId="666C3321" w14:textId="48025F63" w:rsidR="008E392B" w:rsidRDefault="008E392B">
      <w:pPr>
        <w:pStyle w:val="BodyText"/>
        <w:spacing w:before="0"/>
        <w:rPr>
          <w:lang w:val="en-GB"/>
        </w:rPr>
      </w:pPr>
      <w:r w:rsidRPr="005F2AA1">
        <w:rPr>
          <w:lang w:val="en-GB"/>
        </w:rPr>
        <w:t>As at 31 December 20</w:t>
      </w:r>
      <w:r>
        <w:rPr>
          <w:lang w:val="en-GB"/>
        </w:rPr>
        <w:t>2</w:t>
      </w:r>
      <w:r w:rsidR="00946DC8">
        <w:rPr>
          <w:lang w:val="en-GB"/>
        </w:rPr>
        <w:t>1</w:t>
      </w:r>
      <w:r w:rsidRPr="005F2AA1">
        <w:rPr>
          <w:lang w:val="en-GB"/>
        </w:rPr>
        <w:t xml:space="preserve">, the Company has outstanding commitments of </w:t>
      </w:r>
      <w:del w:id="284" w:author="Mak, Brian HL" w:date="2022-06-07T10:55:00Z">
        <w:r w:rsidRPr="005F2AA1" w:rsidDel="00DA250A">
          <w:rPr>
            <w:lang w:val="en-GB"/>
          </w:rPr>
          <w:delText xml:space="preserve">approximately </w:delText>
        </w:r>
      </w:del>
      <w:r w:rsidRPr="005F2AA1">
        <w:rPr>
          <w:lang w:val="en-GB"/>
        </w:rPr>
        <w:t>$</w:t>
      </w:r>
      <w:del w:id="285" w:author="Mak, Brian HL" w:date="2022-06-07T10:54:00Z">
        <w:r w:rsidR="00946DC8" w:rsidRPr="00BC0E66" w:rsidDel="00DA250A">
          <w:rPr>
            <w:rFonts w:eastAsia="PMingLiU"/>
            <w:highlight w:val="yellow"/>
            <w:lang w:val="en-GB" w:eastAsia="zh-TW"/>
          </w:rPr>
          <w:delText>[   ]</w:delText>
        </w:r>
      </w:del>
      <w:ins w:id="286" w:author="Mak, Brian HL" w:date="2022-06-07T10:54:00Z">
        <w:r w:rsidR="00DA250A">
          <w:rPr>
            <w:rFonts w:eastAsia="PMingLiU"/>
            <w:lang w:val="en-GB" w:eastAsia="zh-TW"/>
          </w:rPr>
          <w:t>4,097,000</w:t>
        </w:r>
      </w:ins>
      <w:r w:rsidRPr="005F2AA1">
        <w:rPr>
          <w:lang w:val="en-GB"/>
        </w:rPr>
        <w:t xml:space="preserve"> (20</w:t>
      </w:r>
      <w:r w:rsidR="00946DC8">
        <w:rPr>
          <w:lang w:val="en-GB"/>
        </w:rPr>
        <w:t>20</w:t>
      </w:r>
      <w:r w:rsidRPr="005F2AA1">
        <w:rPr>
          <w:lang w:val="en-GB"/>
        </w:rPr>
        <w:t xml:space="preserve">: </w:t>
      </w:r>
      <w:r w:rsidR="00946DC8" w:rsidRPr="005F2AA1">
        <w:rPr>
          <w:lang w:val="en-GB"/>
        </w:rPr>
        <w:t>$</w:t>
      </w:r>
      <w:r w:rsidR="00946DC8">
        <w:rPr>
          <w:lang w:val="en-GB"/>
        </w:rPr>
        <w:t>1,248</w:t>
      </w:r>
      <w:r w:rsidR="00946DC8" w:rsidRPr="005F2AA1">
        <w:rPr>
          <w:lang w:val="en-GB"/>
        </w:rPr>
        <w:t>,000</w:t>
      </w:r>
      <w:r w:rsidRPr="005F2AA1">
        <w:rPr>
          <w:lang w:val="en-GB"/>
        </w:rPr>
        <w:t>) in relation to purchase of the rights to broadcast certain media contents.</w:t>
      </w:r>
    </w:p>
    <w:p w14:paraId="5E7D0499" w14:textId="56AC2280" w:rsidR="00176056" w:rsidRPr="007F5117" w:rsidRDefault="008E392B">
      <w:pPr>
        <w:pStyle w:val="Heading2"/>
        <w:spacing w:before="0"/>
      </w:pPr>
      <w:r>
        <w:br w:type="page"/>
      </w:r>
      <w:r w:rsidR="00176056" w:rsidRPr="007F5117">
        <w:t>1</w:t>
      </w:r>
      <w:r>
        <w:t>8</w:t>
      </w:r>
      <w:r w:rsidR="00176056" w:rsidRPr="007F5117">
        <w:tab/>
        <w:t>Possible impact of new</w:t>
      </w:r>
      <w:r w:rsidR="0072587B" w:rsidRPr="007F5117">
        <w:t xml:space="preserve"> and amended</w:t>
      </w:r>
      <w:r w:rsidR="00176056" w:rsidRPr="007F5117">
        <w:t xml:space="preserve"> standards issued but not yet effective for the year ended 31 December </w:t>
      </w:r>
      <w:r w:rsidR="00D40DD4" w:rsidRPr="00C469D4">
        <w:t>20</w:t>
      </w:r>
      <w:r w:rsidR="001C7C20" w:rsidRPr="007F5117">
        <w:t>2</w:t>
      </w:r>
      <w:r w:rsidR="00C466B3">
        <w:t>1</w:t>
      </w:r>
    </w:p>
    <w:p w14:paraId="7D2641DD" w14:textId="77777777" w:rsidR="00450227" w:rsidRPr="007F5117" w:rsidRDefault="00450227">
      <w:pPr>
        <w:pStyle w:val="BodyText"/>
        <w:spacing w:before="0"/>
        <w:rPr>
          <w:lang w:val="en-GB"/>
        </w:rPr>
      </w:pPr>
    </w:p>
    <w:p w14:paraId="4D938FEF" w14:textId="396C5B6A" w:rsidR="008E392B" w:rsidRPr="00FA487A" w:rsidRDefault="008E392B">
      <w:pPr>
        <w:pStyle w:val="BodyText"/>
        <w:spacing w:before="0"/>
      </w:pPr>
      <w:r w:rsidRPr="00FA487A">
        <w:t xml:space="preserve">Up to the date of </w:t>
      </w:r>
      <w:r w:rsidR="005C73B9">
        <w:t>issue</w:t>
      </w:r>
      <w:r w:rsidRPr="00FA487A">
        <w:t xml:space="preserve"> of these financial statements, the HKICPA has issued a number of new and amended standards which are not yet effective for the year ended 31 December 202</w:t>
      </w:r>
      <w:r w:rsidR="00C466B3">
        <w:t>1</w:t>
      </w:r>
      <w:r w:rsidRPr="00FA487A">
        <w:t xml:space="preserve"> and which have not been</w:t>
      </w:r>
      <w:r w:rsidR="005C73B9">
        <w:t xml:space="preserve"> early</w:t>
      </w:r>
      <w:r w:rsidRPr="00FA487A">
        <w:t xml:space="preserve"> adopted in these financial statements. These </w:t>
      </w:r>
      <w:r w:rsidR="00344579">
        <w:t xml:space="preserve">developments </w:t>
      </w:r>
      <w:r w:rsidRPr="00FA487A">
        <w:t xml:space="preserve">include the following which may be relevant to the Company. </w:t>
      </w:r>
    </w:p>
    <w:tbl>
      <w:tblPr>
        <w:tblW w:w="9322" w:type="dxa"/>
        <w:tblLayout w:type="fixed"/>
        <w:tblLook w:val="04A0" w:firstRow="1" w:lastRow="0" w:firstColumn="1" w:lastColumn="0" w:noHBand="0" w:noVBand="1"/>
      </w:tblPr>
      <w:tblGrid>
        <w:gridCol w:w="6912"/>
        <w:gridCol w:w="2410"/>
      </w:tblGrid>
      <w:tr w:rsidR="008E392B" w:rsidRPr="00644685" w14:paraId="17C6D00B" w14:textId="77777777" w:rsidTr="003D42C1">
        <w:tc>
          <w:tcPr>
            <w:tcW w:w="6912" w:type="dxa"/>
            <w:shd w:val="clear" w:color="auto" w:fill="auto"/>
            <w:vAlign w:val="bottom"/>
          </w:tcPr>
          <w:p w14:paraId="31059E90" w14:textId="77777777" w:rsidR="008E392B" w:rsidRPr="00644685" w:rsidRDefault="008E392B">
            <w:pPr>
              <w:pStyle w:val="BodyText"/>
              <w:spacing w:before="0"/>
            </w:pPr>
          </w:p>
        </w:tc>
        <w:tc>
          <w:tcPr>
            <w:tcW w:w="2410" w:type="dxa"/>
            <w:shd w:val="clear" w:color="auto" w:fill="auto"/>
            <w:vAlign w:val="bottom"/>
          </w:tcPr>
          <w:p w14:paraId="3FA0D2E1" w14:textId="77777777" w:rsidR="008E392B" w:rsidRPr="00644685" w:rsidRDefault="008E392B">
            <w:pPr>
              <w:pStyle w:val="BodyText"/>
              <w:spacing w:before="0"/>
              <w:ind w:right="63"/>
              <w:jc w:val="right"/>
            </w:pPr>
          </w:p>
        </w:tc>
      </w:tr>
      <w:tr w:rsidR="008E392B" w:rsidRPr="00644685" w14:paraId="2EC9AD6E" w14:textId="77777777" w:rsidTr="003D42C1">
        <w:tc>
          <w:tcPr>
            <w:tcW w:w="6912" w:type="dxa"/>
            <w:shd w:val="clear" w:color="auto" w:fill="auto"/>
            <w:vAlign w:val="bottom"/>
          </w:tcPr>
          <w:p w14:paraId="4127E25B" w14:textId="77777777" w:rsidR="008E392B" w:rsidRPr="00644685" w:rsidRDefault="008E392B">
            <w:pPr>
              <w:pStyle w:val="BodyText"/>
              <w:spacing w:before="0"/>
            </w:pPr>
          </w:p>
        </w:tc>
        <w:tc>
          <w:tcPr>
            <w:tcW w:w="2410" w:type="dxa"/>
            <w:shd w:val="clear" w:color="auto" w:fill="auto"/>
            <w:vAlign w:val="bottom"/>
          </w:tcPr>
          <w:p w14:paraId="322384EA" w14:textId="77777777" w:rsidR="008E392B" w:rsidRPr="00644685" w:rsidRDefault="008E392B" w:rsidP="00AC4623">
            <w:pPr>
              <w:pStyle w:val="BodyText"/>
              <w:spacing w:before="0"/>
              <w:ind w:right="33"/>
              <w:jc w:val="right"/>
              <w:rPr>
                <w:i/>
              </w:rPr>
            </w:pPr>
            <w:r w:rsidRPr="00644685">
              <w:rPr>
                <w:i/>
              </w:rPr>
              <w:t>Effective for</w:t>
            </w:r>
          </w:p>
          <w:p w14:paraId="17AEE644" w14:textId="77777777" w:rsidR="008E392B" w:rsidRPr="00644685" w:rsidRDefault="008E392B" w:rsidP="00AC4623">
            <w:pPr>
              <w:pStyle w:val="BodyText"/>
              <w:spacing w:before="0"/>
              <w:ind w:right="33"/>
              <w:jc w:val="right"/>
              <w:rPr>
                <w:i/>
              </w:rPr>
            </w:pPr>
            <w:r w:rsidRPr="00644685">
              <w:rPr>
                <w:i/>
              </w:rPr>
              <w:t>accounting periods</w:t>
            </w:r>
          </w:p>
          <w:p w14:paraId="2BC48FB4" w14:textId="77777777" w:rsidR="008E392B" w:rsidRPr="00644685" w:rsidRDefault="008E392B" w:rsidP="00AC4623">
            <w:pPr>
              <w:pStyle w:val="BodyText"/>
              <w:spacing w:before="0"/>
              <w:ind w:right="33"/>
              <w:jc w:val="right"/>
              <w:rPr>
                <w:i/>
              </w:rPr>
            </w:pPr>
            <w:r w:rsidRPr="00644685">
              <w:rPr>
                <w:i/>
              </w:rPr>
              <w:t>beginning on or after</w:t>
            </w:r>
          </w:p>
        </w:tc>
      </w:tr>
      <w:tr w:rsidR="008E392B" w:rsidRPr="00644685" w14:paraId="45F17FA3" w14:textId="77777777" w:rsidTr="003D42C1">
        <w:tc>
          <w:tcPr>
            <w:tcW w:w="6912" w:type="dxa"/>
            <w:shd w:val="clear" w:color="auto" w:fill="auto"/>
            <w:vAlign w:val="bottom"/>
          </w:tcPr>
          <w:p w14:paraId="0A0F21EA" w14:textId="77777777" w:rsidR="008E392B" w:rsidRPr="00644685" w:rsidRDefault="008E392B">
            <w:pPr>
              <w:pStyle w:val="BodyText"/>
              <w:spacing w:before="0"/>
            </w:pPr>
          </w:p>
        </w:tc>
        <w:tc>
          <w:tcPr>
            <w:tcW w:w="2410" w:type="dxa"/>
            <w:shd w:val="clear" w:color="auto" w:fill="auto"/>
          </w:tcPr>
          <w:p w14:paraId="0194D665" w14:textId="77777777" w:rsidR="008E392B" w:rsidRPr="00644685" w:rsidRDefault="008E392B">
            <w:pPr>
              <w:pStyle w:val="BodyText"/>
              <w:spacing w:before="0"/>
              <w:ind w:right="6"/>
              <w:jc w:val="right"/>
            </w:pPr>
          </w:p>
        </w:tc>
      </w:tr>
      <w:tr w:rsidR="008E392B" w:rsidRPr="00644685" w14:paraId="1BD588D5" w14:textId="77777777" w:rsidTr="003D42C1">
        <w:tc>
          <w:tcPr>
            <w:tcW w:w="6912" w:type="dxa"/>
            <w:shd w:val="clear" w:color="auto" w:fill="auto"/>
          </w:tcPr>
          <w:p w14:paraId="26BB878E" w14:textId="77777777" w:rsidR="008E392B" w:rsidRPr="005C73B9" w:rsidRDefault="008E392B" w:rsidP="00AC4623">
            <w:pPr>
              <w:pStyle w:val="BodyText"/>
              <w:spacing w:before="0"/>
              <w:ind w:left="142" w:hanging="142"/>
            </w:pPr>
            <w:r w:rsidRPr="005C73B9">
              <w:t xml:space="preserve">Amendments to HKAS 37, </w:t>
            </w:r>
            <w:r w:rsidRPr="00EA0C5C">
              <w:rPr>
                <w:i/>
                <w:rPrChange w:id="287" w:author="Mak, Brian HL" w:date="2022-06-07T10:55:00Z">
                  <w:rPr/>
                </w:rPrChange>
              </w:rPr>
              <w:t>Onerous Contracts - Cost of Fulfilling a Contract</w:t>
            </w:r>
          </w:p>
        </w:tc>
        <w:tc>
          <w:tcPr>
            <w:tcW w:w="2410" w:type="dxa"/>
            <w:shd w:val="clear" w:color="auto" w:fill="auto"/>
          </w:tcPr>
          <w:p w14:paraId="034C2935" w14:textId="77777777" w:rsidR="008E392B" w:rsidRPr="005C73B9" w:rsidRDefault="008E392B" w:rsidP="00AC4623">
            <w:pPr>
              <w:pStyle w:val="BodyText"/>
              <w:spacing w:before="0"/>
              <w:ind w:right="33"/>
              <w:jc w:val="right"/>
            </w:pPr>
            <w:r w:rsidRPr="005C73B9">
              <w:t>1 January 2022</w:t>
            </w:r>
          </w:p>
        </w:tc>
      </w:tr>
      <w:tr w:rsidR="008E392B" w:rsidRPr="00644685" w14:paraId="59F2BA1D" w14:textId="77777777" w:rsidTr="003D42C1">
        <w:tc>
          <w:tcPr>
            <w:tcW w:w="6912" w:type="dxa"/>
            <w:shd w:val="clear" w:color="auto" w:fill="auto"/>
          </w:tcPr>
          <w:p w14:paraId="69EF1E28" w14:textId="77777777" w:rsidR="008E392B" w:rsidRPr="005C73B9" w:rsidRDefault="008E392B">
            <w:pPr>
              <w:pStyle w:val="BodyText"/>
              <w:spacing w:before="0"/>
            </w:pPr>
          </w:p>
        </w:tc>
        <w:tc>
          <w:tcPr>
            <w:tcW w:w="2410" w:type="dxa"/>
            <w:shd w:val="clear" w:color="auto" w:fill="auto"/>
          </w:tcPr>
          <w:p w14:paraId="1564E004" w14:textId="77777777" w:rsidR="008E392B" w:rsidRPr="005C73B9" w:rsidRDefault="008E392B">
            <w:pPr>
              <w:pStyle w:val="BodyText"/>
              <w:spacing w:before="0"/>
              <w:ind w:right="6"/>
              <w:jc w:val="right"/>
            </w:pPr>
          </w:p>
        </w:tc>
      </w:tr>
      <w:tr w:rsidR="008E392B" w:rsidRPr="00644685" w14:paraId="23A5AFF0" w14:textId="77777777" w:rsidTr="003D42C1">
        <w:tc>
          <w:tcPr>
            <w:tcW w:w="6912" w:type="dxa"/>
            <w:shd w:val="clear" w:color="auto" w:fill="auto"/>
          </w:tcPr>
          <w:p w14:paraId="4FDAE15F" w14:textId="77777777" w:rsidR="008E392B" w:rsidRPr="005C73B9" w:rsidRDefault="008E392B">
            <w:pPr>
              <w:pStyle w:val="BodyText"/>
              <w:spacing w:before="0"/>
            </w:pPr>
            <w:r w:rsidRPr="005C73B9">
              <w:t>Annual Improvements to HKFRSs 2018-2020 Cycle</w:t>
            </w:r>
          </w:p>
        </w:tc>
        <w:tc>
          <w:tcPr>
            <w:tcW w:w="2410" w:type="dxa"/>
            <w:shd w:val="clear" w:color="auto" w:fill="auto"/>
          </w:tcPr>
          <w:p w14:paraId="1B04D680" w14:textId="77777777" w:rsidR="008E392B" w:rsidRPr="005C73B9" w:rsidRDefault="008E392B" w:rsidP="00AC4623">
            <w:pPr>
              <w:pStyle w:val="BodyText"/>
              <w:spacing w:before="0"/>
              <w:ind w:right="33"/>
              <w:jc w:val="right"/>
            </w:pPr>
            <w:r w:rsidRPr="005C73B9">
              <w:t>1 January 2022</w:t>
            </w:r>
          </w:p>
        </w:tc>
      </w:tr>
      <w:tr w:rsidR="008E392B" w:rsidRPr="00644685" w14:paraId="3EF166AC" w14:textId="77777777" w:rsidTr="003D42C1">
        <w:tc>
          <w:tcPr>
            <w:tcW w:w="6912" w:type="dxa"/>
            <w:shd w:val="clear" w:color="auto" w:fill="auto"/>
          </w:tcPr>
          <w:p w14:paraId="265B4FF3" w14:textId="77777777" w:rsidR="008E392B" w:rsidRPr="005C73B9" w:rsidRDefault="008E392B">
            <w:pPr>
              <w:pStyle w:val="BodyText"/>
              <w:spacing w:before="0"/>
            </w:pPr>
          </w:p>
        </w:tc>
        <w:tc>
          <w:tcPr>
            <w:tcW w:w="2410" w:type="dxa"/>
            <w:shd w:val="clear" w:color="auto" w:fill="auto"/>
          </w:tcPr>
          <w:p w14:paraId="1816D4E0" w14:textId="77777777" w:rsidR="008E392B" w:rsidRPr="005C73B9" w:rsidRDefault="008E392B" w:rsidP="00AC4623">
            <w:pPr>
              <w:pStyle w:val="BodyText"/>
              <w:spacing w:before="0"/>
              <w:ind w:right="33"/>
              <w:jc w:val="right"/>
            </w:pPr>
          </w:p>
        </w:tc>
      </w:tr>
      <w:tr w:rsidR="008E392B" w:rsidRPr="00644685" w14:paraId="7620A88E" w14:textId="77777777" w:rsidTr="003D42C1">
        <w:tc>
          <w:tcPr>
            <w:tcW w:w="6912" w:type="dxa"/>
            <w:shd w:val="clear" w:color="auto" w:fill="auto"/>
          </w:tcPr>
          <w:p w14:paraId="4DFCB165" w14:textId="77777777" w:rsidR="008E392B" w:rsidRPr="005C73B9" w:rsidRDefault="008E392B" w:rsidP="00AC4623">
            <w:pPr>
              <w:pStyle w:val="BodyText"/>
              <w:spacing w:before="0"/>
              <w:ind w:left="142" w:hanging="142"/>
            </w:pPr>
            <w:r w:rsidRPr="005C73B9">
              <w:t xml:space="preserve">Amendments to HKAS 1, </w:t>
            </w:r>
            <w:r w:rsidRPr="000707BF">
              <w:rPr>
                <w:i/>
                <w:iCs/>
              </w:rPr>
              <w:t>Classification of Liabilities as Current or Non-current</w:t>
            </w:r>
          </w:p>
        </w:tc>
        <w:tc>
          <w:tcPr>
            <w:tcW w:w="2410" w:type="dxa"/>
            <w:shd w:val="clear" w:color="auto" w:fill="auto"/>
          </w:tcPr>
          <w:p w14:paraId="722E5285" w14:textId="77777777" w:rsidR="008E392B" w:rsidRPr="005C73B9" w:rsidRDefault="008E392B" w:rsidP="00AC4623">
            <w:pPr>
              <w:pStyle w:val="BodyText"/>
              <w:spacing w:before="0"/>
              <w:ind w:right="33"/>
              <w:jc w:val="right"/>
            </w:pPr>
            <w:r w:rsidRPr="005C73B9">
              <w:t>1 January 2023</w:t>
            </w:r>
          </w:p>
        </w:tc>
      </w:tr>
      <w:tr w:rsidR="000707BF" w:rsidRPr="00644685" w14:paraId="05DB88F6" w14:textId="77777777" w:rsidTr="003D42C1">
        <w:tc>
          <w:tcPr>
            <w:tcW w:w="6912" w:type="dxa"/>
            <w:shd w:val="clear" w:color="auto" w:fill="auto"/>
          </w:tcPr>
          <w:p w14:paraId="7A9B502F" w14:textId="77777777" w:rsidR="000707BF" w:rsidRPr="005C73B9" w:rsidRDefault="000707BF" w:rsidP="00AC4623">
            <w:pPr>
              <w:pStyle w:val="BodyText"/>
              <w:spacing w:before="0"/>
              <w:ind w:left="142" w:hanging="142"/>
            </w:pPr>
          </w:p>
        </w:tc>
        <w:tc>
          <w:tcPr>
            <w:tcW w:w="2410" w:type="dxa"/>
            <w:shd w:val="clear" w:color="auto" w:fill="auto"/>
          </w:tcPr>
          <w:p w14:paraId="33600639" w14:textId="77777777" w:rsidR="000707BF" w:rsidRPr="005C73B9" w:rsidRDefault="000707BF" w:rsidP="00AC4623">
            <w:pPr>
              <w:pStyle w:val="BodyText"/>
              <w:spacing w:before="0"/>
              <w:ind w:right="33"/>
              <w:jc w:val="right"/>
            </w:pPr>
          </w:p>
        </w:tc>
      </w:tr>
      <w:tr w:rsidR="000707BF" w:rsidRPr="00F968AD" w14:paraId="1D63BC66" w14:textId="77777777" w:rsidTr="000707BF">
        <w:tc>
          <w:tcPr>
            <w:tcW w:w="6912" w:type="dxa"/>
            <w:shd w:val="clear" w:color="auto" w:fill="auto"/>
          </w:tcPr>
          <w:p w14:paraId="11E09471" w14:textId="77777777" w:rsidR="000707BF" w:rsidRPr="00F968AD" w:rsidRDefault="000707BF" w:rsidP="000707BF">
            <w:pPr>
              <w:pStyle w:val="BodyText"/>
              <w:spacing w:before="0"/>
              <w:ind w:left="142" w:hanging="142"/>
            </w:pPr>
            <w:r w:rsidRPr="00AB7FC8">
              <w:t xml:space="preserve">Amendments to HKAS 1 and HKFRS Practice Statement 2, </w:t>
            </w:r>
            <w:r w:rsidRPr="000707BF">
              <w:rPr>
                <w:i/>
                <w:iCs/>
              </w:rPr>
              <w:t>Disclosure of accounting policies</w:t>
            </w:r>
          </w:p>
        </w:tc>
        <w:tc>
          <w:tcPr>
            <w:tcW w:w="2410" w:type="dxa"/>
            <w:shd w:val="clear" w:color="auto" w:fill="auto"/>
          </w:tcPr>
          <w:p w14:paraId="6FAB658D" w14:textId="77777777" w:rsidR="000707BF" w:rsidRPr="00F968AD" w:rsidRDefault="000707BF" w:rsidP="000707BF">
            <w:pPr>
              <w:pStyle w:val="BodyText"/>
              <w:spacing w:before="0"/>
              <w:ind w:right="33"/>
              <w:jc w:val="right"/>
            </w:pPr>
            <w:r w:rsidRPr="00F968AD">
              <w:t>1 January 2023</w:t>
            </w:r>
          </w:p>
        </w:tc>
      </w:tr>
      <w:tr w:rsidR="000707BF" w:rsidRPr="00F968AD" w14:paraId="15FECE02" w14:textId="77777777" w:rsidTr="000707BF">
        <w:tc>
          <w:tcPr>
            <w:tcW w:w="6912" w:type="dxa"/>
            <w:shd w:val="clear" w:color="auto" w:fill="auto"/>
          </w:tcPr>
          <w:p w14:paraId="163F575E" w14:textId="77777777" w:rsidR="000707BF" w:rsidRPr="00F968AD" w:rsidRDefault="000707BF" w:rsidP="000707BF">
            <w:pPr>
              <w:pStyle w:val="BodyText"/>
              <w:spacing w:before="0"/>
              <w:ind w:left="142" w:hanging="142"/>
            </w:pPr>
          </w:p>
        </w:tc>
        <w:tc>
          <w:tcPr>
            <w:tcW w:w="2410" w:type="dxa"/>
            <w:shd w:val="clear" w:color="auto" w:fill="auto"/>
          </w:tcPr>
          <w:p w14:paraId="17078179" w14:textId="77777777" w:rsidR="000707BF" w:rsidRPr="00F968AD" w:rsidRDefault="000707BF" w:rsidP="000707BF">
            <w:pPr>
              <w:pStyle w:val="BodyText"/>
              <w:spacing w:before="0"/>
              <w:ind w:right="33"/>
              <w:jc w:val="right"/>
            </w:pPr>
          </w:p>
        </w:tc>
      </w:tr>
      <w:tr w:rsidR="000707BF" w:rsidRPr="00F968AD" w14:paraId="42BDBA76" w14:textId="77777777" w:rsidTr="000707BF">
        <w:tc>
          <w:tcPr>
            <w:tcW w:w="6912" w:type="dxa"/>
            <w:shd w:val="clear" w:color="auto" w:fill="auto"/>
          </w:tcPr>
          <w:p w14:paraId="6B31EE67" w14:textId="77777777" w:rsidR="000707BF" w:rsidRPr="00F968AD" w:rsidRDefault="000707BF" w:rsidP="000707BF">
            <w:pPr>
              <w:pStyle w:val="BodyText"/>
              <w:spacing w:before="0"/>
              <w:ind w:left="142" w:hanging="142"/>
            </w:pPr>
            <w:r w:rsidRPr="00AB7FC8">
              <w:t xml:space="preserve">Amendments to HKAS 8, </w:t>
            </w:r>
            <w:r w:rsidRPr="000707BF">
              <w:rPr>
                <w:i/>
                <w:iCs/>
              </w:rPr>
              <w:t>Definition of accounting estimates</w:t>
            </w:r>
          </w:p>
        </w:tc>
        <w:tc>
          <w:tcPr>
            <w:tcW w:w="2410" w:type="dxa"/>
            <w:shd w:val="clear" w:color="auto" w:fill="auto"/>
          </w:tcPr>
          <w:p w14:paraId="7593D0CA" w14:textId="77777777" w:rsidR="000707BF" w:rsidRPr="00F968AD" w:rsidRDefault="000707BF" w:rsidP="000707BF">
            <w:pPr>
              <w:pStyle w:val="BodyText"/>
              <w:spacing w:before="0"/>
              <w:ind w:right="33"/>
              <w:jc w:val="right"/>
            </w:pPr>
            <w:r w:rsidRPr="00F968AD">
              <w:t>1 January 2023</w:t>
            </w:r>
          </w:p>
        </w:tc>
      </w:tr>
      <w:tr w:rsidR="000707BF" w:rsidRPr="00F968AD" w14:paraId="49BE9805" w14:textId="77777777" w:rsidTr="000707BF">
        <w:tc>
          <w:tcPr>
            <w:tcW w:w="6912" w:type="dxa"/>
            <w:shd w:val="clear" w:color="auto" w:fill="auto"/>
          </w:tcPr>
          <w:p w14:paraId="03A71C0F" w14:textId="77777777" w:rsidR="000707BF" w:rsidRPr="00F968AD" w:rsidRDefault="000707BF" w:rsidP="000707BF">
            <w:pPr>
              <w:pStyle w:val="BodyText"/>
              <w:spacing w:before="0"/>
              <w:ind w:left="142" w:hanging="142"/>
            </w:pPr>
          </w:p>
        </w:tc>
        <w:tc>
          <w:tcPr>
            <w:tcW w:w="2410" w:type="dxa"/>
            <w:shd w:val="clear" w:color="auto" w:fill="auto"/>
          </w:tcPr>
          <w:p w14:paraId="3CEC2119" w14:textId="77777777" w:rsidR="000707BF" w:rsidRPr="00F968AD" w:rsidRDefault="000707BF" w:rsidP="000707BF">
            <w:pPr>
              <w:pStyle w:val="BodyText"/>
              <w:spacing w:before="0"/>
              <w:ind w:right="33"/>
              <w:jc w:val="right"/>
            </w:pPr>
          </w:p>
        </w:tc>
      </w:tr>
      <w:tr w:rsidR="000707BF" w:rsidRPr="00F968AD" w14:paraId="29E34EE3" w14:textId="77777777" w:rsidTr="000707BF">
        <w:tc>
          <w:tcPr>
            <w:tcW w:w="6912" w:type="dxa"/>
            <w:shd w:val="clear" w:color="auto" w:fill="auto"/>
          </w:tcPr>
          <w:p w14:paraId="2FDACCC9" w14:textId="77777777" w:rsidR="000707BF" w:rsidRPr="00F968AD" w:rsidRDefault="000707BF" w:rsidP="000707BF">
            <w:pPr>
              <w:pStyle w:val="BodyText"/>
              <w:spacing w:before="0"/>
              <w:ind w:left="142" w:hanging="142"/>
            </w:pPr>
            <w:r w:rsidRPr="00AB7FC8">
              <w:t xml:space="preserve">Amendments to HKAS 12, </w:t>
            </w:r>
            <w:r w:rsidRPr="000707BF">
              <w:rPr>
                <w:i/>
                <w:iCs/>
              </w:rPr>
              <w:t>Deferred tax related to assets and liabilities arising from a single transaction</w:t>
            </w:r>
          </w:p>
        </w:tc>
        <w:tc>
          <w:tcPr>
            <w:tcW w:w="2410" w:type="dxa"/>
            <w:shd w:val="clear" w:color="auto" w:fill="auto"/>
          </w:tcPr>
          <w:p w14:paraId="77EF141B" w14:textId="77777777" w:rsidR="000707BF" w:rsidRPr="000707BF" w:rsidRDefault="000707BF" w:rsidP="000707BF">
            <w:pPr>
              <w:pStyle w:val="BodyText"/>
              <w:spacing w:before="0"/>
              <w:ind w:right="33"/>
              <w:jc w:val="right"/>
            </w:pPr>
            <w:r w:rsidRPr="00F968AD">
              <w:t>1 January 2023</w:t>
            </w:r>
          </w:p>
        </w:tc>
      </w:tr>
    </w:tbl>
    <w:p w14:paraId="5DEF53AF" w14:textId="77777777" w:rsidR="008E392B" w:rsidRPr="00FA487A" w:rsidRDefault="008E392B">
      <w:pPr>
        <w:pStyle w:val="BodyText"/>
        <w:spacing w:before="0"/>
      </w:pPr>
    </w:p>
    <w:p w14:paraId="416A4368" w14:textId="77777777" w:rsidR="008E392B" w:rsidRPr="00F771D3" w:rsidRDefault="008E392B">
      <w:pPr>
        <w:rPr>
          <w:rFonts w:cs="Arial"/>
        </w:rPr>
      </w:pPr>
      <w:r w:rsidRPr="00F771D3">
        <w:rPr>
          <w:rFonts w:cs="Arial"/>
        </w:rPr>
        <w:t>The Company is in the process of making an assessment of what the impact of these developments would be on the period of initial application, but not yet in a position to state whether these developments would have a significant impact on the Company’s results of operations and financial position.</w:t>
      </w:r>
    </w:p>
    <w:p w14:paraId="0D93BE1B" w14:textId="77777777" w:rsidR="00176056" w:rsidRPr="00EA662C" w:rsidRDefault="00176056">
      <w:pPr>
        <w:autoSpaceDE w:val="0"/>
        <w:autoSpaceDN w:val="0"/>
        <w:adjustRightInd w:val="0"/>
      </w:pPr>
    </w:p>
    <w:sectPr w:rsidR="00176056" w:rsidRPr="00EA662C" w:rsidSect="00AC4623">
      <w:headerReference w:type="default" r:id="rId20"/>
      <w:footerReference w:type="default" r:id="rId21"/>
      <w:pgSz w:w="11909" w:h="16834" w:code="9"/>
      <w:pgMar w:top="1588" w:right="1418" w:bottom="1588" w:left="1418" w:header="567" w:footer="567" w:gutter="0"/>
      <w:cols w:sep="1"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6B2891" w14:textId="77777777" w:rsidR="00C5678E" w:rsidRDefault="00C5678E">
      <w:r>
        <w:separator/>
      </w:r>
    </w:p>
  </w:endnote>
  <w:endnote w:type="continuationSeparator" w:id="0">
    <w:p w14:paraId="467D6128" w14:textId="77777777" w:rsidR="00C5678E" w:rsidRDefault="00C56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Univers 45 Light">
    <w:charset w:val="00"/>
    <w:family w:val="auto"/>
    <w:pitch w:val="variable"/>
    <w:sig w:usb0="8000002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TKaiti">
    <w:altName w:val="华文楷体"/>
    <w:panose1 w:val="02010600040101010101"/>
    <w:charset w:val="86"/>
    <w:family w:val="auto"/>
    <w:pitch w:val="variable"/>
    <w:sig w:usb0="00000287" w:usb1="080F0000" w:usb2="00000010" w:usb3="00000000" w:csb0="0004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方正楷体_GBK">
    <w:altName w:val="Arial Unicode MS"/>
    <w:charset w:val="86"/>
    <w:family w:val="script"/>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Univers LT Std 45 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24015B" w14:textId="77777777" w:rsidR="00C5678E" w:rsidRPr="00367268" w:rsidRDefault="00C5678E" w:rsidP="00367268">
    <w:pPr>
      <w:pStyle w:val="Footer"/>
      <w:tabs>
        <w:tab w:val="clear" w:pos="4153"/>
        <w:tab w:val="clear" w:pos="8306"/>
      </w:tabs>
      <w:rPr>
        <w:szCs w:val="2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77B76D" w14:textId="77777777" w:rsidR="00C5678E" w:rsidRPr="00367268" w:rsidRDefault="00C5678E" w:rsidP="00367268">
    <w:pPr>
      <w:pStyle w:val="Footer"/>
      <w:tabs>
        <w:tab w:val="clear" w:pos="4153"/>
        <w:tab w:val="clear" w:pos="8306"/>
      </w:tabs>
      <w:rPr>
        <w:szCs w:val="2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75CE48" w14:textId="77777777" w:rsidR="00C5678E" w:rsidRPr="00F45D33" w:rsidRDefault="00C5678E" w:rsidP="0091606B">
    <w:pPr>
      <w:pStyle w:val="Footer"/>
      <w:tabs>
        <w:tab w:val="clear" w:pos="4153"/>
        <w:tab w:val="clear" w:pos="8306"/>
      </w:tabs>
      <w:jc w:val="center"/>
      <w:rPr>
        <w:rStyle w:val="PageNumber"/>
        <w:szCs w:val="22"/>
        <w:lang w:eastAsia="zh-CN"/>
      </w:rPr>
    </w:pPr>
    <w:r w:rsidRPr="00F45D33">
      <w:rPr>
        <w:rStyle w:val="PageNumber"/>
        <w:szCs w:val="22"/>
      </w:rPr>
      <w:fldChar w:fldCharType="begin"/>
    </w:r>
    <w:r w:rsidRPr="00F45D33">
      <w:rPr>
        <w:rStyle w:val="PageNumber"/>
        <w:szCs w:val="22"/>
      </w:rPr>
      <w:instrText xml:space="preserve"> PAGE </w:instrText>
    </w:r>
    <w:r w:rsidRPr="00F45D33">
      <w:rPr>
        <w:rStyle w:val="PageNumber"/>
        <w:szCs w:val="22"/>
      </w:rPr>
      <w:fldChar w:fldCharType="separate"/>
    </w:r>
    <w:r w:rsidR="006D6DE0">
      <w:rPr>
        <w:rStyle w:val="PageNumber"/>
        <w:noProof/>
        <w:szCs w:val="22"/>
      </w:rPr>
      <w:t>1</w:t>
    </w:r>
    <w:r w:rsidRPr="00F45D33">
      <w:rPr>
        <w:rStyle w:val="PageNumber"/>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9A300D" w14:textId="77777777" w:rsidR="00C5678E" w:rsidRPr="00F45D33" w:rsidRDefault="00C5678E" w:rsidP="0091606B">
    <w:pPr>
      <w:pStyle w:val="Footer"/>
      <w:tabs>
        <w:tab w:val="clear" w:pos="4153"/>
        <w:tab w:val="clear" w:pos="8306"/>
      </w:tabs>
      <w:jc w:val="center"/>
      <w:rPr>
        <w:rStyle w:val="PageNumber"/>
        <w:szCs w:val="22"/>
        <w:lang w:eastAsia="zh-CN"/>
      </w:rPr>
    </w:pPr>
    <w:r w:rsidRPr="00F45D33">
      <w:rPr>
        <w:rStyle w:val="PageNumber"/>
        <w:szCs w:val="22"/>
      </w:rPr>
      <w:fldChar w:fldCharType="begin"/>
    </w:r>
    <w:r w:rsidRPr="00F45D33">
      <w:rPr>
        <w:rStyle w:val="PageNumber"/>
        <w:szCs w:val="22"/>
      </w:rPr>
      <w:instrText xml:space="preserve"> PAGE </w:instrText>
    </w:r>
    <w:r w:rsidRPr="00F45D33">
      <w:rPr>
        <w:rStyle w:val="PageNumber"/>
        <w:szCs w:val="22"/>
      </w:rPr>
      <w:fldChar w:fldCharType="separate"/>
    </w:r>
    <w:r w:rsidR="006D6DE0">
      <w:rPr>
        <w:rStyle w:val="PageNumber"/>
        <w:noProof/>
        <w:szCs w:val="22"/>
      </w:rPr>
      <w:t>4</w:t>
    </w:r>
    <w:r w:rsidRPr="00F45D33">
      <w:rPr>
        <w:rStyle w:val="PageNumber"/>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432A32" w14:textId="77777777" w:rsidR="00C5678E" w:rsidRPr="00F45D33" w:rsidRDefault="00C5678E" w:rsidP="0091606B">
    <w:pPr>
      <w:pStyle w:val="Footer"/>
      <w:tabs>
        <w:tab w:val="clear" w:pos="4153"/>
        <w:tab w:val="clear" w:pos="8306"/>
      </w:tabs>
      <w:jc w:val="center"/>
      <w:rPr>
        <w:rStyle w:val="PageNumber"/>
        <w:szCs w:val="22"/>
        <w:lang w:eastAsia="zh-CN"/>
      </w:rPr>
    </w:pPr>
    <w:r w:rsidRPr="00F45D33">
      <w:rPr>
        <w:rStyle w:val="PageNumber"/>
        <w:szCs w:val="22"/>
      </w:rPr>
      <w:fldChar w:fldCharType="begin"/>
    </w:r>
    <w:r w:rsidRPr="00F45D33">
      <w:rPr>
        <w:rStyle w:val="PageNumber"/>
        <w:szCs w:val="22"/>
      </w:rPr>
      <w:instrText xml:space="preserve"> PAGE </w:instrText>
    </w:r>
    <w:r w:rsidRPr="00F45D33">
      <w:rPr>
        <w:rStyle w:val="PageNumber"/>
        <w:szCs w:val="22"/>
      </w:rPr>
      <w:fldChar w:fldCharType="separate"/>
    </w:r>
    <w:r w:rsidR="006D6DE0">
      <w:rPr>
        <w:rStyle w:val="PageNumber"/>
        <w:noProof/>
        <w:szCs w:val="22"/>
      </w:rPr>
      <w:t>7</w:t>
    </w:r>
    <w:r w:rsidRPr="00F45D33">
      <w:rPr>
        <w:rStyle w:val="PageNumber"/>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B55780C" w14:textId="77777777" w:rsidR="00C5678E" w:rsidRDefault="00C5678E">
      <w:r>
        <w:separator/>
      </w:r>
    </w:p>
  </w:footnote>
  <w:footnote w:type="continuationSeparator" w:id="0">
    <w:p w14:paraId="43A13D7E" w14:textId="77777777" w:rsidR="00C5678E" w:rsidRDefault="00C567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553BBE"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b/>
        <w:color w:val="00338D"/>
        <w:szCs w:val="22"/>
      </w:rPr>
    </w:pPr>
    <w:r w:rsidRPr="00307A00">
      <w:rPr>
        <w:rFonts w:eastAsia="Microsoft YaHei" w:cs="Arial"/>
        <w:b/>
        <w:color w:val="00338D"/>
        <w:szCs w:val="22"/>
      </w:rPr>
      <w:t>DRAFT</w:t>
    </w:r>
  </w:p>
  <w:p w14:paraId="19E18FE3"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Important.  This is a draft document.</w:t>
    </w:r>
  </w:p>
  <w:p w14:paraId="7D59C337"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It is incomplete and subject to change.</w:t>
    </w:r>
  </w:p>
  <w:p w14:paraId="77A30751"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No responsibility can be accepted</w:t>
    </w:r>
  </w:p>
  <w:p w14:paraId="445CB5D2"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proofErr w:type="gramStart"/>
    <w:r w:rsidRPr="00307A00">
      <w:rPr>
        <w:rFonts w:eastAsia="Microsoft YaHei" w:cs="Arial"/>
        <w:color w:val="00338D"/>
        <w:sz w:val="16"/>
        <w:szCs w:val="16"/>
      </w:rPr>
      <w:t>for</w:t>
    </w:r>
    <w:proofErr w:type="gramEnd"/>
    <w:r w:rsidRPr="00307A00">
      <w:rPr>
        <w:rFonts w:eastAsia="Microsoft YaHei" w:cs="Arial"/>
        <w:color w:val="00338D"/>
        <w:sz w:val="16"/>
        <w:szCs w:val="16"/>
      </w:rPr>
      <w:t xml:space="preserve"> reliance upon it.</w:t>
    </w:r>
  </w:p>
  <w:p w14:paraId="47FE3DE5" w14:textId="77777777" w:rsidR="00C5678E" w:rsidRDefault="00C5678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D916FC" w14:textId="77777777" w:rsidR="00C5678E" w:rsidRPr="00DF73C5" w:rsidRDefault="00C5678E" w:rsidP="00DF73C5">
    <w:pPr>
      <w:pStyle w:val="Header"/>
    </w:pPr>
    <w:r w:rsidRPr="00DF73C5">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B81BD2"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b/>
        <w:color w:val="00338D"/>
        <w:szCs w:val="22"/>
      </w:rPr>
    </w:pPr>
    <w:r w:rsidRPr="00307A00">
      <w:rPr>
        <w:rFonts w:eastAsia="Microsoft YaHei" w:cs="Arial"/>
        <w:b/>
        <w:color w:val="00338D"/>
        <w:szCs w:val="22"/>
      </w:rPr>
      <w:t>DRAFT</w:t>
    </w:r>
  </w:p>
  <w:p w14:paraId="39101BA9"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Important.  This is a draft document.</w:t>
    </w:r>
  </w:p>
  <w:p w14:paraId="3A01EA1A"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It is incomplete and subject to change.</w:t>
    </w:r>
  </w:p>
  <w:p w14:paraId="767EBAC3"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No responsibility can be accepted</w:t>
    </w:r>
  </w:p>
  <w:p w14:paraId="76CFCA71"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proofErr w:type="gramStart"/>
    <w:r w:rsidRPr="00307A00">
      <w:rPr>
        <w:rFonts w:eastAsia="Microsoft YaHei" w:cs="Arial"/>
        <w:color w:val="00338D"/>
        <w:sz w:val="16"/>
        <w:szCs w:val="16"/>
      </w:rPr>
      <w:t>for</w:t>
    </w:r>
    <w:proofErr w:type="gramEnd"/>
    <w:r w:rsidRPr="00307A00">
      <w:rPr>
        <w:rFonts w:eastAsia="Microsoft YaHei" w:cs="Arial"/>
        <w:color w:val="00338D"/>
        <w:sz w:val="16"/>
        <w:szCs w:val="16"/>
      </w:rPr>
      <w:t xml:space="preserve"> reliance upon it.</w:t>
    </w:r>
  </w:p>
  <w:p w14:paraId="5A757805" w14:textId="77777777" w:rsidR="00C5678E" w:rsidRDefault="00C5678E" w:rsidP="00530A52">
    <w:pPr>
      <w:pStyle w:val="RunTitleWide"/>
      <w:spacing w:line="240" w:lineRule="auto"/>
      <w:rPr>
        <w:sz w:val="16"/>
        <w:szCs w:val="16"/>
      </w:rPr>
    </w:pPr>
    <w:proofErr w:type="spellStart"/>
    <w:r w:rsidRPr="00A718C5">
      <w:rPr>
        <w:sz w:val="16"/>
        <w:szCs w:val="16"/>
      </w:rPr>
      <w:t>Moov</w:t>
    </w:r>
    <w:proofErr w:type="spellEnd"/>
    <w:r w:rsidRPr="00A718C5">
      <w:rPr>
        <w:sz w:val="16"/>
        <w:szCs w:val="16"/>
      </w:rPr>
      <w:t xml:space="preserve"> (Hong Kong) Limited</w:t>
    </w:r>
  </w:p>
  <w:p w14:paraId="4CD672F4" w14:textId="749758A3" w:rsidR="00C5678E" w:rsidRPr="00A718C5" w:rsidRDefault="00C5678E" w:rsidP="00530A52">
    <w:pPr>
      <w:pStyle w:val="RunTitleWide"/>
      <w:spacing w:line="240" w:lineRule="auto"/>
      <w:rPr>
        <w:sz w:val="16"/>
        <w:szCs w:val="16"/>
      </w:rPr>
    </w:pPr>
    <w:r w:rsidRPr="00A718C5">
      <w:rPr>
        <w:sz w:val="16"/>
        <w:szCs w:val="16"/>
      </w:rPr>
      <w:t>Year ended 31 December 20</w:t>
    </w:r>
    <w:r>
      <w:rPr>
        <w:sz w:val="16"/>
        <w:szCs w:val="16"/>
      </w:rPr>
      <w:t>21</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9637C8"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b/>
        <w:color w:val="00338D"/>
        <w:szCs w:val="22"/>
      </w:rPr>
    </w:pPr>
    <w:r w:rsidRPr="00307A00">
      <w:rPr>
        <w:rFonts w:eastAsia="Microsoft YaHei" w:cs="Arial"/>
        <w:b/>
        <w:color w:val="00338D"/>
        <w:szCs w:val="22"/>
      </w:rPr>
      <w:t>DRAFT</w:t>
    </w:r>
  </w:p>
  <w:p w14:paraId="49E6A855"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Important.  This is a draft document.</w:t>
    </w:r>
  </w:p>
  <w:p w14:paraId="30D492F5"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It is incomplete and subject to change.</w:t>
    </w:r>
  </w:p>
  <w:p w14:paraId="66167ED1"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No responsibility can be accepted</w:t>
    </w:r>
  </w:p>
  <w:p w14:paraId="080C1283"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proofErr w:type="gramStart"/>
    <w:r w:rsidRPr="00307A00">
      <w:rPr>
        <w:rFonts w:eastAsia="Microsoft YaHei" w:cs="Arial"/>
        <w:color w:val="00338D"/>
        <w:sz w:val="16"/>
        <w:szCs w:val="16"/>
      </w:rPr>
      <w:t>for</w:t>
    </w:r>
    <w:proofErr w:type="gramEnd"/>
    <w:r w:rsidRPr="00307A00">
      <w:rPr>
        <w:rFonts w:eastAsia="Microsoft YaHei" w:cs="Arial"/>
        <w:color w:val="00338D"/>
        <w:sz w:val="16"/>
        <w:szCs w:val="16"/>
      </w:rPr>
      <w:t xml:space="preserve"> reliance upon it.</w:t>
    </w:r>
  </w:p>
  <w:p w14:paraId="51AA8582" w14:textId="6D304D4A" w:rsidR="00C5678E" w:rsidRPr="00754E66" w:rsidRDefault="00C5678E" w:rsidP="00754E6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2EE55C"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b/>
        <w:color w:val="00338D"/>
        <w:szCs w:val="22"/>
      </w:rPr>
    </w:pPr>
    <w:r w:rsidRPr="00307A00">
      <w:rPr>
        <w:rFonts w:eastAsia="Microsoft YaHei" w:cs="Arial"/>
        <w:b/>
        <w:color w:val="00338D"/>
        <w:szCs w:val="22"/>
      </w:rPr>
      <w:t>DRAFT</w:t>
    </w:r>
  </w:p>
  <w:p w14:paraId="6C21D5FB"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Important.  This is a draft document.</w:t>
    </w:r>
  </w:p>
  <w:p w14:paraId="691AFD09"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It is incomplete and subject to change.</w:t>
    </w:r>
  </w:p>
  <w:p w14:paraId="4B6A300A"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r w:rsidRPr="00307A00">
      <w:rPr>
        <w:rFonts w:eastAsia="Microsoft YaHei" w:cs="Arial"/>
        <w:color w:val="00338D"/>
        <w:sz w:val="16"/>
        <w:szCs w:val="16"/>
      </w:rPr>
      <w:t>No responsibility can be accepted</w:t>
    </w:r>
  </w:p>
  <w:p w14:paraId="43C1CD71" w14:textId="77777777" w:rsidR="00C5678E" w:rsidRPr="00307A00" w:rsidRDefault="00C5678E" w:rsidP="00602899">
    <w:pPr>
      <w:pStyle w:val="CoverDescription"/>
      <w:framePr w:w="2808" w:hSpace="0" w:vSpace="0" w:wrap="around" w:hAnchor="page" w:x="1715" w:y="361"/>
      <w:pBdr>
        <w:top w:val="single" w:sz="4" w:space="1" w:color="00338D"/>
        <w:left w:val="single" w:sz="4" w:space="4" w:color="00338D"/>
        <w:bottom w:val="single" w:sz="4" w:space="1" w:color="00338D"/>
        <w:right w:val="single" w:sz="4" w:space="4" w:color="00338D"/>
      </w:pBdr>
      <w:snapToGrid w:val="0"/>
      <w:spacing w:line="262" w:lineRule="auto"/>
      <w:rPr>
        <w:rFonts w:eastAsia="Microsoft YaHei" w:cs="Arial"/>
        <w:color w:val="00338D"/>
        <w:sz w:val="16"/>
        <w:szCs w:val="16"/>
      </w:rPr>
    </w:pPr>
    <w:proofErr w:type="gramStart"/>
    <w:r w:rsidRPr="00307A00">
      <w:rPr>
        <w:rFonts w:eastAsia="Microsoft YaHei" w:cs="Arial"/>
        <w:color w:val="00338D"/>
        <w:sz w:val="16"/>
        <w:szCs w:val="16"/>
      </w:rPr>
      <w:t>for</w:t>
    </w:r>
    <w:proofErr w:type="gramEnd"/>
    <w:r w:rsidRPr="00307A00">
      <w:rPr>
        <w:rFonts w:eastAsia="Microsoft YaHei" w:cs="Arial"/>
        <w:color w:val="00338D"/>
        <w:sz w:val="16"/>
        <w:szCs w:val="16"/>
      </w:rPr>
      <w:t xml:space="preserve"> reliance upon it.</w:t>
    </w:r>
  </w:p>
  <w:p w14:paraId="242D43BD" w14:textId="379E8EB7" w:rsidR="00C5678E" w:rsidRDefault="00C5678E" w:rsidP="00530A52">
    <w:pPr>
      <w:pStyle w:val="RunTitleWide"/>
      <w:spacing w:line="240" w:lineRule="auto"/>
      <w:rPr>
        <w:sz w:val="16"/>
        <w:szCs w:val="16"/>
      </w:rPr>
    </w:pPr>
    <w:proofErr w:type="spellStart"/>
    <w:r>
      <w:rPr>
        <w:sz w:val="16"/>
        <w:szCs w:val="16"/>
      </w:rPr>
      <w:t>Moov</w:t>
    </w:r>
    <w:proofErr w:type="spellEnd"/>
    <w:r>
      <w:rPr>
        <w:sz w:val="16"/>
        <w:szCs w:val="16"/>
      </w:rPr>
      <w:t xml:space="preserve"> (</w:t>
    </w:r>
    <w:r w:rsidRPr="0060036C">
      <w:rPr>
        <w:sz w:val="16"/>
        <w:szCs w:val="16"/>
      </w:rPr>
      <w:t>Hong Kong)</w:t>
    </w:r>
    <w:r>
      <w:rPr>
        <w:sz w:val="16"/>
        <w:szCs w:val="16"/>
      </w:rPr>
      <w:t xml:space="preserve"> </w:t>
    </w:r>
    <w:r w:rsidRPr="003008FB">
      <w:rPr>
        <w:sz w:val="16"/>
        <w:szCs w:val="16"/>
      </w:rPr>
      <w:t>Limited</w:t>
    </w:r>
  </w:p>
  <w:p w14:paraId="232668A0" w14:textId="58FADC09" w:rsidR="00C5678E" w:rsidRPr="003E633D" w:rsidRDefault="00C5678E" w:rsidP="00530A52">
    <w:pPr>
      <w:pStyle w:val="RunTitleWide"/>
      <w:spacing w:line="240" w:lineRule="auto"/>
      <w:rPr>
        <w:sz w:val="16"/>
        <w:szCs w:val="16"/>
      </w:rPr>
    </w:pPr>
    <w:r>
      <w:rPr>
        <w:sz w:val="16"/>
        <w:szCs w:val="16"/>
      </w:rPr>
      <w:t>Financial statements f</w:t>
    </w:r>
    <w:r w:rsidRPr="003008FB">
      <w:rPr>
        <w:sz w:val="16"/>
        <w:szCs w:val="16"/>
      </w:rPr>
      <w:t xml:space="preserve">or the </w:t>
    </w:r>
    <w:r>
      <w:rPr>
        <w:rFonts w:hint="eastAsia"/>
        <w:sz w:val="16"/>
        <w:szCs w:val="16"/>
        <w:lang w:eastAsia="zh-CN"/>
      </w:rPr>
      <w:t>year</w:t>
    </w:r>
    <w:r>
      <w:rPr>
        <w:sz w:val="16"/>
        <w:szCs w:val="16"/>
        <w:lang w:eastAsia="zh-CN"/>
      </w:rPr>
      <w:t xml:space="preserve"> </w:t>
    </w:r>
    <w:r>
      <w:rPr>
        <w:sz w:val="16"/>
        <w:szCs w:val="16"/>
      </w:rPr>
      <w:t>ended 31 December 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64EFB8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A6BE73C2"/>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9C0CF772"/>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B66822C2"/>
    <w:lvl w:ilvl="0">
      <w:start w:val="1"/>
      <w:numFmt w:val="decimal"/>
      <w:pStyle w:val="ListNumber2"/>
      <w:lvlText w:val="%1."/>
      <w:lvlJc w:val="left"/>
      <w:pPr>
        <w:tabs>
          <w:tab w:val="num" w:pos="720"/>
        </w:tabs>
        <w:ind w:left="720" w:hanging="360"/>
      </w:pPr>
    </w:lvl>
  </w:abstractNum>
  <w:abstractNum w:abstractNumId="4">
    <w:nsid w:val="FFFFFF80"/>
    <w:multiLevelType w:val="singleLevel"/>
    <w:tmpl w:val="E334FFC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533EFBE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15CBCE8"/>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5FFEF532"/>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4C92E752"/>
    <w:lvl w:ilvl="0">
      <w:start w:val="1"/>
      <w:numFmt w:val="decimal"/>
      <w:pStyle w:val="ListNumber"/>
      <w:lvlText w:val="%1."/>
      <w:lvlJc w:val="left"/>
      <w:pPr>
        <w:tabs>
          <w:tab w:val="num" w:pos="360"/>
        </w:tabs>
        <w:ind w:left="360" w:hanging="360"/>
      </w:pPr>
    </w:lvl>
  </w:abstractNum>
  <w:abstractNum w:abstractNumId="9">
    <w:nsid w:val="FFFFFF89"/>
    <w:multiLevelType w:val="singleLevel"/>
    <w:tmpl w:val="9F5273E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AA9275B"/>
    <w:multiLevelType w:val="singleLevel"/>
    <w:tmpl w:val="20DCFBA0"/>
    <w:lvl w:ilvl="0">
      <w:start w:val="1"/>
      <w:numFmt w:val="bullet"/>
      <w:pStyle w:val="Bullet"/>
      <w:lvlText w:val=""/>
      <w:lvlJc w:val="left"/>
      <w:pPr>
        <w:tabs>
          <w:tab w:val="num" w:pos="720"/>
        </w:tabs>
        <w:ind w:left="720" w:hanging="720"/>
      </w:pPr>
      <w:rPr>
        <w:rFonts w:ascii="Wingdings" w:hAnsi="Wingdings" w:hint="default"/>
        <w:b w:val="0"/>
        <w:i w:val="0"/>
        <w:sz w:val="18"/>
      </w:rPr>
    </w:lvl>
  </w:abstractNum>
  <w:abstractNum w:abstractNumId="11">
    <w:nsid w:val="168A6167"/>
    <w:multiLevelType w:val="hybridMultilevel"/>
    <w:tmpl w:val="DF4AD862"/>
    <w:lvl w:ilvl="0" w:tplc="6F6C0694">
      <w:start w:val="1"/>
      <w:numFmt w:val="bullet"/>
      <w:pStyle w:val="TableBullets2"/>
      <w:lvlText w:val=""/>
      <w:lvlJc w:val="left"/>
      <w:pPr>
        <w:tabs>
          <w:tab w:val="num" w:pos="274"/>
        </w:tabs>
        <w:ind w:left="274" w:hanging="274"/>
      </w:pPr>
      <w:rPr>
        <w:rFonts w:ascii="Symbol" w:hAnsi="Symbol" w:hint="default"/>
        <w:b/>
        <w:i w:val="0"/>
        <w:color w:val="auto"/>
        <w:sz w:val="18"/>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35FA7383"/>
    <w:multiLevelType w:val="singleLevel"/>
    <w:tmpl w:val="22F09A54"/>
    <w:lvl w:ilvl="0">
      <w:start w:val="1"/>
      <w:numFmt w:val="bullet"/>
      <w:pStyle w:val="Subpoint"/>
      <w:lvlText w:val=""/>
      <w:lvlJc w:val="left"/>
      <w:pPr>
        <w:tabs>
          <w:tab w:val="num" w:pos="1440"/>
        </w:tabs>
        <w:ind w:left="1440" w:hanging="720"/>
      </w:pPr>
      <w:rPr>
        <w:rFonts w:ascii="Wingdings" w:hAnsi="Wingdings" w:hint="default"/>
        <w:b w:val="0"/>
        <w:i w:val="0"/>
        <w:sz w:val="18"/>
      </w:rPr>
    </w:lvl>
  </w:abstractNum>
  <w:abstractNum w:abstractNumId="13">
    <w:nsid w:val="37B44449"/>
    <w:multiLevelType w:val="hybridMultilevel"/>
    <w:tmpl w:val="BBF0718C"/>
    <w:lvl w:ilvl="0" w:tplc="79C86C2E">
      <w:start w:val="1"/>
      <w:numFmt w:val="bullet"/>
      <w:pStyle w:val="BodyText3"/>
      <w:lvlText w:val=""/>
      <w:lvlJc w:val="left"/>
      <w:pPr>
        <w:tabs>
          <w:tab w:val="num" w:pos="533"/>
        </w:tabs>
        <w:ind w:left="533" w:hanging="533"/>
      </w:pPr>
      <w:rPr>
        <w:rFonts w:ascii="Symbol" w:hAnsi="Symbol" w:hint="default"/>
        <w:b/>
        <w:i w:val="0"/>
        <w:color w:val="auto"/>
        <w:sz w:val="18"/>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2B0AFE"/>
    <w:multiLevelType w:val="multilevel"/>
    <w:tmpl w:val="2CD8BCE2"/>
    <w:lvl w:ilvl="0">
      <w:start w:val="1"/>
      <w:numFmt w:val="lowerRoman"/>
      <w:lvlText w:val="(%1)"/>
      <w:lvlJc w:val="left"/>
      <w:pPr>
        <w:ind w:left="153" w:hanging="720"/>
      </w:pPr>
      <w:rPr>
        <w:rFonts w:hint="default"/>
      </w:rPr>
    </w:lvl>
    <w:lvl w:ilvl="1" w:tentative="1">
      <w:start w:val="1"/>
      <w:numFmt w:val="lowerLetter"/>
      <w:lvlText w:val="%2."/>
      <w:lvlJc w:val="left"/>
      <w:pPr>
        <w:ind w:left="513" w:hanging="360"/>
      </w:pPr>
    </w:lvl>
    <w:lvl w:ilvl="2" w:tentative="1">
      <w:start w:val="1"/>
      <w:numFmt w:val="lowerRoman"/>
      <w:lvlText w:val="%3."/>
      <w:lvlJc w:val="right"/>
      <w:pPr>
        <w:ind w:left="1233" w:hanging="180"/>
      </w:pPr>
    </w:lvl>
    <w:lvl w:ilvl="3" w:tentative="1">
      <w:start w:val="1"/>
      <w:numFmt w:val="decimal"/>
      <w:lvlText w:val="%4."/>
      <w:lvlJc w:val="left"/>
      <w:pPr>
        <w:ind w:left="1953" w:hanging="360"/>
      </w:pPr>
    </w:lvl>
    <w:lvl w:ilvl="4" w:tentative="1">
      <w:start w:val="1"/>
      <w:numFmt w:val="lowerLetter"/>
      <w:lvlText w:val="%5."/>
      <w:lvlJc w:val="left"/>
      <w:pPr>
        <w:ind w:left="2673" w:hanging="360"/>
      </w:pPr>
    </w:lvl>
    <w:lvl w:ilvl="5" w:tentative="1">
      <w:start w:val="1"/>
      <w:numFmt w:val="lowerRoman"/>
      <w:lvlText w:val="%6."/>
      <w:lvlJc w:val="right"/>
      <w:pPr>
        <w:ind w:left="3393" w:hanging="180"/>
      </w:pPr>
    </w:lvl>
    <w:lvl w:ilvl="6" w:tentative="1">
      <w:start w:val="1"/>
      <w:numFmt w:val="decimal"/>
      <w:lvlText w:val="%7."/>
      <w:lvlJc w:val="left"/>
      <w:pPr>
        <w:ind w:left="4113" w:hanging="360"/>
      </w:pPr>
    </w:lvl>
    <w:lvl w:ilvl="7" w:tentative="1">
      <w:start w:val="1"/>
      <w:numFmt w:val="lowerLetter"/>
      <w:lvlText w:val="%8."/>
      <w:lvlJc w:val="left"/>
      <w:pPr>
        <w:ind w:left="4833" w:hanging="360"/>
      </w:pPr>
    </w:lvl>
    <w:lvl w:ilvl="8" w:tentative="1">
      <w:start w:val="1"/>
      <w:numFmt w:val="lowerRoman"/>
      <w:lvlText w:val="%9."/>
      <w:lvlJc w:val="right"/>
      <w:pPr>
        <w:ind w:left="5553" w:hanging="180"/>
      </w:pPr>
    </w:lvl>
  </w:abstractNum>
  <w:abstractNum w:abstractNumId="15">
    <w:nsid w:val="43B24D63"/>
    <w:multiLevelType w:val="multilevel"/>
    <w:tmpl w:val="2FC4F9B4"/>
    <w:lvl w:ilvl="0">
      <w:start w:val="1"/>
      <w:numFmt w:val="decimal"/>
      <w:pStyle w:val="Nheading1"/>
      <w:lvlText w:val="%1"/>
      <w:lvlJc w:val="left"/>
      <w:pPr>
        <w:tabs>
          <w:tab w:val="num" w:pos="851"/>
        </w:tabs>
        <w:ind w:left="851" w:hanging="851"/>
      </w:pPr>
      <w:rPr>
        <w:b/>
        <w:i w:val="0"/>
        <w:sz w:val="24"/>
      </w:rPr>
    </w:lvl>
    <w:lvl w:ilvl="1">
      <w:start w:val="1"/>
      <w:numFmt w:val="decimal"/>
      <w:pStyle w:val="Nheading2"/>
      <w:lvlText w:val="%1.%2"/>
      <w:lvlJc w:val="left"/>
      <w:pPr>
        <w:tabs>
          <w:tab w:val="num" w:pos="851"/>
        </w:tabs>
        <w:ind w:left="851" w:hanging="851"/>
      </w:pPr>
      <w:rPr>
        <w:b w:val="0"/>
        <w:i w:val="0"/>
      </w:r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6">
    <w:nsid w:val="4AFF4E5D"/>
    <w:multiLevelType w:val="hybridMultilevel"/>
    <w:tmpl w:val="28E2DA7E"/>
    <w:lvl w:ilvl="0" w:tplc="10C4AE82">
      <w:start w:val="1"/>
      <w:numFmt w:val="bullet"/>
      <w:pStyle w:val="BodyText4"/>
      <w:lvlText w:val=""/>
      <w:lvlJc w:val="left"/>
      <w:pPr>
        <w:tabs>
          <w:tab w:val="num" w:pos="1066"/>
        </w:tabs>
        <w:ind w:left="1066" w:hanging="533"/>
      </w:pPr>
      <w:rPr>
        <w:rFonts w:ascii="Symbol" w:hAnsi="Symbol" w:hint="default"/>
        <w:b/>
        <w:i w:val="0"/>
        <w:color w:val="auto"/>
        <w:sz w:val="18"/>
        <w:szCs w:val="24"/>
      </w:rPr>
    </w:lvl>
    <w:lvl w:ilvl="1" w:tplc="AEEE639C">
      <w:start w:val="1"/>
      <w:numFmt w:val="bullet"/>
      <w:pStyle w:val="BodyText4"/>
      <w:lvlText w:val=""/>
      <w:lvlJc w:val="left"/>
      <w:pPr>
        <w:tabs>
          <w:tab w:val="num" w:pos="360"/>
        </w:tabs>
        <w:ind w:left="36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3C30BF1"/>
    <w:multiLevelType w:val="singleLevel"/>
    <w:tmpl w:val="60F29A6A"/>
    <w:lvl w:ilvl="0">
      <w:start w:val="1"/>
      <w:numFmt w:val="bullet"/>
      <w:pStyle w:val="IndentBullet"/>
      <w:lvlText w:val=""/>
      <w:lvlJc w:val="left"/>
      <w:pPr>
        <w:tabs>
          <w:tab w:val="num" w:pos="360"/>
        </w:tabs>
        <w:ind w:left="360" w:hanging="360"/>
      </w:pPr>
      <w:rPr>
        <w:rFonts w:ascii="Wingdings" w:hAnsi="Wingdings" w:hint="default"/>
        <w:b w:val="0"/>
        <w:i w:val="0"/>
        <w:sz w:val="18"/>
      </w:rPr>
    </w:lvl>
  </w:abstractNum>
  <w:abstractNum w:abstractNumId="18">
    <w:nsid w:val="647937CE"/>
    <w:multiLevelType w:val="hybridMultilevel"/>
    <w:tmpl w:val="70B08A8E"/>
    <w:lvl w:ilvl="0" w:tplc="088E9E46">
      <w:start w:val="1"/>
      <w:numFmt w:val="bullet"/>
      <w:pStyle w:val="TableBullets"/>
      <w:lvlText w:val=""/>
      <w:lvlJc w:val="left"/>
      <w:pPr>
        <w:tabs>
          <w:tab w:val="num" w:pos="533"/>
        </w:tabs>
        <w:ind w:left="533" w:hanging="533"/>
      </w:pPr>
      <w:rPr>
        <w:rFonts w:ascii="Wingdings" w:hAnsi="Wingdings" w:hint="default"/>
        <w:color w:val="auto"/>
        <w:sz w:val="14"/>
        <w:szCs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4290829"/>
    <w:multiLevelType w:val="hybridMultilevel"/>
    <w:tmpl w:val="491E85D4"/>
    <w:lvl w:ilvl="0" w:tplc="018EDD8E">
      <w:start w:val="1"/>
      <w:numFmt w:val="bullet"/>
      <w:pStyle w:val="TableBullets3"/>
      <w:lvlText w:val=""/>
      <w:lvlJc w:val="left"/>
      <w:pPr>
        <w:tabs>
          <w:tab w:val="num" w:pos="547"/>
        </w:tabs>
        <w:ind w:left="547" w:hanging="273"/>
      </w:pPr>
      <w:rPr>
        <w:rFonts w:ascii="Symbol" w:hAnsi="Symbol" w:hint="default"/>
        <w:b/>
        <w:i w:val="0"/>
        <w:color w:val="auto"/>
        <w:sz w:val="18"/>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5"/>
  </w:num>
  <w:num w:numId="3">
    <w:abstractNumId w:val="15"/>
  </w:num>
  <w:num w:numId="4">
    <w:abstractNumId w:val="12"/>
  </w:num>
  <w:num w:numId="5">
    <w:abstractNumId w:val="17"/>
  </w:num>
  <w:num w:numId="6">
    <w:abstractNumId w:val="7"/>
  </w:num>
  <w:num w:numId="7">
    <w:abstractNumId w:val="13"/>
  </w:num>
  <w:num w:numId="8">
    <w:abstractNumId w:val="16"/>
  </w:num>
  <w:num w:numId="9">
    <w:abstractNumId w:val="11"/>
  </w:num>
  <w:num w:numId="10">
    <w:abstractNumId w:val="19"/>
  </w:num>
  <w:num w:numId="11">
    <w:abstractNumId w:val="18"/>
  </w:num>
  <w:num w:numId="12">
    <w:abstractNumId w:val="4"/>
  </w:num>
  <w:num w:numId="13">
    <w:abstractNumId w:val="9"/>
  </w:num>
  <w:num w:numId="14">
    <w:abstractNumId w:val="6"/>
  </w:num>
  <w:num w:numId="15">
    <w:abstractNumId w:val="5"/>
  </w:num>
  <w:num w:numId="16">
    <w:abstractNumId w:val="8"/>
  </w:num>
  <w:num w:numId="17">
    <w:abstractNumId w:val="3"/>
  </w:num>
  <w:num w:numId="18">
    <w:abstractNumId w:val="2"/>
  </w:num>
  <w:num w:numId="19">
    <w:abstractNumId w:val="1"/>
  </w:num>
  <w:num w:numId="20">
    <w:abstractNumId w:val="0"/>
  </w:num>
  <w:num w:numId="21">
    <w:abstractNumId w:val="13"/>
  </w:num>
  <w:num w:numId="22">
    <w:abstractNumId w:val="13"/>
  </w:num>
  <w:num w:numId="23">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0"/>
  <w:doNotHyphenateCaps/>
  <w:displayHorizontalDrawingGridEvery w:val="0"/>
  <w:displayVerticalDrawingGridEvery w:val="0"/>
  <w:doNotUseMarginsForDrawingGridOrigin/>
  <w:doNotShadeFormData/>
  <w:noPunctuationKerning/>
  <w:characterSpacingControl w:val="doNotCompress"/>
  <w:hdrShapeDefaults>
    <o:shapedefaults v:ext="edit" spidmax="4097" style="mso-wrap-style:none;v-text-anchor:middle" fill="f" fillcolor="#fc0128" stroke="f" strokecolor="white">
      <v:fill color="#fc0128" color2="#0000fa" on="f"/>
      <v:stroke color="white" weight="2pt" on="f"/>
      <v:shadow color="#fafd00"/>
      <o:colormru v:ext="edit" colors="#009,#fdb727,#b8c088,#e4e7ce,#613c8a,#fcc,#fcf,#727b34"/>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inches1" w:val="0.95"/>
    <w:docVar w:name="inches2" w:val="5.63"/>
  </w:docVars>
  <w:rsids>
    <w:rsidRoot w:val="00C8727D"/>
    <w:rsid w:val="00001E2B"/>
    <w:rsid w:val="00004925"/>
    <w:rsid w:val="0000532E"/>
    <w:rsid w:val="00006BAF"/>
    <w:rsid w:val="000144D5"/>
    <w:rsid w:val="00014DA6"/>
    <w:rsid w:val="000204FA"/>
    <w:rsid w:val="00020897"/>
    <w:rsid w:val="00021AA3"/>
    <w:rsid w:val="00023C27"/>
    <w:rsid w:val="00025206"/>
    <w:rsid w:val="00030FEB"/>
    <w:rsid w:val="0003133B"/>
    <w:rsid w:val="00032F7E"/>
    <w:rsid w:val="0004083B"/>
    <w:rsid w:val="0004262C"/>
    <w:rsid w:val="00043F9A"/>
    <w:rsid w:val="0004551C"/>
    <w:rsid w:val="00054FCE"/>
    <w:rsid w:val="0005665E"/>
    <w:rsid w:val="00057ECB"/>
    <w:rsid w:val="000622B5"/>
    <w:rsid w:val="00062C7F"/>
    <w:rsid w:val="000659B5"/>
    <w:rsid w:val="00066D60"/>
    <w:rsid w:val="000672E8"/>
    <w:rsid w:val="00067E45"/>
    <w:rsid w:val="000700D6"/>
    <w:rsid w:val="0007030F"/>
    <w:rsid w:val="000707BF"/>
    <w:rsid w:val="00074F38"/>
    <w:rsid w:val="00075B9E"/>
    <w:rsid w:val="00081A0A"/>
    <w:rsid w:val="00082935"/>
    <w:rsid w:val="00085C39"/>
    <w:rsid w:val="000877B5"/>
    <w:rsid w:val="00092B5A"/>
    <w:rsid w:val="00096042"/>
    <w:rsid w:val="000A555F"/>
    <w:rsid w:val="000B1A51"/>
    <w:rsid w:val="000B33E7"/>
    <w:rsid w:val="000B38EE"/>
    <w:rsid w:val="000B3DC6"/>
    <w:rsid w:val="000B4768"/>
    <w:rsid w:val="000B6566"/>
    <w:rsid w:val="000B72D1"/>
    <w:rsid w:val="000C33EA"/>
    <w:rsid w:val="000C36F8"/>
    <w:rsid w:val="000C777E"/>
    <w:rsid w:val="000C7DEF"/>
    <w:rsid w:val="000D3208"/>
    <w:rsid w:val="000D3DC4"/>
    <w:rsid w:val="000D6C7F"/>
    <w:rsid w:val="000D7920"/>
    <w:rsid w:val="000E0999"/>
    <w:rsid w:val="000E0ABC"/>
    <w:rsid w:val="000E597C"/>
    <w:rsid w:val="000E6B2D"/>
    <w:rsid w:val="000F3863"/>
    <w:rsid w:val="000F594A"/>
    <w:rsid w:val="000F59B6"/>
    <w:rsid w:val="000F6822"/>
    <w:rsid w:val="001012BC"/>
    <w:rsid w:val="0010781E"/>
    <w:rsid w:val="0011616E"/>
    <w:rsid w:val="001163A2"/>
    <w:rsid w:val="00117061"/>
    <w:rsid w:val="00117775"/>
    <w:rsid w:val="00123020"/>
    <w:rsid w:val="00123168"/>
    <w:rsid w:val="0012524E"/>
    <w:rsid w:val="00125FDE"/>
    <w:rsid w:val="001261E8"/>
    <w:rsid w:val="00127A78"/>
    <w:rsid w:val="00127CD2"/>
    <w:rsid w:val="001316B8"/>
    <w:rsid w:val="001365D4"/>
    <w:rsid w:val="001369F0"/>
    <w:rsid w:val="00147191"/>
    <w:rsid w:val="00161976"/>
    <w:rsid w:val="00163EA9"/>
    <w:rsid w:val="00164B87"/>
    <w:rsid w:val="00165AB7"/>
    <w:rsid w:val="00174254"/>
    <w:rsid w:val="00175637"/>
    <w:rsid w:val="00176056"/>
    <w:rsid w:val="0017728A"/>
    <w:rsid w:val="00180C61"/>
    <w:rsid w:val="0019553D"/>
    <w:rsid w:val="00195853"/>
    <w:rsid w:val="00196689"/>
    <w:rsid w:val="00196B11"/>
    <w:rsid w:val="001A183C"/>
    <w:rsid w:val="001A6830"/>
    <w:rsid w:val="001A6B74"/>
    <w:rsid w:val="001A7BBF"/>
    <w:rsid w:val="001A7F93"/>
    <w:rsid w:val="001B1FDE"/>
    <w:rsid w:val="001B26F4"/>
    <w:rsid w:val="001B31D9"/>
    <w:rsid w:val="001B639B"/>
    <w:rsid w:val="001B668D"/>
    <w:rsid w:val="001C28C8"/>
    <w:rsid w:val="001C4C06"/>
    <w:rsid w:val="001C7C20"/>
    <w:rsid w:val="001D049C"/>
    <w:rsid w:val="001D2705"/>
    <w:rsid w:val="001D757C"/>
    <w:rsid w:val="001E061D"/>
    <w:rsid w:val="001E161E"/>
    <w:rsid w:val="001E16AD"/>
    <w:rsid w:val="001E1EC4"/>
    <w:rsid w:val="001E24A2"/>
    <w:rsid w:val="001E4B88"/>
    <w:rsid w:val="001E4D41"/>
    <w:rsid w:val="001F3A23"/>
    <w:rsid w:val="001F5173"/>
    <w:rsid w:val="001F61EF"/>
    <w:rsid w:val="002049B0"/>
    <w:rsid w:val="0021100F"/>
    <w:rsid w:val="002125C5"/>
    <w:rsid w:val="00212AC0"/>
    <w:rsid w:val="0021681C"/>
    <w:rsid w:val="00216CC9"/>
    <w:rsid w:val="0021757D"/>
    <w:rsid w:val="002176A5"/>
    <w:rsid w:val="00220D59"/>
    <w:rsid w:val="00221CD4"/>
    <w:rsid w:val="00223FF9"/>
    <w:rsid w:val="002246D8"/>
    <w:rsid w:val="00232550"/>
    <w:rsid w:val="00232692"/>
    <w:rsid w:val="00232E4C"/>
    <w:rsid w:val="0023569B"/>
    <w:rsid w:val="002418F2"/>
    <w:rsid w:val="00242B78"/>
    <w:rsid w:val="00243AF1"/>
    <w:rsid w:val="00244EC4"/>
    <w:rsid w:val="00245849"/>
    <w:rsid w:val="00247825"/>
    <w:rsid w:val="00251337"/>
    <w:rsid w:val="00253A07"/>
    <w:rsid w:val="00255AE4"/>
    <w:rsid w:val="00261A7A"/>
    <w:rsid w:val="002621A8"/>
    <w:rsid w:val="00264650"/>
    <w:rsid w:val="00264EE5"/>
    <w:rsid w:val="002669A7"/>
    <w:rsid w:val="00266E4C"/>
    <w:rsid w:val="00270EE8"/>
    <w:rsid w:val="00270F2B"/>
    <w:rsid w:val="0027353D"/>
    <w:rsid w:val="00275914"/>
    <w:rsid w:val="00275F10"/>
    <w:rsid w:val="00276254"/>
    <w:rsid w:val="00280406"/>
    <w:rsid w:val="00282E00"/>
    <w:rsid w:val="002861A5"/>
    <w:rsid w:val="00291B99"/>
    <w:rsid w:val="002950EB"/>
    <w:rsid w:val="002955F3"/>
    <w:rsid w:val="0029770C"/>
    <w:rsid w:val="00297D38"/>
    <w:rsid w:val="002A2387"/>
    <w:rsid w:val="002A2BC7"/>
    <w:rsid w:val="002A40BD"/>
    <w:rsid w:val="002A5BD4"/>
    <w:rsid w:val="002A727A"/>
    <w:rsid w:val="002B08ED"/>
    <w:rsid w:val="002B1FD7"/>
    <w:rsid w:val="002C0F21"/>
    <w:rsid w:val="002C4F51"/>
    <w:rsid w:val="002C77B9"/>
    <w:rsid w:val="002D450E"/>
    <w:rsid w:val="002D6FF3"/>
    <w:rsid w:val="002F4C88"/>
    <w:rsid w:val="002F54B3"/>
    <w:rsid w:val="002F6FA9"/>
    <w:rsid w:val="00304E98"/>
    <w:rsid w:val="0030726A"/>
    <w:rsid w:val="0031317D"/>
    <w:rsid w:val="003163F7"/>
    <w:rsid w:val="00316DFC"/>
    <w:rsid w:val="00321F22"/>
    <w:rsid w:val="003223FA"/>
    <w:rsid w:val="00331A56"/>
    <w:rsid w:val="00331BCA"/>
    <w:rsid w:val="00332A93"/>
    <w:rsid w:val="003334C3"/>
    <w:rsid w:val="003379D3"/>
    <w:rsid w:val="003403E6"/>
    <w:rsid w:val="00344579"/>
    <w:rsid w:val="00345AC0"/>
    <w:rsid w:val="00351156"/>
    <w:rsid w:val="00352255"/>
    <w:rsid w:val="00353DA6"/>
    <w:rsid w:val="0035733E"/>
    <w:rsid w:val="0036403A"/>
    <w:rsid w:val="00365BAA"/>
    <w:rsid w:val="00367268"/>
    <w:rsid w:val="00370A2E"/>
    <w:rsid w:val="0037274B"/>
    <w:rsid w:val="0037335E"/>
    <w:rsid w:val="003751FF"/>
    <w:rsid w:val="00377AEC"/>
    <w:rsid w:val="00377CCE"/>
    <w:rsid w:val="003800A6"/>
    <w:rsid w:val="00380242"/>
    <w:rsid w:val="00380C81"/>
    <w:rsid w:val="00382298"/>
    <w:rsid w:val="00386B58"/>
    <w:rsid w:val="00387C52"/>
    <w:rsid w:val="00394349"/>
    <w:rsid w:val="0039500A"/>
    <w:rsid w:val="0039626B"/>
    <w:rsid w:val="003A111C"/>
    <w:rsid w:val="003A501D"/>
    <w:rsid w:val="003A7CBB"/>
    <w:rsid w:val="003B27FC"/>
    <w:rsid w:val="003B6615"/>
    <w:rsid w:val="003B755A"/>
    <w:rsid w:val="003B7B90"/>
    <w:rsid w:val="003C1257"/>
    <w:rsid w:val="003C158F"/>
    <w:rsid w:val="003C3687"/>
    <w:rsid w:val="003C42DE"/>
    <w:rsid w:val="003C5D73"/>
    <w:rsid w:val="003C6E97"/>
    <w:rsid w:val="003C77B3"/>
    <w:rsid w:val="003D09E0"/>
    <w:rsid w:val="003D2CC7"/>
    <w:rsid w:val="003D35D9"/>
    <w:rsid w:val="003D42C1"/>
    <w:rsid w:val="003D6A04"/>
    <w:rsid w:val="003D7F69"/>
    <w:rsid w:val="003E1BA7"/>
    <w:rsid w:val="003E2439"/>
    <w:rsid w:val="003E2F22"/>
    <w:rsid w:val="003E3E92"/>
    <w:rsid w:val="003E40A6"/>
    <w:rsid w:val="003E64C0"/>
    <w:rsid w:val="003E6956"/>
    <w:rsid w:val="003E7905"/>
    <w:rsid w:val="003F2283"/>
    <w:rsid w:val="00404107"/>
    <w:rsid w:val="00406F44"/>
    <w:rsid w:val="00413CEE"/>
    <w:rsid w:val="00415E24"/>
    <w:rsid w:val="00421964"/>
    <w:rsid w:val="00422261"/>
    <w:rsid w:val="00425733"/>
    <w:rsid w:val="00433801"/>
    <w:rsid w:val="00436B58"/>
    <w:rsid w:val="00436FC8"/>
    <w:rsid w:val="004379B5"/>
    <w:rsid w:val="00440A43"/>
    <w:rsid w:val="00446B06"/>
    <w:rsid w:val="00446EEA"/>
    <w:rsid w:val="004474D5"/>
    <w:rsid w:val="00450227"/>
    <w:rsid w:val="00452BC9"/>
    <w:rsid w:val="0046217D"/>
    <w:rsid w:val="004656C2"/>
    <w:rsid w:val="00465C62"/>
    <w:rsid w:val="00473ADD"/>
    <w:rsid w:val="00476926"/>
    <w:rsid w:val="00480795"/>
    <w:rsid w:val="00481EED"/>
    <w:rsid w:val="00483496"/>
    <w:rsid w:val="00490DB9"/>
    <w:rsid w:val="00493C5B"/>
    <w:rsid w:val="004974AC"/>
    <w:rsid w:val="004A024F"/>
    <w:rsid w:val="004A3519"/>
    <w:rsid w:val="004A5F34"/>
    <w:rsid w:val="004B0303"/>
    <w:rsid w:val="004B0C0B"/>
    <w:rsid w:val="004B434B"/>
    <w:rsid w:val="004B55F8"/>
    <w:rsid w:val="004B582A"/>
    <w:rsid w:val="004B5861"/>
    <w:rsid w:val="004B6654"/>
    <w:rsid w:val="004B6F4E"/>
    <w:rsid w:val="004B7167"/>
    <w:rsid w:val="004C1CA5"/>
    <w:rsid w:val="004C5C0B"/>
    <w:rsid w:val="004C5C1B"/>
    <w:rsid w:val="004D0305"/>
    <w:rsid w:val="004D1B19"/>
    <w:rsid w:val="004D31B5"/>
    <w:rsid w:val="004D3887"/>
    <w:rsid w:val="004D5FE0"/>
    <w:rsid w:val="004E0253"/>
    <w:rsid w:val="004E0CF3"/>
    <w:rsid w:val="004E2998"/>
    <w:rsid w:val="004E30B6"/>
    <w:rsid w:val="004F0FE5"/>
    <w:rsid w:val="004F4989"/>
    <w:rsid w:val="005020D5"/>
    <w:rsid w:val="00502343"/>
    <w:rsid w:val="00502E04"/>
    <w:rsid w:val="00506535"/>
    <w:rsid w:val="00507F9D"/>
    <w:rsid w:val="00510726"/>
    <w:rsid w:val="00511A95"/>
    <w:rsid w:val="005140FB"/>
    <w:rsid w:val="0052096A"/>
    <w:rsid w:val="005248A6"/>
    <w:rsid w:val="0052686F"/>
    <w:rsid w:val="00527B17"/>
    <w:rsid w:val="00530A52"/>
    <w:rsid w:val="00536341"/>
    <w:rsid w:val="005369DC"/>
    <w:rsid w:val="00536A32"/>
    <w:rsid w:val="005374A2"/>
    <w:rsid w:val="00537C89"/>
    <w:rsid w:val="005415AA"/>
    <w:rsid w:val="00541BDF"/>
    <w:rsid w:val="00541FE9"/>
    <w:rsid w:val="0054288F"/>
    <w:rsid w:val="00543EF1"/>
    <w:rsid w:val="00544DC2"/>
    <w:rsid w:val="00550269"/>
    <w:rsid w:val="005512DA"/>
    <w:rsid w:val="00551838"/>
    <w:rsid w:val="005554F4"/>
    <w:rsid w:val="00556052"/>
    <w:rsid w:val="005560FC"/>
    <w:rsid w:val="005606FB"/>
    <w:rsid w:val="0056104C"/>
    <w:rsid w:val="00563911"/>
    <w:rsid w:val="0056421E"/>
    <w:rsid w:val="00564347"/>
    <w:rsid w:val="00577E61"/>
    <w:rsid w:val="005807CC"/>
    <w:rsid w:val="005836FD"/>
    <w:rsid w:val="00591E79"/>
    <w:rsid w:val="00593816"/>
    <w:rsid w:val="00594C59"/>
    <w:rsid w:val="00596535"/>
    <w:rsid w:val="0059781D"/>
    <w:rsid w:val="005A1691"/>
    <w:rsid w:val="005A28BF"/>
    <w:rsid w:val="005A7E1A"/>
    <w:rsid w:val="005B58B4"/>
    <w:rsid w:val="005B6C70"/>
    <w:rsid w:val="005C1326"/>
    <w:rsid w:val="005C25F6"/>
    <w:rsid w:val="005C27A9"/>
    <w:rsid w:val="005C3608"/>
    <w:rsid w:val="005C5009"/>
    <w:rsid w:val="005C73B9"/>
    <w:rsid w:val="005C74AE"/>
    <w:rsid w:val="005D0A21"/>
    <w:rsid w:val="005E1128"/>
    <w:rsid w:val="005E1625"/>
    <w:rsid w:val="005E1811"/>
    <w:rsid w:val="005E3BDF"/>
    <w:rsid w:val="005E3C9A"/>
    <w:rsid w:val="005E464A"/>
    <w:rsid w:val="00600EDA"/>
    <w:rsid w:val="006014DF"/>
    <w:rsid w:val="00602899"/>
    <w:rsid w:val="006058F3"/>
    <w:rsid w:val="00606005"/>
    <w:rsid w:val="00607BBD"/>
    <w:rsid w:val="00610C8E"/>
    <w:rsid w:val="00610E4D"/>
    <w:rsid w:val="00617C4B"/>
    <w:rsid w:val="00621CB3"/>
    <w:rsid w:val="00621E93"/>
    <w:rsid w:val="006236D9"/>
    <w:rsid w:val="00631212"/>
    <w:rsid w:val="00631D7F"/>
    <w:rsid w:val="006338E1"/>
    <w:rsid w:val="00636E8F"/>
    <w:rsid w:val="00640906"/>
    <w:rsid w:val="00644A1C"/>
    <w:rsid w:val="00650E6C"/>
    <w:rsid w:val="006510C3"/>
    <w:rsid w:val="006607BF"/>
    <w:rsid w:val="006611C0"/>
    <w:rsid w:val="00670793"/>
    <w:rsid w:val="00673D1C"/>
    <w:rsid w:val="00680B72"/>
    <w:rsid w:val="00681E9D"/>
    <w:rsid w:val="006838F5"/>
    <w:rsid w:val="00683D74"/>
    <w:rsid w:val="006860C1"/>
    <w:rsid w:val="00695A46"/>
    <w:rsid w:val="00695FEA"/>
    <w:rsid w:val="006A0D1D"/>
    <w:rsid w:val="006A1991"/>
    <w:rsid w:val="006A71F3"/>
    <w:rsid w:val="006B569D"/>
    <w:rsid w:val="006B59D9"/>
    <w:rsid w:val="006C1C4F"/>
    <w:rsid w:val="006C35CB"/>
    <w:rsid w:val="006C45E6"/>
    <w:rsid w:val="006C5FCD"/>
    <w:rsid w:val="006D013E"/>
    <w:rsid w:val="006D38BB"/>
    <w:rsid w:val="006D6DE0"/>
    <w:rsid w:val="006E0DB9"/>
    <w:rsid w:val="006E4D0D"/>
    <w:rsid w:val="006E6557"/>
    <w:rsid w:val="006E7ABC"/>
    <w:rsid w:val="006F0DC2"/>
    <w:rsid w:val="006F4D15"/>
    <w:rsid w:val="006F4F27"/>
    <w:rsid w:val="00705902"/>
    <w:rsid w:val="00706836"/>
    <w:rsid w:val="007102EC"/>
    <w:rsid w:val="00713D41"/>
    <w:rsid w:val="00714B5B"/>
    <w:rsid w:val="00721470"/>
    <w:rsid w:val="00721B66"/>
    <w:rsid w:val="00724C04"/>
    <w:rsid w:val="0072587B"/>
    <w:rsid w:val="007259EE"/>
    <w:rsid w:val="007307E2"/>
    <w:rsid w:val="00730926"/>
    <w:rsid w:val="00730A11"/>
    <w:rsid w:val="00733EBD"/>
    <w:rsid w:val="00735162"/>
    <w:rsid w:val="007377DE"/>
    <w:rsid w:val="00737C76"/>
    <w:rsid w:val="00737C8F"/>
    <w:rsid w:val="00737E77"/>
    <w:rsid w:val="007413A1"/>
    <w:rsid w:val="00742072"/>
    <w:rsid w:val="00743A0A"/>
    <w:rsid w:val="00743C7C"/>
    <w:rsid w:val="00743F7D"/>
    <w:rsid w:val="0075340A"/>
    <w:rsid w:val="00754E66"/>
    <w:rsid w:val="007566D4"/>
    <w:rsid w:val="00761853"/>
    <w:rsid w:val="00765283"/>
    <w:rsid w:val="00767936"/>
    <w:rsid w:val="007707B6"/>
    <w:rsid w:val="0078017F"/>
    <w:rsid w:val="007808E2"/>
    <w:rsid w:val="007823C2"/>
    <w:rsid w:val="00782D78"/>
    <w:rsid w:val="0078465D"/>
    <w:rsid w:val="00786149"/>
    <w:rsid w:val="00786BA0"/>
    <w:rsid w:val="00790A07"/>
    <w:rsid w:val="007930DB"/>
    <w:rsid w:val="007A4465"/>
    <w:rsid w:val="007A5B5B"/>
    <w:rsid w:val="007A693C"/>
    <w:rsid w:val="007A7B4C"/>
    <w:rsid w:val="007B1119"/>
    <w:rsid w:val="007B4DC1"/>
    <w:rsid w:val="007B6D51"/>
    <w:rsid w:val="007C272B"/>
    <w:rsid w:val="007C338D"/>
    <w:rsid w:val="007C549D"/>
    <w:rsid w:val="007C5EBD"/>
    <w:rsid w:val="007C7335"/>
    <w:rsid w:val="007C7656"/>
    <w:rsid w:val="007D27B3"/>
    <w:rsid w:val="007D7B24"/>
    <w:rsid w:val="007E17B7"/>
    <w:rsid w:val="007E26A0"/>
    <w:rsid w:val="007E3117"/>
    <w:rsid w:val="007E6CF7"/>
    <w:rsid w:val="007E7D5F"/>
    <w:rsid w:val="007F128B"/>
    <w:rsid w:val="007F5117"/>
    <w:rsid w:val="007F5B69"/>
    <w:rsid w:val="007F6A86"/>
    <w:rsid w:val="00801848"/>
    <w:rsid w:val="00805EE5"/>
    <w:rsid w:val="00807A94"/>
    <w:rsid w:val="00810212"/>
    <w:rsid w:val="00810B48"/>
    <w:rsid w:val="00813CBF"/>
    <w:rsid w:val="00813D48"/>
    <w:rsid w:val="00814971"/>
    <w:rsid w:val="00814B1C"/>
    <w:rsid w:val="00817FEF"/>
    <w:rsid w:val="00825303"/>
    <w:rsid w:val="008269DD"/>
    <w:rsid w:val="00827AB2"/>
    <w:rsid w:val="00833160"/>
    <w:rsid w:val="00835261"/>
    <w:rsid w:val="00835F00"/>
    <w:rsid w:val="0083768F"/>
    <w:rsid w:val="00837E38"/>
    <w:rsid w:val="00841385"/>
    <w:rsid w:val="00841A3C"/>
    <w:rsid w:val="00841E76"/>
    <w:rsid w:val="0084562E"/>
    <w:rsid w:val="00846B99"/>
    <w:rsid w:val="00846D1B"/>
    <w:rsid w:val="00846F21"/>
    <w:rsid w:val="00850E95"/>
    <w:rsid w:val="0085130B"/>
    <w:rsid w:val="00852D18"/>
    <w:rsid w:val="00853D1D"/>
    <w:rsid w:val="0085553D"/>
    <w:rsid w:val="00861258"/>
    <w:rsid w:val="00863B42"/>
    <w:rsid w:val="00864735"/>
    <w:rsid w:val="008653CD"/>
    <w:rsid w:val="0086697A"/>
    <w:rsid w:val="008669A7"/>
    <w:rsid w:val="00866A21"/>
    <w:rsid w:val="0087314A"/>
    <w:rsid w:val="008768FB"/>
    <w:rsid w:val="0088462A"/>
    <w:rsid w:val="0089050C"/>
    <w:rsid w:val="00891909"/>
    <w:rsid w:val="00894D2E"/>
    <w:rsid w:val="008A6E96"/>
    <w:rsid w:val="008B000B"/>
    <w:rsid w:val="008B0191"/>
    <w:rsid w:val="008B3C71"/>
    <w:rsid w:val="008B42EF"/>
    <w:rsid w:val="008B7727"/>
    <w:rsid w:val="008B7985"/>
    <w:rsid w:val="008C01F1"/>
    <w:rsid w:val="008C4530"/>
    <w:rsid w:val="008C4FD1"/>
    <w:rsid w:val="008C52EC"/>
    <w:rsid w:val="008C5394"/>
    <w:rsid w:val="008C75F1"/>
    <w:rsid w:val="008C7B16"/>
    <w:rsid w:val="008C7C26"/>
    <w:rsid w:val="008D0FD2"/>
    <w:rsid w:val="008D60E7"/>
    <w:rsid w:val="008E0858"/>
    <w:rsid w:val="008E2BBD"/>
    <w:rsid w:val="008E3716"/>
    <w:rsid w:val="008E392B"/>
    <w:rsid w:val="008E42DD"/>
    <w:rsid w:val="008E489A"/>
    <w:rsid w:val="008E4AC9"/>
    <w:rsid w:val="008E64F5"/>
    <w:rsid w:val="008E7616"/>
    <w:rsid w:val="008E7B65"/>
    <w:rsid w:val="008F1853"/>
    <w:rsid w:val="008F3372"/>
    <w:rsid w:val="008F379A"/>
    <w:rsid w:val="008F3CE8"/>
    <w:rsid w:val="008F4287"/>
    <w:rsid w:val="0090138E"/>
    <w:rsid w:val="00901DD6"/>
    <w:rsid w:val="009025D4"/>
    <w:rsid w:val="00906AC5"/>
    <w:rsid w:val="00906BA4"/>
    <w:rsid w:val="00911F1A"/>
    <w:rsid w:val="009126FE"/>
    <w:rsid w:val="00912CAF"/>
    <w:rsid w:val="0091530A"/>
    <w:rsid w:val="0091606B"/>
    <w:rsid w:val="00917BDB"/>
    <w:rsid w:val="0092028E"/>
    <w:rsid w:val="00920955"/>
    <w:rsid w:val="0092162E"/>
    <w:rsid w:val="0092388C"/>
    <w:rsid w:val="00926B76"/>
    <w:rsid w:val="00926EFD"/>
    <w:rsid w:val="009311FE"/>
    <w:rsid w:val="0093160E"/>
    <w:rsid w:val="009341E3"/>
    <w:rsid w:val="009366A4"/>
    <w:rsid w:val="00937832"/>
    <w:rsid w:val="009461D5"/>
    <w:rsid w:val="00946DC8"/>
    <w:rsid w:val="00951441"/>
    <w:rsid w:val="009532D3"/>
    <w:rsid w:val="009537E5"/>
    <w:rsid w:val="0095409A"/>
    <w:rsid w:val="00954972"/>
    <w:rsid w:val="0096041F"/>
    <w:rsid w:val="00963013"/>
    <w:rsid w:val="00964314"/>
    <w:rsid w:val="0096643C"/>
    <w:rsid w:val="009733B6"/>
    <w:rsid w:val="009742F8"/>
    <w:rsid w:val="00974BFD"/>
    <w:rsid w:val="009756C6"/>
    <w:rsid w:val="009810FD"/>
    <w:rsid w:val="00982F12"/>
    <w:rsid w:val="00982FC3"/>
    <w:rsid w:val="009830E1"/>
    <w:rsid w:val="00984D72"/>
    <w:rsid w:val="00985FCF"/>
    <w:rsid w:val="00987555"/>
    <w:rsid w:val="0099049A"/>
    <w:rsid w:val="009948AB"/>
    <w:rsid w:val="009A0A1A"/>
    <w:rsid w:val="009A2947"/>
    <w:rsid w:val="009A7FA7"/>
    <w:rsid w:val="009B0166"/>
    <w:rsid w:val="009B08F4"/>
    <w:rsid w:val="009B30E5"/>
    <w:rsid w:val="009B44D9"/>
    <w:rsid w:val="009B4C6A"/>
    <w:rsid w:val="009B550B"/>
    <w:rsid w:val="009C14A6"/>
    <w:rsid w:val="009C3FEF"/>
    <w:rsid w:val="009C4727"/>
    <w:rsid w:val="009C687A"/>
    <w:rsid w:val="009D05BB"/>
    <w:rsid w:val="009D12F9"/>
    <w:rsid w:val="009D1BA9"/>
    <w:rsid w:val="009D3491"/>
    <w:rsid w:val="009D6595"/>
    <w:rsid w:val="009D68D1"/>
    <w:rsid w:val="009D777E"/>
    <w:rsid w:val="009E3530"/>
    <w:rsid w:val="009E4E57"/>
    <w:rsid w:val="009E61BB"/>
    <w:rsid w:val="009E766C"/>
    <w:rsid w:val="009F075A"/>
    <w:rsid w:val="009F0F4F"/>
    <w:rsid w:val="009F1D7B"/>
    <w:rsid w:val="009F725D"/>
    <w:rsid w:val="00A0209E"/>
    <w:rsid w:val="00A0233C"/>
    <w:rsid w:val="00A027D6"/>
    <w:rsid w:val="00A0539D"/>
    <w:rsid w:val="00A06C0D"/>
    <w:rsid w:val="00A072EF"/>
    <w:rsid w:val="00A118DA"/>
    <w:rsid w:val="00A127CF"/>
    <w:rsid w:val="00A12B5C"/>
    <w:rsid w:val="00A148EE"/>
    <w:rsid w:val="00A15DCC"/>
    <w:rsid w:val="00A15E15"/>
    <w:rsid w:val="00A160EF"/>
    <w:rsid w:val="00A25594"/>
    <w:rsid w:val="00A2593B"/>
    <w:rsid w:val="00A26091"/>
    <w:rsid w:val="00A320D1"/>
    <w:rsid w:val="00A3431A"/>
    <w:rsid w:val="00A343C4"/>
    <w:rsid w:val="00A34818"/>
    <w:rsid w:val="00A426CD"/>
    <w:rsid w:val="00A434DD"/>
    <w:rsid w:val="00A43BEB"/>
    <w:rsid w:val="00A46AD1"/>
    <w:rsid w:val="00A47632"/>
    <w:rsid w:val="00A47D22"/>
    <w:rsid w:val="00A5031E"/>
    <w:rsid w:val="00A533BE"/>
    <w:rsid w:val="00A53DD8"/>
    <w:rsid w:val="00A57CFE"/>
    <w:rsid w:val="00A6110C"/>
    <w:rsid w:val="00A618A9"/>
    <w:rsid w:val="00A62E42"/>
    <w:rsid w:val="00A658E9"/>
    <w:rsid w:val="00A669F6"/>
    <w:rsid w:val="00A718C5"/>
    <w:rsid w:val="00A72989"/>
    <w:rsid w:val="00A7302B"/>
    <w:rsid w:val="00A73295"/>
    <w:rsid w:val="00A75F68"/>
    <w:rsid w:val="00A76096"/>
    <w:rsid w:val="00A81157"/>
    <w:rsid w:val="00A832A0"/>
    <w:rsid w:val="00A87AC8"/>
    <w:rsid w:val="00A901A2"/>
    <w:rsid w:val="00A90A6C"/>
    <w:rsid w:val="00A90B59"/>
    <w:rsid w:val="00A93194"/>
    <w:rsid w:val="00A93971"/>
    <w:rsid w:val="00A9554A"/>
    <w:rsid w:val="00A95FE3"/>
    <w:rsid w:val="00A966DE"/>
    <w:rsid w:val="00AA0CA1"/>
    <w:rsid w:val="00AA1B19"/>
    <w:rsid w:val="00AA38EF"/>
    <w:rsid w:val="00AA3C69"/>
    <w:rsid w:val="00AA5403"/>
    <w:rsid w:val="00AB2325"/>
    <w:rsid w:val="00AB2FE8"/>
    <w:rsid w:val="00AB445E"/>
    <w:rsid w:val="00AB77B1"/>
    <w:rsid w:val="00AC4623"/>
    <w:rsid w:val="00AC4AAC"/>
    <w:rsid w:val="00AD301A"/>
    <w:rsid w:val="00AD698C"/>
    <w:rsid w:val="00AD750A"/>
    <w:rsid w:val="00AE4C79"/>
    <w:rsid w:val="00AE780A"/>
    <w:rsid w:val="00AF0B34"/>
    <w:rsid w:val="00AF315E"/>
    <w:rsid w:val="00AF4042"/>
    <w:rsid w:val="00AF52A5"/>
    <w:rsid w:val="00AF56E4"/>
    <w:rsid w:val="00B00B6D"/>
    <w:rsid w:val="00B05096"/>
    <w:rsid w:val="00B0685F"/>
    <w:rsid w:val="00B10068"/>
    <w:rsid w:val="00B11A60"/>
    <w:rsid w:val="00B12092"/>
    <w:rsid w:val="00B135CB"/>
    <w:rsid w:val="00B1617D"/>
    <w:rsid w:val="00B22945"/>
    <w:rsid w:val="00B325B0"/>
    <w:rsid w:val="00B33902"/>
    <w:rsid w:val="00B34040"/>
    <w:rsid w:val="00B35AF9"/>
    <w:rsid w:val="00B35FD6"/>
    <w:rsid w:val="00B36CB0"/>
    <w:rsid w:val="00B434D6"/>
    <w:rsid w:val="00B44C91"/>
    <w:rsid w:val="00B5328A"/>
    <w:rsid w:val="00B53AE2"/>
    <w:rsid w:val="00B53D71"/>
    <w:rsid w:val="00B554ED"/>
    <w:rsid w:val="00B557A0"/>
    <w:rsid w:val="00B56E79"/>
    <w:rsid w:val="00B574D2"/>
    <w:rsid w:val="00B602C5"/>
    <w:rsid w:val="00B60EFE"/>
    <w:rsid w:val="00B623CA"/>
    <w:rsid w:val="00B640FA"/>
    <w:rsid w:val="00B6537E"/>
    <w:rsid w:val="00B72D05"/>
    <w:rsid w:val="00B744D0"/>
    <w:rsid w:val="00B77988"/>
    <w:rsid w:val="00B82A05"/>
    <w:rsid w:val="00B82FAC"/>
    <w:rsid w:val="00B83414"/>
    <w:rsid w:val="00B84354"/>
    <w:rsid w:val="00B87274"/>
    <w:rsid w:val="00B91C89"/>
    <w:rsid w:val="00B92A90"/>
    <w:rsid w:val="00B944DD"/>
    <w:rsid w:val="00B95222"/>
    <w:rsid w:val="00B958AC"/>
    <w:rsid w:val="00B97320"/>
    <w:rsid w:val="00B97644"/>
    <w:rsid w:val="00BA0444"/>
    <w:rsid w:val="00BB1020"/>
    <w:rsid w:val="00BB2958"/>
    <w:rsid w:val="00BB39C9"/>
    <w:rsid w:val="00BB7C1F"/>
    <w:rsid w:val="00BC0DF1"/>
    <w:rsid w:val="00BC0E66"/>
    <w:rsid w:val="00BC18CF"/>
    <w:rsid w:val="00BC2511"/>
    <w:rsid w:val="00BC59A4"/>
    <w:rsid w:val="00BC6997"/>
    <w:rsid w:val="00BC6D2D"/>
    <w:rsid w:val="00BC7B1C"/>
    <w:rsid w:val="00BD0857"/>
    <w:rsid w:val="00BD52AB"/>
    <w:rsid w:val="00BE242A"/>
    <w:rsid w:val="00BE3331"/>
    <w:rsid w:val="00BE6B1B"/>
    <w:rsid w:val="00BF1CC8"/>
    <w:rsid w:val="00C02E73"/>
    <w:rsid w:val="00C0399E"/>
    <w:rsid w:val="00C10504"/>
    <w:rsid w:val="00C20268"/>
    <w:rsid w:val="00C20BFA"/>
    <w:rsid w:val="00C24501"/>
    <w:rsid w:val="00C252A7"/>
    <w:rsid w:val="00C3177B"/>
    <w:rsid w:val="00C31955"/>
    <w:rsid w:val="00C32080"/>
    <w:rsid w:val="00C40241"/>
    <w:rsid w:val="00C412CA"/>
    <w:rsid w:val="00C41B13"/>
    <w:rsid w:val="00C41CD9"/>
    <w:rsid w:val="00C434A0"/>
    <w:rsid w:val="00C43B74"/>
    <w:rsid w:val="00C466B3"/>
    <w:rsid w:val="00C469D4"/>
    <w:rsid w:val="00C46C93"/>
    <w:rsid w:val="00C50293"/>
    <w:rsid w:val="00C521D6"/>
    <w:rsid w:val="00C565A2"/>
    <w:rsid w:val="00C5678E"/>
    <w:rsid w:val="00C603E1"/>
    <w:rsid w:val="00C644AB"/>
    <w:rsid w:val="00C653DE"/>
    <w:rsid w:val="00C66AD7"/>
    <w:rsid w:val="00C66AE9"/>
    <w:rsid w:val="00C67F52"/>
    <w:rsid w:val="00C70336"/>
    <w:rsid w:val="00C71E40"/>
    <w:rsid w:val="00C71EC3"/>
    <w:rsid w:val="00C71F6C"/>
    <w:rsid w:val="00C734BD"/>
    <w:rsid w:val="00C73FAD"/>
    <w:rsid w:val="00C74903"/>
    <w:rsid w:val="00C75C53"/>
    <w:rsid w:val="00C81269"/>
    <w:rsid w:val="00C82E56"/>
    <w:rsid w:val="00C84B2A"/>
    <w:rsid w:val="00C86B81"/>
    <w:rsid w:val="00C8727D"/>
    <w:rsid w:val="00C90C87"/>
    <w:rsid w:val="00C92BE3"/>
    <w:rsid w:val="00C96803"/>
    <w:rsid w:val="00C96889"/>
    <w:rsid w:val="00C97BDA"/>
    <w:rsid w:val="00CA47F4"/>
    <w:rsid w:val="00CA4B39"/>
    <w:rsid w:val="00CA5657"/>
    <w:rsid w:val="00CA6955"/>
    <w:rsid w:val="00CB37D6"/>
    <w:rsid w:val="00CB3D2F"/>
    <w:rsid w:val="00CB6847"/>
    <w:rsid w:val="00CB6E92"/>
    <w:rsid w:val="00CC2B22"/>
    <w:rsid w:val="00CC393F"/>
    <w:rsid w:val="00CC4E1E"/>
    <w:rsid w:val="00CC5C91"/>
    <w:rsid w:val="00CD102B"/>
    <w:rsid w:val="00CD1EA1"/>
    <w:rsid w:val="00CD5A9B"/>
    <w:rsid w:val="00CD75E0"/>
    <w:rsid w:val="00CE1C5E"/>
    <w:rsid w:val="00CE4C81"/>
    <w:rsid w:val="00CF1220"/>
    <w:rsid w:val="00CF2309"/>
    <w:rsid w:val="00CF3B47"/>
    <w:rsid w:val="00CF49E4"/>
    <w:rsid w:val="00CF5F1E"/>
    <w:rsid w:val="00CF69C8"/>
    <w:rsid w:val="00CF798C"/>
    <w:rsid w:val="00D02A95"/>
    <w:rsid w:val="00D03A90"/>
    <w:rsid w:val="00D03C92"/>
    <w:rsid w:val="00D05616"/>
    <w:rsid w:val="00D06148"/>
    <w:rsid w:val="00D07AB3"/>
    <w:rsid w:val="00D10341"/>
    <w:rsid w:val="00D11446"/>
    <w:rsid w:val="00D12972"/>
    <w:rsid w:val="00D13A62"/>
    <w:rsid w:val="00D217AD"/>
    <w:rsid w:val="00D221A4"/>
    <w:rsid w:val="00D2553C"/>
    <w:rsid w:val="00D274A3"/>
    <w:rsid w:val="00D27949"/>
    <w:rsid w:val="00D33092"/>
    <w:rsid w:val="00D33281"/>
    <w:rsid w:val="00D3463F"/>
    <w:rsid w:val="00D359FA"/>
    <w:rsid w:val="00D40DD4"/>
    <w:rsid w:val="00D40E02"/>
    <w:rsid w:val="00D43541"/>
    <w:rsid w:val="00D435A8"/>
    <w:rsid w:val="00D44303"/>
    <w:rsid w:val="00D445C7"/>
    <w:rsid w:val="00D44F48"/>
    <w:rsid w:val="00D4555A"/>
    <w:rsid w:val="00D45DDC"/>
    <w:rsid w:val="00D474E0"/>
    <w:rsid w:val="00D50035"/>
    <w:rsid w:val="00D508C6"/>
    <w:rsid w:val="00D53385"/>
    <w:rsid w:val="00D54FD6"/>
    <w:rsid w:val="00D552B9"/>
    <w:rsid w:val="00D55DC6"/>
    <w:rsid w:val="00D56729"/>
    <w:rsid w:val="00D573ED"/>
    <w:rsid w:val="00D57CD0"/>
    <w:rsid w:val="00D62762"/>
    <w:rsid w:val="00D7065A"/>
    <w:rsid w:val="00D7070B"/>
    <w:rsid w:val="00D71171"/>
    <w:rsid w:val="00D716DD"/>
    <w:rsid w:val="00D72477"/>
    <w:rsid w:val="00D7369D"/>
    <w:rsid w:val="00D76608"/>
    <w:rsid w:val="00D76F11"/>
    <w:rsid w:val="00D80164"/>
    <w:rsid w:val="00D83F41"/>
    <w:rsid w:val="00D8753E"/>
    <w:rsid w:val="00D87714"/>
    <w:rsid w:val="00D90487"/>
    <w:rsid w:val="00D94A66"/>
    <w:rsid w:val="00D953CC"/>
    <w:rsid w:val="00DA0B99"/>
    <w:rsid w:val="00DA1056"/>
    <w:rsid w:val="00DA250A"/>
    <w:rsid w:val="00DA5278"/>
    <w:rsid w:val="00DA5397"/>
    <w:rsid w:val="00DA67C7"/>
    <w:rsid w:val="00DA7DE5"/>
    <w:rsid w:val="00DB49D7"/>
    <w:rsid w:val="00DC28A5"/>
    <w:rsid w:val="00DC523C"/>
    <w:rsid w:val="00DC57BB"/>
    <w:rsid w:val="00DC5C2D"/>
    <w:rsid w:val="00DC671B"/>
    <w:rsid w:val="00DD2136"/>
    <w:rsid w:val="00DD23C2"/>
    <w:rsid w:val="00DD2FA1"/>
    <w:rsid w:val="00DD404F"/>
    <w:rsid w:val="00DD5DD0"/>
    <w:rsid w:val="00DE0143"/>
    <w:rsid w:val="00DE469D"/>
    <w:rsid w:val="00DF412B"/>
    <w:rsid w:val="00DF4E96"/>
    <w:rsid w:val="00DF73C5"/>
    <w:rsid w:val="00E013C0"/>
    <w:rsid w:val="00E01983"/>
    <w:rsid w:val="00E01A82"/>
    <w:rsid w:val="00E02530"/>
    <w:rsid w:val="00E07017"/>
    <w:rsid w:val="00E079B5"/>
    <w:rsid w:val="00E114B2"/>
    <w:rsid w:val="00E127B0"/>
    <w:rsid w:val="00E1294A"/>
    <w:rsid w:val="00E1441B"/>
    <w:rsid w:val="00E158A3"/>
    <w:rsid w:val="00E23013"/>
    <w:rsid w:val="00E24A15"/>
    <w:rsid w:val="00E2632A"/>
    <w:rsid w:val="00E2720F"/>
    <w:rsid w:val="00E27345"/>
    <w:rsid w:val="00E311C0"/>
    <w:rsid w:val="00E317EB"/>
    <w:rsid w:val="00E31F17"/>
    <w:rsid w:val="00E32C44"/>
    <w:rsid w:val="00E41E89"/>
    <w:rsid w:val="00E41FEF"/>
    <w:rsid w:val="00E45E0C"/>
    <w:rsid w:val="00E522F9"/>
    <w:rsid w:val="00E52DC9"/>
    <w:rsid w:val="00E532BE"/>
    <w:rsid w:val="00E53655"/>
    <w:rsid w:val="00E554E7"/>
    <w:rsid w:val="00E56A59"/>
    <w:rsid w:val="00E605D1"/>
    <w:rsid w:val="00E65A79"/>
    <w:rsid w:val="00E668B8"/>
    <w:rsid w:val="00E704EF"/>
    <w:rsid w:val="00E72325"/>
    <w:rsid w:val="00E72A84"/>
    <w:rsid w:val="00E74440"/>
    <w:rsid w:val="00E75BE2"/>
    <w:rsid w:val="00E75DE2"/>
    <w:rsid w:val="00E821F4"/>
    <w:rsid w:val="00E83FDC"/>
    <w:rsid w:val="00E90E43"/>
    <w:rsid w:val="00E924EC"/>
    <w:rsid w:val="00E9437D"/>
    <w:rsid w:val="00E95CDD"/>
    <w:rsid w:val="00EA0C5C"/>
    <w:rsid w:val="00EA387A"/>
    <w:rsid w:val="00EA5EB4"/>
    <w:rsid w:val="00EB0F91"/>
    <w:rsid w:val="00EB1B69"/>
    <w:rsid w:val="00EB58F6"/>
    <w:rsid w:val="00EB7A54"/>
    <w:rsid w:val="00EC7367"/>
    <w:rsid w:val="00ED25F4"/>
    <w:rsid w:val="00ED34C1"/>
    <w:rsid w:val="00ED398C"/>
    <w:rsid w:val="00ED53F0"/>
    <w:rsid w:val="00ED5578"/>
    <w:rsid w:val="00EE3272"/>
    <w:rsid w:val="00EE4BFD"/>
    <w:rsid w:val="00EE550B"/>
    <w:rsid w:val="00EE6AD7"/>
    <w:rsid w:val="00EE6E55"/>
    <w:rsid w:val="00EE7506"/>
    <w:rsid w:val="00EE76AD"/>
    <w:rsid w:val="00EF4A87"/>
    <w:rsid w:val="00EF64C6"/>
    <w:rsid w:val="00F0309A"/>
    <w:rsid w:val="00F06369"/>
    <w:rsid w:val="00F10137"/>
    <w:rsid w:val="00F1024D"/>
    <w:rsid w:val="00F103AD"/>
    <w:rsid w:val="00F10962"/>
    <w:rsid w:val="00F11939"/>
    <w:rsid w:val="00F17F78"/>
    <w:rsid w:val="00F223A9"/>
    <w:rsid w:val="00F259A7"/>
    <w:rsid w:val="00F312B7"/>
    <w:rsid w:val="00F35AFB"/>
    <w:rsid w:val="00F37FCD"/>
    <w:rsid w:val="00F445D7"/>
    <w:rsid w:val="00F45C66"/>
    <w:rsid w:val="00F45D33"/>
    <w:rsid w:val="00F503FE"/>
    <w:rsid w:val="00F52162"/>
    <w:rsid w:val="00F55D89"/>
    <w:rsid w:val="00F5685B"/>
    <w:rsid w:val="00F62747"/>
    <w:rsid w:val="00F6401B"/>
    <w:rsid w:val="00F64ED4"/>
    <w:rsid w:val="00F655FC"/>
    <w:rsid w:val="00F7140E"/>
    <w:rsid w:val="00F74F26"/>
    <w:rsid w:val="00F770AE"/>
    <w:rsid w:val="00F77D81"/>
    <w:rsid w:val="00F81549"/>
    <w:rsid w:val="00F81742"/>
    <w:rsid w:val="00F827F8"/>
    <w:rsid w:val="00F86282"/>
    <w:rsid w:val="00F87904"/>
    <w:rsid w:val="00F87B71"/>
    <w:rsid w:val="00F90300"/>
    <w:rsid w:val="00F9146B"/>
    <w:rsid w:val="00F9376D"/>
    <w:rsid w:val="00F950C9"/>
    <w:rsid w:val="00F95873"/>
    <w:rsid w:val="00F96312"/>
    <w:rsid w:val="00FA164C"/>
    <w:rsid w:val="00FA24EB"/>
    <w:rsid w:val="00FA2F2B"/>
    <w:rsid w:val="00FA4E0E"/>
    <w:rsid w:val="00FA55EE"/>
    <w:rsid w:val="00FA5C19"/>
    <w:rsid w:val="00FA75C9"/>
    <w:rsid w:val="00FB1FB1"/>
    <w:rsid w:val="00FC2296"/>
    <w:rsid w:val="00FC296A"/>
    <w:rsid w:val="00FD283F"/>
    <w:rsid w:val="00FD29E7"/>
    <w:rsid w:val="00FD36C1"/>
    <w:rsid w:val="00FD5CD6"/>
    <w:rsid w:val="00FD64FB"/>
    <w:rsid w:val="00FD6C04"/>
    <w:rsid w:val="00FD7535"/>
    <w:rsid w:val="00FD7E7D"/>
    <w:rsid w:val="00FE086A"/>
    <w:rsid w:val="00FE3F24"/>
    <w:rsid w:val="00FE5FD9"/>
    <w:rsid w:val="00FE6F0A"/>
    <w:rsid w:val="00FE7F3C"/>
    <w:rsid w:val="00FF0BF6"/>
    <w:rsid w:val="00FF2460"/>
    <w:rsid w:val="00FF2571"/>
    <w:rsid w:val="00FF2592"/>
    <w:rsid w:val="00FF4E9F"/>
    <w:rsid w:val="00FF7F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style="mso-wrap-style:none;v-text-anchor:middle" fill="f" fillcolor="#fc0128" stroke="f" strokecolor="white">
      <v:fill color="#fc0128" color2="#0000fa" on="f"/>
      <v:stroke color="white" weight="2pt" on="f"/>
      <v:shadow color="#fafd00"/>
      <o:colormru v:ext="edit" colors="#009,#fdb727,#b8c088,#e4e7ce,#613c8a,#fcc,#fcf,#727b34"/>
    </o:shapedefaults>
    <o:shapelayout v:ext="edit">
      <o:idmap v:ext="edit" data="1"/>
    </o:shapelayout>
  </w:shapeDefaults>
  <w:decimalSymbol w:val="."/>
  <w:listSeparator w:val=","/>
  <w14:docId w14:val="0F155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PMingLiU" w:hAnsi="New York" w:cs="Times New Roman"/>
        <w:lang w:val="en-GB"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E76"/>
    <w:rPr>
      <w:rFonts w:ascii="Arial" w:eastAsia="Microsoft YaHei" w:hAnsi="Arial"/>
      <w:sz w:val="22"/>
      <w:lang w:eastAsia="en-US"/>
    </w:rPr>
  </w:style>
  <w:style w:type="paragraph" w:styleId="Heading1">
    <w:name w:val="heading 1"/>
    <w:aliases w:val="h1"/>
    <w:next w:val="BodyText"/>
    <w:qFormat/>
    <w:rsid w:val="00801848"/>
    <w:pPr>
      <w:pageBreakBefore/>
      <w:overflowPunct w:val="0"/>
      <w:spacing w:before="240"/>
      <w:outlineLvl w:val="0"/>
    </w:pPr>
    <w:rPr>
      <w:rFonts w:ascii="Arial" w:eastAsia="Microsoft YaHei" w:hAnsi="Arial"/>
      <w:bCs/>
      <w:iCs/>
      <w:sz w:val="34"/>
      <w:szCs w:val="44"/>
    </w:rPr>
  </w:style>
  <w:style w:type="paragraph" w:styleId="Heading2">
    <w:name w:val="heading 2"/>
    <w:aliases w:val="h2,B Sub/Bold,#Heading 2"/>
    <w:next w:val="BodyText"/>
    <w:link w:val="Heading2Char"/>
    <w:qFormat/>
    <w:rsid w:val="002D6FF3"/>
    <w:pPr>
      <w:overflowPunct w:val="0"/>
      <w:spacing w:before="240"/>
      <w:ind w:hanging="567"/>
      <w:outlineLvl w:val="1"/>
    </w:pPr>
    <w:rPr>
      <w:rFonts w:ascii="Arial" w:eastAsia="Microsoft YaHei" w:hAnsi="Arial"/>
      <w:b/>
      <w:bCs/>
      <w:iCs/>
      <w:sz w:val="24"/>
      <w:szCs w:val="26"/>
    </w:rPr>
  </w:style>
  <w:style w:type="paragraph" w:styleId="Heading3">
    <w:name w:val="heading 3"/>
    <w:aliases w:val="h3,C Sub-Sub/Italic"/>
    <w:basedOn w:val="Heading2"/>
    <w:next w:val="BodyText"/>
    <w:link w:val="Heading3Char"/>
    <w:qFormat/>
    <w:rsid w:val="00801848"/>
    <w:pPr>
      <w:outlineLvl w:val="2"/>
    </w:pPr>
    <w:rPr>
      <w:i/>
      <w:position w:val="-4"/>
      <w:sz w:val="22"/>
    </w:rPr>
  </w:style>
  <w:style w:type="paragraph" w:styleId="Heading4">
    <w:name w:val="heading 4"/>
    <w:basedOn w:val="Normal"/>
    <w:next w:val="Body"/>
    <w:qFormat/>
    <w:pPr>
      <w:tabs>
        <w:tab w:val="left" w:pos="0"/>
      </w:tabs>
      <w:spacing w:after="240" w:line="240" w:lineRule="exact"/>
      <w:outlineLvl w:val="3"/>
    </w:pPr>
    <w:rPr>
      <w:i/>
    </w:rPr>
  </w:style>
  <w:style w:type="paragraph" w:styleId="Heading5">
    <w:name w:val="heading 5"/>
    <w:basedOn w:val="Normal"/>
    <w:next w:val="Normal"/>
    <w:qFormat/>
    <w:pPr>
      <w:keepNext/>
      <w:ind w:left="1418"/>
      <w:outlineLvl w:val="4"/>
    </w:pPr>
    <w:rPr>
      <w:rFonts w:ascii="Helvetica" w:hAnsi="Helvetica"/>
      <w:b/>
    </w:rPr>
  </w:style>
  <w:style w:type="paragraph" w:styleId="Heading6">
    <w:name w:val="heading 6"/>
    <w:basedOn w:val="Normal"/>
    <w:next w:val="Normal"/>
    <w:qFormat/>
    <w:pPr>
      <w:spacing w:before="240" w:after="60"/>
      <w:outlineLvl w:val="5"/>
    </w:pPr>
    <w:rPr>
      <w:i/>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y"/>
    <w:basedOn w:val="Normal"/>
    <w:rsid w:val="009D68D1"/>
  </w:style>
  <w:style w:type="paragraph" w:customStyle="1" w:styleId="Bullet">
    <w:name w:val="Bullet"/>
    <w:basedOn w:val="Normal"/>
    <w:pPr>
      <w:numPr>
        <w:numId w:val="1"/>
      </w:numPr>
      <w:tabs>
        <w:tab w:val="clear" w:pos="720"/>
        <w:tab w:val="num" w:pos="851"/>
      </w:tabs>
      <w:spacing w:after="260" w:line="260" w:lineRule="exact"/>
      <w:ind w:left="851" w:hanging="851"/>
    </w:pPr>
  </w:style>
  <w:style w:type="paragraph" w:styleId="Header">
    <w:name w:val="header"/>
    <w:basedOn w:val="Normal"/>
    <w:next w:val="Normal"/>
    <w:pPr>
      <w:tabs>
        <w:tab w:val="center" w:pos="4320"/>
        <w:tab w:val="right" w:pos="8640"/>
      </w:tabs>
    </w:pPr>
    <w:rPr>
      <w:rFonts w:ascii="Times" w:hAnsi="Times"/>
      <w:sz w:val="20"/>
    </w:rPr>
  </w:style>
  <w:style w:type="paragraph" w:styleId="Footer">
    <w:name w:val="footer"/>
    <w:basedOn w:val="Normal"/>
    <w:pPr>
      <w:tabs>
        <w:tab w:val="center" w:pos="4153"/>
        <w:tab w:val="right" w:pos="8306"/>
      </w:tabs>
    </w:pPr>
  </w:style>
  <w:style w:type="paragraph" w:customStyle="1" w:styleId="Graphic">
    <w:name w:val="Graphic"/>
    <w:basedOn w:val="Normal"/>
    <w:pPr>
      <w:pBdr>
        <w:top w:val="single" w:sz="6" w:space="6" w:color="auto"/>
        <w:left w:val="single" w:sz="6" w:space="0" w:color="auto"/>
        <w:bottom w:val="single" w:sz="6" w:space="6" w:color="auto"/>
        <w:right w:val="single" w:sz="6" w:space="0" w:color="auto"/>
      </w:pBdr>
      <w:spacing w:before="260" w:after="260" w:line="260" w:lineRule="atLeast"/>
      <w:jc w:val="center"/>
    </w:pPr>
  </w:style>
  <w:style w:type="paragraph" w:styleId="TOC1">
    <w:name w:val="toc 1"/>
    <w:basedOn w:val="Normal"/>
    <w:next w:val="BodyText"/>
    <w:autoRedefine/>
    <w:semiHidden/>
    <w:rsid w:val="00D44F48"/>
    <w:pPr>
      <w:tabs>
        <w:tab w:val="left" w:pos="4140"/>
        <w:tab w:val="right" w:pos="9994"/>
      </w:tabs>
      <w:spacing w:after="240"/>
      <w:ind w:left="3960" w:right="806" w:hanging="533"/>
    </w:pPr>
    <w:rPr>
      <w:rFonts w:ascii="Univers 45 Light" w:hAnsi="Univers 45 Light"/>
      <w:noProof/>
      <w:szCs w:val="24"/>
      <w:lang w:eastAsia="zh-CN"/>
    </w:rPr>
  </w:style>
  <w:style w:type="paragraph" w:styleId="TOC2">
    <w:name w:val="toc 2"/>
    <w:basedOn w:val="Normal"/>
    <w:next w:val="BodyText"/>
    <w:semiHidden/>
    <w:pPr>
      <w:tabs>
        <w:tab w:val="right" w:pos="9086"/>
      </w:tabs>
      <w:spacing w:after="240"/>
      <w:ind w:left="1267" w:right="432"/>
    </w:pPr>
    <w:rPr>
      <w:noProof/>
    </w:rPr>
  </w:style>
  <w:style w:type="paragraph" w:customStyle="1" w:styleId="Point">
    <w:name w:val="Point"/>
    <w:basedOn w:val="Normal"/>
    <w:autoRedefine/>
    <w:pPr>
      <w:spacing w:after="260" w:line="260" w:lineRule="exact"/>
      <w:ind w:left="851" w:hanging="851"/>
    </w:pPr>
    <w:rPr>
      <w:b/>
    </w:rPr>
  </w:style>
  <w:style w:type="paragraph" w:customStyle="1" w:styleId="Subpoint">
    <w:name w:val="Subpoint"/>
    <w:basedOn w:val="Normal"/>
    <w:pPr>
      <w:numPr>
        <w:numId w:val="4"/>
      </w:numPr>
      <w:tabs>
        <w:tab w:val="clear" w:pos="1440"/>
        <w:tab w:val="left" w:pos="1701"/>
      </w:tabs>
      <w:suppressAutoHyphens/>
      <w:spacing w:after="260" w:line="260" w:lineRule="exact"/>
      <w:ind w:left="1702" w:hanging="851"/>
    </w:pPr>
  </w:style>
  <w:style w:type="paragraph" w:customStyle="1" w:styleId="Nheading1">
    <w:name w:val="Nheading1"/>
    <w:basedOn w:val="Body"/>
    <w:pPr>
      <w:numPr>
        <w:numId w:val="2"/>
      </w:numPr>
      <w:spacing w:line="260" w:lineRule="exact"/>
    </w:pPr>
    <w:rPr>
      <w:b/>
    </w:rPr>
  </w:style>
  <w:style w:type="paragraph" w:customStyle="1" w:styleId="Nheading2">
    <w:name w:val="Nheading2"/>
    <w:basedOn w:val="Nheading1"/>
    <w:pPr>
      <w:numPr>
        <w:ilvl w:val="1"/>
        <w:numId w:val="3"/>
      </w:numPr>
    </w:pPr>
    <w:rPr>
      <w:b w:val="0"/>
    </w:rPr>
  </w:style>
  <w:style w:type="paragraph" w:customStyle="1" w:styleId="Text-2">
    <w:name w:val="Text-2"/>
    <w:basedOn w:val="Body"/>
    <w:pPr>
      <w:ind w:left="851"/>
    </w:pPr>
  </w:style>
  <w:style w:type="paragraph" w:customStyle="1" w:styleId="Address">
    <w:name w:val="Address"/>
    <w:basedOn w:val="Normal"/>
    <w:pPr>
      <w:tabs>
        <w:tab w:val="right" w:pos="7116"/>
        <w:tab w:val="left" w:pos="7343"/>
      </w:tabs>
      <w:spacing w:line="260" w:lineRule="exact"/>
      <w:ind w:right="-1353"/>
    </w:pPr>
  </w:style>
  <w:style w:type="paragraph" w:customStyle="1" w:styleId="ClosingSalutation">
    <w:name w:val="Closing Salutation"/>
    <w:basedOn w:val="Normal"/>
    <w:next w:val="Normal"/>
    <w:pPr>
      <w:spacing w:after="1040" w:line="260" w:lineRule="exact"/>
    </w:pPr>
  </w:style>
  <w:style w:type="paragraph" w:styleId="Date">
    <w:name w:val="Date"/>
    <w:basedOn w:val="Normal"/>
    <w:next w:val="Normal"/>
    <w:link w:val="DateChar"/>
    <w:pPr>
      <w:spacing w:before="520" w:after="520" w:line="260" w:lineRule="exact"/>
    </w:pPr>
  </w:style>
  <w:style w:type="paragraph" w:customStyle="1" w:styleId="distributionlist">
    <w:name w:val="distribution list"/>
    <w:basedOn w:val="Normal"/>
    <w:pPr>
      <w:pageBreakBefore/>
      <w:spacing w:after="260" w:line="260" w:lineRule="exact"/>
    </w:pPr>
    <w:rPr>
      <w:i/>
    </w:rPr>
  </w:style>
  <w:style w:type="paragraph" w:customStyle="1" w:styleId="Enclosure">
    <w:name w:val="Enclosure"/>
    <w:basedOn w:val="Body"/>
    <w:pPr>
      <w:tabs>
        <w:tab w:val="left" w:pos="1418"/>
      </w:tabs>
      <w:ind w:left="1400" w:hanging="1400"/>
    </w:pPr>
  </w:style>
  <w:style w:type="paragraph" w:customStyle="1" w:styleId="JobTitle">
    <w:name w:val="Job Title"/>
    <w:basedOn w:val="Normal"/>
    <w:next w:val="Normal"/>
    <w:pPr>
      <w:spacing w:after="520" w:line="260" w:lineRule="exact"/>
    </w:pPr>
    <w:rPr>
      <w:i/>
    </w:rPr>
  </w:style>
  <w:style w:type="paragraph" w:customStyle="1" w:styleId="OpeningSalutation">
    <w:name w:val="Opening Salutation"/>
    <w:basedOn w:val="Normal"/>
    <w:pPr>
      <w:spacing w:after="260"/>
    </w:pPr>
  </w:style>
  <w:style w:type="paragraph" w:customStyle="1" w:styleId="PageNo">
    <w:name w:val="PageNo"/>
    <w:basedOn w:val="Body"/>
    <w:pPr>
      <w:spacing w:before="260"/>
    </w:pPr>
  </w:style>
  <w:style w:type="paragraph" w:customStyle="1" w:styleId="Subject">
    <w:name w:val="Subject"/>
    <w:basedOn w:val="Normal"/>
    <w:next w:val="Body"/>
    <w:pPr>
      <w:spacing w:after="260" w:line="260" w:lineRule="exact"/>
    </w:pPr>
    <w:rPr>
      <w:b/>
    </w:rPr>
  </w:style>
  <w:style w:type="character" w:styleId="PageNumber">
    <w:name w:val="page number"/>
    <w:basedOn w:val="DefaultParagraphFont"/>
  </w:style>
  <w:style w:type="paragraph" w:styleId="BodyTextIndent">
    <w:name w:val="Body Text Indent"/>
    <w:basedOn w:val="Normal"/>
    <w:link w:val="BodyTextIndentChar"/>
    <w:pPr>
      <w:ind w:left="1418"/>
    </w:pPr>
    <w:rPr>
      <w:rFonts w:ascii="Book Antiqua" w:hAnsi="Book Antiqua"/>
      <w:b/>
    </w:rPr>
  </w:style>
  <w:style w:type="paragraph" w:customStyle="1" w:styleId="IndentBullet">
    <w:name w:val="Indent Bullet"/>
    <w:basedOn w:val="Normal"/>
    <w:autoRedefine/>
    <w:pPr>
      <w:numPr>
        <w:numId w:val="5"/>
      </w:numPr>
      <w:spacing w:before="130" w:line="260" w:lineRule="exact"/>
      <w:ind w:right="14"/>
    </w:pPr>
  </w:style>
  <w:style w:type="paragraph" w:customStyle="1" w:styleId="CoverClientName">
    <w:name w:val="Cover Client Name"/>
    <w:basedOn w:val="Normal"/>
    <w:pPr>
      <w:framePr w:w="5999" w:hSpace="180" w:vSpace="180" w:wrap="auto" w:vAnchor="page" w:hAnchor="text" w:xAlign="center" w:y="3841"/>
      <w:tabs>
        <w:tab w:val="left" w:pos="-140"/>
      </w:tabs>
      <w:spacing w:before="80" w:after="520"/>
      <w:ind w:left="1134"/>
    </w:pPr>
    <w:rPr>
      <w:b/>
      <w:sz w:val="26"/>
    </w:rPr>
  </w:style>
  <w:style w:type="paragraph" w:customStyle="1" w:styleId="CoverTitle">
    <w:name w:val="Cover Title"/>
    <w:basedOn w:val="Normal"/>
    <w:pPr>
      <w:framePr w:w="5999" w:hSpace="180" w:vSpace="180" w:wrap="auto" w:vAnchor="page" w:hAnchor="text" w:xAlign="center" w:y="3797"/>
      <w:spacing w:line="440" w:lineRule="exact"/>
      <w:ind w:left="1134"/>
    </w:pPr>
    <w:rPr>
      <w:sz w:val="36"/>
    </w:rPr>
  </w:style>
  <w:style w:type="paragraph" w:customStyle="1" w:styleId="CoverInformation">
    <w:name w:val="Cover Information"/>
    <w:basedOn w:val="Normal"/>
    <w:pPr>
      <w:framePr w:w="4536" w:hSpace="180" w:vSpace="180" w:wrap="auto" w:vAnchor="page" w:hAnchor="page" w:x="3601" w:y="14422"/>
      <w:spacing w:line="260" w:lineRule="exact"/>
    </w:pPr>
  </w:style>
  <w:style w:type="paragraph" w:customStyle="1" w:styleId="ContentsHeader">
    <w:name w:val="Contents Header"/>
    <w:basedOn w:val="Heading1"/>
    <w:autoRedefine/>
    <w:rsid w:val="00291B99"/>
    <w:pPr>
      <w:spacing w:before="0" w:after="1300"/>
      <w:ind w:left="3514"/>
      <w:outlineLvl w:val="9"/>
    </w:pPr>
    <w:rPr>
      <w:b/>
    </w:rPr>
  </w:style>
  <w:style w:type="paragraph" w:customStyle="1" w:styleId="ReportText">
    <w:name w:val="Report Text"/>
    <w:basedOn w:val="Normal"/>
    <w:link w:val="ReportTextChar"/>
    <w:pPr>
      <w:spacing w:before="130" w:line="260" w:lineRule="exact"/>
      <w:ind w:left="20"/>
    </w:pPr>
  </w:style>
  <w:style w:type="paragraph" w:styleId="Index2">
    <w:name w:val="index 2"/>
    <w:basedOn w:val="Normal"/>
    <w:autoRedefine/>
    <w:semiHidden/>
    <w:pPr>
      <w:jc w:val="center"/>
    </w:pPr>
    <w:rPr>
      <w:b/>
      <w:bCs/>
      <w:sz w:val="44"/>
    </w:rPr>
  </w:style>
  <w:style w:type="paragraph" w:customStyle="1" w:styleId="AppendixHead1">
    <w:name w:val="Appendix Head 1"/>
    <w:next w:val="BodyText"/>
    <w:rsid w:val="00247825"/>
    <w:pPr>
      <w:overflowPunct w:val="0"/>
    </w:pPr>
    <w:rPr>
      <w:rFonts w:ascii="Arial" w:eastAsia="Microsoft YaHei" w:hAnsi="Arial"/>
      <w:i/>
      <w:sz w:val="24"/>
      <w:szCs w:val="44"/>
      <w:lang w:val="en-US"/>
    </w:rPr>
  </w:style>
  <w:style w:type="paragraph" w:customStyle="1" w:styleId="RunningTitle">
    <w:name w:val="Running Title"/>
    <w:basedOn w:val="Normal"/>
    <w:pPr>
      <w:tabs>
        <w:tab w:val="right" w:pos="8460"/>
      </w:tabs>
      <w:spacing w:line="220" w:lineRule="exact"/>
    </w:pPr>
    <w:rPr>
      <w:i/>
      <w:sz w:val="18"/>
    </w:rPr>
  </w:style>
  <w:style w:type="paragraph" w:styleId="BodyTextIndent2">
    <w:name w:val="Body Text Indent 2"/>
    <w:basedOn w:val="Normal"/>
    <w:pPr>
      <w:ind w:left="1701"/>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3">
    <w:name w:val="Body Text Indent 3"/>
    <w:basedOn w:val="Normal"/>
    <w:pPr>
      <w:keepNext/>
      <w:keepLines/>
      <w:ind w:left="1701" w:firstLine="1"/>
    </w:pPr>
  </w:style>
  <w:style w:type="paragraph" w:styleId="BodyText">
    <w:name w:val="Body Text"/>
    <w:aliases w:val="Body Text x,bt,Body Bullet _10, Char, Char Char,Char,DBody Text,CharirHeading 1,Body Text Char Char,Char Char Char Char,Body Bullet _10 Char Char,Char1,Body Text x1 Char,Body Text x1,Char Char Char,BT,letter title,bt wide,b,body,b10pt,B,byA,Ch"/>
    <w:basedOn w:val="Normal"/>
    <w:link w:val="BodyTextChar"/>
    <w:qFormat/>
    <w:rsid w:val="00247825"/>
    <w:pPr>
      <w:overflowPunct w:val="0"/>
      <w:spacing w:before="240"/>
    </w:pPr>
    <w:rPr>
      <w:rFonts w:cs="Arial"/>
      <w:szCs w:val="22"/>
      <w:lang w:val="en-US" w:eastAsia="zh-CN"/>
    </w:rPr>
  </w:style>
  <w:style w:type="paragraph" w:styleId="BodyText2">
    <w:name w:val="Body Text 2"/>
    <w:next w:val="BodyText"/>
    <w:link w:val="BodyText2Char"/>
    <w:rsid w:val="00E114B2"/>
    <w:pPr>
      <w:overflowPunct w:val="0"/>
      <w:spacing w:before="240"/>
      <w:ind w:hanging="567"/>
    </w:pPr>
    <w:rPr>
      <w:rFonts w:ascii="Arial" w:eastAsia="Microsoft YaHei" w:hAnsi="Arial"/>
      <w:sz w:val="22"/>
      <w:szCs w:val="26"/>
      <w:lang w:val="en-US"/>
    </w:rPr>
  </w:style>
  <w:style w:type="paragraph" w:styleId="BodyText3">
    <w:name w:val="Body Text 3"/>
    <w:link w:val="BodyText3Char"/>
    <w:rsid w:val="00D10341"/>
    <w:pPr>
      <w:numPr>
        <w:numId w:val="7"/>
      </w:numPr>
      <w:tabs>
        <w:tab w:val="left" w:pos="425"/>
      </w:tabs>
      <w:overflowPunct w:val="0"/>
      <w:spacing w:before="240"/>
    </w:pPr>
    <w:rPr>
      <w:rFonts w:ascii="Arial" w:eastAsia="Microsoft YaHei" w:hAnsi="Arial"/>
      <w:sz w:val="22"/>
      <w:szCs w:val="24"/>
      <w:lang w:val="en-US"/>
    </w:rPr>
  </w:style>
  <w:style w:type="paragraph" w:styleId="Caption">
    <w:name w:val="caption"/>
    <w:basedOn w:val="Normal"/>
    <w:next w:val="Normal"/>
    <w:qFormat/>
    <w:pPr>
      <w:jc w:val="center"/>
    </w:pPr>
    <w:rPr>
      <w:b/>
      <w:sz w:val="32"/>
    </w:rPr>
  </w:style>
  <w:style w:type="paragraph" w:styleId="TableofFigures">
    <w:name w:val="table of figures"/>
    <w:basedOn w:val="Normal"/>
    <w:next w:val="Normal"/>
    <w:semiHidden/>
    <w:pPr>
      <w:ind w:left="480" w:hanging="480"/>
    </w:pPr>
  </w:style>
  <w:style w:type="character" w:styleId="Hyperlink">
    <w:name w:val="Hyperlink"/>
    <w:rsid w:val="004C1CA5"/>
    <w:rPr>
      <w:rFonts w:ascii="Univers 45 Light" w:eastAsia="STKaiti" w:hAnsi="Univers 45 Light"/>
      <w:color w:val="003399"/>
      <w:sz w:val="26"/>
      <w:u w:val="none"/>
      <w:bdr w:val="none" w:sz="0" w:space="0" w:color="auto"/>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styleId="ListBullet2">
    <w:name w:val="List Bullet 2"/>
    <w:basedOn w:val="Normal"/>
    <w:autoRedefine/>
    <w:pPr>
      <w:numPr>
        <w:numId w:val="6"/>
      </w:numPr>
    </w:pPr>
  </w:style>
  <w:style w:type="paragraph" w:customStyle="1" w:styleId="InsideAddress">
    <w:name w:val="Inside Address"/>
    <w:basedOn w:val="Normal"/>
  </w:style>
  <w:style w:type="paragraph" w:customStyle="1" w:styleId="ReferenceLine">
    <w:name w:val="Reference Line"/>
    <w:basedOn w:val="BodyText"/>
  </w:style>
  <w:style w:type="paragraph" w:customStyle="1" w:styleId="AHeading2">
    <w:name w:val="AHeading 2"/>
    <w:basedOn w:val="BlockText"/>
    <w:pPr>
      <w:spacing w:before="200" w:after="100"/>
      <w:ind w:left="1701"/>
    </w:pPr>
    <w:rPr>
      <w:rFonts w:ascii="Univers 45 Light" w:hAnsi="Univers 45 Light"/>
      <w:b/>
    </w:rPr>
  </w:style>
  <w:style w:type="paragraph" w:styleId="BlockText">
    <w:name w:val="Block Text"/>
    <w:basedOn w:val="Normal"/>
    <w:pPr>
      <w:tabs>
        <w:tab w:val="right" w:pos="9020"/>
      </w:tabs>
      <w:spacing w:after="200" w:line="260" w:lineRule="exact"/>
      <w:ind w:left="1429" w:right="-788"/>
    </w:pPr>
    <w:rPr>
      <w:rFonts w:eastAsia="SimSun"/>
      <w:sz w:val="20"/>
      <w:lang w:eastAsia="zh-CN"/>
    </w:rPr>
  </w:style>
  <w:style w:type="paragraph" w:customStyle="1" w:styleId="ABodytext">
    <w:name w:val="ABody text"/>
    <w:basedOn w:val="BlockText"/>
    <w:pPr>
      <w:spacing w:line="280" w:lineRule="exact"/>
      <w:ind w:right="-851"/>
    </w:pPr>
    <w:rPr>
      <w:lang w:val="en-US"/>
    </w:rPr>
  </w:style>
  <w:style w:type="character" w:customStyle="1" w:styleId="bodycopy1">
    <w:name w:val="bodycopy1"/>
    <w:rPr>
      <w:rFonts w:ascii="Arial" w:hAnsi="Arial" w:cs="Arial" w:hint="default"/>
      <w:b w:val="0"/>
      <w:bCs w:val="0"/>
      <w:i w:val="0"/>
      <w:iCs w:val="0"/>
      <w:caps w:val="0"/>
      <w:smallCaps w:val="0"/>
      <w:color w:val="000000"/>
      <w:spacing w:val="0"/>
      <w:sz w:val="16"/>
      <w:szCs w:val="16"/>
      <w:vertAlign w:val="baseline"/>
    </w:rPr>
  </w:style>
  <w:style w:type="paragraph" w:customStyle="1" w:styleId="Text">
    <w:name w:val="Text"/>
    <w:basedOn w:val="Normal"/>
    <w:pPr>
      <w:tabs>
        <w:tab w:val="left" w:pos="284"/>
      </w:tabs>
      <w:overflowPunct w:val="0"/>
      <w:autoSpaceDE w:val="0"/>
      <w:autoSpaceDN w:val="0"/>
      <w:adjustRightInd w:val="0"/>
      <w:spacing w:after="260"/>
      <w:textAlignment w:val="baseline"/>
    </w:pPr>
    <w:rPr>
      <w:rFonts w:eastAsia="Times New Roman"/>
      <w:lang w:eastAsia="zh-CN"/>
    </w:rPr>
  </w:style>
  <w:style w:type="paragraph" w:customStyle="1" w:styleId="21sectionsub">
    <w:name w:val="21sectionsub"/>
    <w:pPr>
      <w:overflowPunct w:val="0"/>
      <w:autoSpaceDE w:val="0"/>
      <w:autoSpaceDN w:val="0"/>
      <w:adjustRightInd w:val="0"/>
      <w:spacing w:before="120" w:after="120"/>
      <w:jc w:val="both"/>
      <w:textAlignment w:val="baseline"/>
    </w:pPr>
    <w:rPr>
      <w:rFonts w:ascii="Arial Narrow" w:eastAsia="Times New Roman" w:hAnsi="Arial Narrow"/>
      <w:sz w:val="28"/>
      <w:lang w:eastAsia="en-US"/>
    </w:rPr>
  </w:style>
  <w:style w:type="paragraph" w:customStyle="1" w:styleId="30body">
    <w:name w:val="30body"/>
    <w:pPr>
      <w:overflowPunct w:val="0"/>
      <w:autoSpaceDE w:val="0"/>
      <w:autoSpaceDN w:val="0"/>
      <w:adjustRightInd w:val="0"/>
      <w:spacing w:after="120" w:line="260" w:lineRule="exact"/>
      <w:jc w:val="both"/>
      <w:textAlignment w:val="baseline"/>
    </w:pPr>
    <w:rPr>
      <w:rFonts w:ascii="Times New Roman" w:eastAsia="Times New Roman" w:hAnsi="Times New Roman"/>
      <w:lang w:eastAsia="en-US"/>
    </w:rPr>
  </w:style>
  <w:style w:type="paragraph" w:customStyle="1" w:styleId="Column6">
    <w:name w:val="Column 6"/>
    <w:basedOn w:val="Normal"/>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textAlignment w:val="baseline"/>
    </w:pPr>
    <w:rPr>
      <w:rFonts w:eastAsia="Times New Roman"/>
    </w:rPr>
  </w:style>
  <w:style w:type="paragraph" w:customStyle="1" w:styleId="BodyText4">
    <w:name w:val="Body Text 4"/>
    <w:basedOn w:val="BodyText3"/>
    <w:rsid w:val="00476926"/>
    <w:pPr>
      <w:numPr>
        <w:numId w:val="8"/>
      </w:numPr>
      <w:tabs>
        <w:tab w:val="clear" w:pos="425"/>
        <w:tab w:val="left" w:pos="851"/>
      </w:tabs>
    </w:pPr>
    <w:rPr>
      <w:lang w:val="en-GB"/>
    </w:rPr>
  </w:style>
  <w:style w:type="paragraph" w:customStyle="1" w:styleId="Heading2nonumbering">
    <w:name w:val="Heading 2 (no numbering)"/>
    <w:basedOn w:val="Heading2"/>
    <w:next w:val="BodyText"/>
    <w:rsid w:val="004A5F34"/>
    <w:pPr>
      <w:ind w:firstLine="0"/>
    </w:pPr>
  </w:style>
  <w:style w:type="paragraph" w:customStyle="1" w:styleId="TableBullets">
    <w:name w:val="Table Bullets"/>
    <w:rsid w:val="00F62747"/>
    <w:pPr>
      <w:numPr>
        <w:numId w:val="11"/>
      </w:numPr>
      <w:overflowPunct w:val="0"/>
      <w:spacing w:before="240"/>
    </w:pPr>
    <w:rPr>
      <w:rFonts w:ascii="Arial" w:eastAsia="Microsoft YaHei" w:hAnsi="Arial"/>
      <w:sz w:val="22"/>
      <w:szCs w:val="24"/>
    </w:rPr>
  </w:style>
  <w:style w:type="paragraph" w:customStyle="1" w:styleId="TableBullets2">
    <w:name w:val="Table Bullets 2"/>
    <w:rsid w:val="00F62747"/>
    <w:pPr>
      <w:numPr>
        <w:numId w:val="9"/>
      </w:numPr>
      <w:tabs>
        <w:tab w:val="clear" w:pos="274"/>
        <w:tab w:val="left" w:pos="142"/>
      </w:tabs>
      <w:overflowPunct w:val="0"/>
      <w:ind w:left="284" w:hanging="284"/>
    </w:pPr>
    <w:rPr>
      <w:rFonts w:ascii="Arial" w:eastAsia="Microsoft YaHei" w:hAnsi="Arial"/>
      <w:sz w:val="22"/>
      <w:szCs w:val="24"/>
    </w:rPr>
  </w:style>
  <w:style w:type="paragraph" w:customStyle="1" w:styleId="Tablespace">
    <w:name w:val="Table space"/>
    <w:basedOn w:val="BodyText"/>
    <w:next w:val="BodyText"/>
    <w:rsid w:val="00247825"/>
    <w:pPr>
      <w:spacing w:before="0"/>
    </w:pPr>
  </w:style>
  <w:style w:type="paragraph" w:customStyle="1" w:styleId="TableText">
    <w:name w:val="Table Text"/>
    <w:link w:val="TableTextChar"/>
    <w:qFormat/>
    <w:rsid w:val="00476926"/>
    <w:pPr>
      <w:overflowPunct w:val="0"/>
      <w:ind w:left="142" w:hanging="142"/>
    </w:pPr>
    <w:rPr>
      <w:rFonts w:ascii="Arial" w:eastAsia="Microsoft YaHei" w:hAnsi="Arial"/>
      <w:sz w:val="22"/>
      <w:szCs w:val="24"/>
    </w:rPr>
  </w:style>
  <w:style w:type="paragraph" w:customStyle="1" w:styleId="TableTitle">
    <w:name w:val="Table Title"/>
    <w:link w:val="TableTitleChar"/>
    <w:qFormat/>
    <w:rsid w:val="00801848"/>
    <w:pPr>
      <w:overflowPunct w:val="0"/>
      <w:ind w:right="72"/>
      <w:jc w:val="right"/>
    </w:pPr>
    <w:rPr>
      <w:rFonts w:ascii="Arial" w:eastAsia="Microsoft YaHei" w:hAnsi="Arial"/>
      <w:i/>
      <w:sz w:val="22"/>
      <w:szCs w:val="24"/>
    </w:rPr>
  </w:style>
  <w:style w:type="paragraph" w:customStyle="1" w:styleId="Heading3nonumbering">
    <w:name w:val="Heading 3(no numbering)"/>
    <w:next w:val="BodyText"/>
    <w:rsid w:val="00247825"/>
    <w:pPr>
      <w:overflowPunct w:val="0"/>
      <w:spacing w:before="240"/>
    </w:pPr>
    <w:rPr>
      <w:rFonts w:ascii="Arial" w:eastAsia="Microsoft YaHei" w:hAnsi="Arial"/>
      <w:b/>
      <w:bCs/>
      <w:i/>
      <w:iCs/>
      <w:position w:val="-4"/>
      <w:sz w:val="22"/>
      <w:szCs w:val="26"/>
    </w:rPr>
  </w:style>
  <w:style w:type="paragraph" w:customStyle="1" w:styleId="TableBullets3">
    <w:name w:val="Table Bullets 3"/>
    <w:basedOn w:val="TableBullets2"/>
    <w:rsid w:val="00F62747"/>
    <w:pPr>
      <w:numPr>
        <w:numId w:val="10"/>
      </w:numPr>
      <w:tabs>
        <w:tab w:val="clear" w:pos="142"/>
        <w:tab w:val="clear" w:pos="547"/>
        <w:tab w:val="left" w:pos="284"/>
      </w:tabs>
      <w:ind w:left="426" w:hanging="284"/>
    </w:pPr>
  </w:style>
  <w:style w:type="paragraph" w:customStyle="1" w:styleId="Style1">
    <w:name w:val="Style1"/>
    <w:basedOn w:val="ContentsHeader"/>
    <w:rsid w:val="00EE3272"/>
    <w:rPr>
      <w:color w:val="0C2D83"/>
    </w:rPr>
  </w:style>
  <w:style w:type="paragraph" w:customStyle="1" w:styleId="Style2">
    <w:name w:val="Style2"/>
    <w:basedOn w:val="Heading2"/>
    <w:rsid w:val="008B7727"/>
    <w:rPr>
      <w:color w:val="0C2D83"/>
      <w:szCs w:val="28"/>
    </w:rPr>
  </w:style>
  <w:style w:type="paragraph" w:customStyle="1" w:styleId="Style3">
    <w:name w:val="Style3"/>
    <w:basedOn w:val="Heading3"/>
    <w:rsid w:val="008B7727"/>
    <w:rPr>
      <w:color w:val="0C2D83"/>
    </w:rPr>
  </w:style>
  <w:style w:type="character" w:customStyle="1" w:styleId="BodyText2Char">
    <w:name w:val="Body Text 2 Char"/>
    <w:link w:val="BodyText2"/>
    <w:rsid w:val="00E114B2"/>
    <w:rPr>
      <w:rFonts w:ascii="Arial" w:eastAsia="Microsoft YaHei" w:hAnsi="Arial"/>
      <w:sz w:val="22"/>
      <w:szCs w:val="26"/>
      <w:lang w:eastAsia="zh-CN"/>
    </w:rPr>
  </w:style>
  <w:style w:type="paragraph" w:customStyle="1" w:styleId="zreportaddinfo">
    <w:name w:val="zreport addinfo"/>
    <w:basedOn w:val="Normal"/>
    <w:semiHidden/>
    <w:rsid w:val="002C77B9"/>
    <w:pPr>
      <w:framePr w:wrap="around" w:hAnchor="margin" w:xAlign="center" w:yAlign="bottom"/>
      <w:spacing w:line="240" w:lineRule="exact"/>
      <w:jc w:val="center"/>
    </w:pPr>
    <w:rPr>
      <w:noProof/>
      <w:sz w:val="20"/>
      <w:szCs w:val="26"/>
    </w:rPr>
  </w:style>
  <w:style w:type="paragraph" w:customStyle="1" w:styleId="StyleBodyTextLeft238">
    <w:name w:val="Style Body Text + Left:  2.38&quot;"/>
    <w:basedOn w:val="BodyText"/>
    <w:rsid w:val="0004083B"/>
    <w:pPr>
      <w:ind w:left="3427"/>
    </w:pPr>
    <w:rPr>
      <w:rFonts w:cs="SimSun"/>
    </w:rPr>
  </w:style>
  <w:style w:type="paragraph" w:customStyle="1" w:styleId="MainheadingBlue">
    <w:name w:val="Main heading (Blue)"/>
    <w:basedOn w:val="Normal"/>
    <w:rsid w:val="00291B99"/>
    <w:pPr>
      <w:keepNext/>
      <w:spacing w:after="360" w:line="540" w:lineRule="exact"/>
      <w:ind w:left="3402"/>
      <w:outlineLvl w:val="1"/>
    </w:pPr>
    <w:rPr>
      <w:rFonts w:ascii="STKaiti" w:hAnsi="STKaiti"/>
      <w:color w:val="0C2D83"/>
      <w:sz w:val="54"/>
      <w:szCs w:val="54"/>
      <w:lang w:val="en-US" w:eastAsia="zh-CN"/>
    </w:rPr>
  </w:style>
  <w:style w:type="paragraph" w:customStyle="1" w:styleId="CharCharCharCharCharCharCharCharCharCharChar">
    <w:name w:val="Char Char Char Char Char Char Char Char Char Char Char"/>
    <w:basedOn w:val="Normal"/>
    <w:autoRedefine/>
    <w:rsid w:val="003B755A"/>
    <w:pPr>
      <w:widowControl w:val="0"/>
      <w:spacing w:line="360" w:lineRule="auto"/>
      <w:ind w:leftChars="1260" w:left="2520"/>
    </w:pPr>
    <w:rPr>
      <w:rFonts w:ascii="Tahoma" w:eastAsia="SimSun" w:hAnsi="Tahoma"/>
      <w:kern w:val="2"/>
      <w:szCs w:val="24"/>
      <w:lang w:val="en-US" w:eastAsia="zh-CN"/>
    </w:rPr>
  </w:style>
  <w:style w:type="paragraph" w:customStyle="1" w:styleId="CharCharCharCharCharCharChar">
    <w:name w:val="Char Char Char Char Char Char Char"/>
    <w:basedOn w:val="Normal"/>
    <w:rsid w:val="00985FCF"/>
    <w:pPr>
      <w:spacing w:after="160" w:line="240" w:lineRule="exact"/>
    </w:pPr>
    <w:rPr>
      <w:rFonts w:ascii="Verdana" w:eastAsia="Times New Roman" w:hAnsi="Verdana"/>
      <w:sz w:val="20"/>
      <w:lang w:val="en-US"/>
    </w:rPr>
  </w:style>
  <w:style w:type="table" w:styleId="TableGrid">
    <w:name w:val="Table Grid"/>
    <w:basedOn w:val="TableNormal"/>
    <w:rsid w:val="00B554ED"/>
    <w:rPr>
      <w:rFonts w:ascii="Times New Roman" w:eastAsia="STKaiti" w:hAnsi="Times New Roman"/>
    </w:rPr>
    <w:tblPr/>
    <w:tcPr>
      <w:vAlign w:val="bottom"/>
    </w:tcPr>
  </w:style>
  <w:style w:type="paragraph" w:customStyle="1" w:styleId="StyleHeading3nonumberingLeft0Hanging038">
    <w:name w:val="Style Heading 3(no numbering) + Left:  0&quot; Hanging:  0.38&quot;"/>
    <w:basedOn w:val="Heading3nonumbering"/>
    <w:rsid w:val="009532D3"/>
    <w:pPr>
      <w:ind w:left="533" w:hanging="533"/>
    </w:pPr>
    <w:rPr>
      <w:rFonts w:cs="SimSun"/>
      <w:bCs w:val="0"/>
      <w:iCs w:val="0"/>
      <w:szCs w:val="20"/>
    </w:rPr>
  </w:style>
  <w:style w:type="paragraph" w:customStyle="1" w:styleId="CoverDescription">
    <w:name w:val="Cover Description"/>
    <w:basedOn w:val="Normal"/>
    <w:link w:val="CoverDescriptionChar"/>
    <w:rsid w:val="001369F0"/>
    <w:pPr>
      <w:framePr w:w="5947" w:hSpace="180" w:vSpace="180" w:wrap="auto" w:vAnchor="page" w:hAnchor="text" w:xAlign="center" w:y="6918"/>
      <w:overflowPunct w:val="0"/>
      <w:autoSpaceDE w:val="0"/>
      <w:autoSpaceDN w:val="0"/>
      <w:adjustRightInd w:val="0"/>
      <w:spacing w:line="260" w:lineRule="atLeast"/>
      <w:jc w:val="center"/>
      <w:textAlignment w:val="baseline"/>
    </w:pPr>
    <w:rPr>
      <w:rFonts w:eastAsia="PMingLiU"/>
    </w:rPr>
  </w:style>
  <w:style w:type="character" w:customStyle="1" w:styleId="ReportTextChar">
    <w:name w:val="Report Text Char"/>
    <w:link w:val="ReportText"/>
    <w:locked/>
    <w:rsid w:val="006607BF"/>
    <w:rPr>
      <w:rFonts w:eastAsia="STKaiti"/>
      <w:sz w:val="26"/>
      <w:lang w:val="en-GB" w:eastAsia="en-US" w:bidi="ar-SA"/>
    </w:rPr>
  </w:style>
  <w:style w:type="paragraph" w:customStyle="1" w:styleId="Main">
    <w:name w:val="Main"/>
    <w:basedOn w:val="Normal"/>
    <w:link w:val="MainChar"/>
    <w:rsid w:val="002C4F51"/>
    <w:pPr>
      <w:tabs>
        <w:tab w:val="left" w:pos="440"/>
        <w:tab w:val="left" w:pos="900"/>
        <w:tab w:val="left" w:pos="1340"/>
      </w:tabs>
      <w:overflowPunct w:val="0"/>
      <w:autoSpaceDE w:val="0"/>
      <w:autoSpaceDN w:val="0"/>
      <w:adjustRightInd w:val="0"/>
      <w:ind w:right="18"/>
      <w:textAlignment w:val="baseline"/>
    </w:pPr>
    <w:rPr>
      <w:rFonts w:eastAsia="PMingLiU"/>
    </w:rPr>
  </w:style>
  <w:style w:type="character" w:customStyle="1" w:styleId="MainChar">
    <w:name w:val="Main Char"/>
    <w:link w:val="Main"/>
    <w:locked/>
    <w:rsid w:val="002C4F51"/>
    <w:rPr>
      <w:rFonts w:eastAsia="PMingLiU"/>
      <w:sz w:val="24"/>
      <w:lang w:val="en-GB" w:eastAsia="en-US" w:bidi="ar-SA"/>
    </w:rPr>
  </w:style>
  <w:style w:type="paragraph" w:customStyle="1" w:styleId="Figure">
    <w:name w:val="Figure"/>
    <w:aliases w:val="f"/>
    <w:basedOn w:val="Normal"/>
    <w:link w:val="FigureChar"/>
    <w:rsid w:val="002C4F51"/>
    <w:pPr>
      <w:tabs>
        <w:tab w:val="decimal" w:pos="1080"/>
      </w:tabs>
      <w:overflowPunct w:val="0"/>
      <w:autoSpaceDE w:val="0"/>
      <w:autoSpaceDN w:val="0"/>
      <w:adjustRightInd w:val="0"/>
      <w:textAlignment w:val="baseline"/>
    </w:pPr>
    <w:rPr>
      <w:rFonts w:eastAsia="PMingLiU"/>
    </w:rPr>
  </w:style>
  <w:style w:type="character" w:customStyle="1" w:styleId="FigureChar">
    <w:name w:val="Figure Char"/>
    <w:aliases w:val="f Char"/>
    <w:link w:val="Figure"/>
    <w:rsid w:val="002C4F51"/>
    <w:rPr>
      <w:rFonts w:eastAsia="PMingLiU"/>
      <w:sz w:val="24"/>
      <w:lang w:val="en-GB" w:eastAsia="en-US" w:bidi="ar-SA"/>
    </w:rPr>
  </w:style>
  <w:style w:type="paragraph" w:customStyle="1" w:styleId="StyleTableText">
    <w:name w:val="Style Table Text +"/>
    <w:basedOn w:val="TableText"/>
    <w:rsid w:val="00E31F17"/>
    <w:rPr>
      <w:rFonts w:cs="SimSun"/>
      <w:szCs w:val="20"/>
    </w:rPr>
  </w:style>
  <w:style w:type="paragraph" w:customStyle="1" w:styleId="StyleTableText1">
    <w:name w:val="Style Table Text +1"/>
    <w:basedOn w:val="TableText"/>
    <w:rsid w:val="00E31F17"/>
    <w:rPr>
      <w:rFonts w:cs="SimSun"/>
      <w:szCs w:val="20"/>
    </w:rPr>
  </w:style>
  <w:style w:type="paragraph" w:customStyle="1" w:styleId="Note">
    <w:name w:val="Note"/>
    <w:basedOn w:val="Normal"/>
    <w:rsid w:val="0083768F"/>
    <w:pPr>
      <w:overflowPunct w:val="0"/>
      <w:autoSpaceDE w:val="0"/>
      <w:autoSpaceDN w:val="0"/>
      <w:adjustRightInd w:val="0"/>
      <w:jc w:val="right"/>
      <w:textAlignment w:val="baseline"/>
    </w:pPr>
    <w:rPr>
      <w:rFonts w:eastAsia="PMingLiU"/>
    </w:rPr>
  </w:style>
  <w:style w:type="paragraph" w:customStyle="1" w:styleId="DirectorSign">
    <w:name w:val="Director Sign"/>
    <w:basedOn w:val="Normal"/>
    <w:rsid w:val="00FA2F2B"/>
    <w:pPr>
      <w:tabs>
        <w:tab w:val="left" w:pos="4680"/>
        <w:tab w:val="left" w:pos="5040"/>
        <w:tab w:val="center" w:pos="10800"/>
      </w:tabs>
      <w:overflowPunct w:val="0"/>
      <w:autoSpaceDE w:val="0"/>
      <w:autoSpaceDN w:val="0"/>
      <w:adjustRightInd w:val="0"/>
      <w:ind w:right="18"/>
      <w:textAlignment w:val="baseline"/>
    </w:pPr>
    <w:rPr>
      <w:rFonts w:eastAsia="PMingLiU"/>
    </w:rPr>
  </w:style>
  <w:style w:type="character" w:styleId="FollowedHyperlink">
    <w:name w:val="FollowedHyperlink"/>
    <w:rsid w:val="00E9437D"/>
    <w:rPr>
      <w:color w:val="606420"/>
      <w:u w:val="single"/>
    </w:rPr>
  </w:style>
  <w:style w:type="paragraph" w:customStyle="1" w:styleId="StyleBodyby8ptRight-014">
    <w:name w:val="Style Bodyby + 8 pt Right:  -0.14&quot;"/>
    <w:basedOn w:val="Body"/>
    <w:rsid w:val="009D68D1"/>
    <w:pPr>
      <w:ind w:right="-202"/>
    </w:pPr>
    <w:rPr>
      <w:sz w:val="16"/>
    </w:rPr>
  </w:style>
  <w:style w:type="paragraph" w:customStyle="1" w:styleId="Heading41">
    <w:name w:val="Heading 41"/>
    <w:basedOn w:val="ReportText"/>
    <w:next w:val="ReportText"/>
    <w:rsid w:val="008653CD"/>
    <w:pPr>
      <w:overflowPunct w:val="0"/>
      <w:autoSpaceDE w:val="0"/>
      <w:autoSpaceDN w:val="0"/>
      <w:adjustRightInd w:val="0"/>
      <w:spacing w:line="260" w:lineRule="atLeast"/>
      <w:ind w:left="0" w:hanging="835"/>
      <w:textAlignment w:val="baseline"/>
    </w:pPr>
    <w:rPr>
      <w:rFonts w:eastAsia="PMingLiU"/>
    </w:rPr>
  </w:style>
  <w:style w:type="character" w:customStyle="1" w:styleId="DateChar">
    <w:name w:val="Date Char"/>
    <w:link w:val="Date"/>
    <w:locked/>
    <w:rsid w:val="000B4768"/>
    <w:rPr>
      <w:rFonts w:eastAsia="STKaiti"/>
      <w:sz w:val="24"/>
      <w:lang w:val="en-GB" w:eastAsia="en-US" w:bidi="ar-SA"/>
    </w:rPr>
  </w:style>
  <w:style w:type="paragraph" w:customStyle="1" w:styleId="StyleTableBullets2Right-008">
    <w:name w:val="Style Table Bullets 2 + Right:  -0.08&quot;"/>
    <w:basedOn w:val="TableBullets2"/>
    <w:rsid w:val="00147191"/>
    <w:pPr>
      <w:ind w:right="-115"/>
    </w:pPr>
    <w:rPr>
      <w:szCs w:val="20"/>
    </w:rPr>
  </w:style>
  <w:style w:type="paragraph" w:customStyle="1" w:styleId="StyleTableTextRight005">
    <w:name w:val="Style Table Text + Right:  0.05&quot;"/>
    <w:basedOn w:val="TableText"/>
    <w:rsid w:val="00147191"/>
    <w:pPr>
      <w:ind w:left="173" w:right="72" w:hanging="173"/>
    </w:pPr>
    <w:rPr>
      <w:szCs w:val="20"/>
    </w:rPr>
  </w:style>
  <w:style w:type="paragraph" w:customStyle="1" w:styleId="FigureHead">
    <w:name w:val="FigureHead"/>
    <w:basedOn w:val="Normal"/>
    <w:rsid w:val="005C3608"/>
    <w:pPr>
      <w:overflowPunct w:val="0"/>
      <w:autoSpaceDE w:val="0"/>
      <w:autoSpaceDN w:val="0"/>
      <w:adjustRightInd w:val="0"/>
      <w:ind w:right="180"/>
      <w:jc w:val="right"/>
      <w:textAlignment w:val="baseline"/>
    </w:pPr>
    <w:rPr>
      <w:rFonts w:eastAsia="PMingLiU"/>
      <w:i/>
    </w:rPr>
  </w:style>
  <w:style w:type="paragraph" w:customStyle="1" w:styleId="RunTitleWide">
    <w:name w:val="RunTitleWide"/>
    <w:basedOn w:val="Normal"/>
    <w:rsid w:val="0030726A"/>
    <w:pPr>
      <w:overflowPunct w:val="0"/>
      <w:autoSpaceDE w:val="0"/>
      <w:autoSpaceDN w:val="0"/>
      <w:adjustRightInd w:val="0"/>
      <w:spacing w:line="220" w:lineRule="exact"/>
      <w:jc w:val="right"/>
      <w:textAlignment w:val="baseline"/>
    </w:pPr>
    <w:rPr>
      <w:rFonts w:eastAsia="方正楷体_GBK"/>
      <w:i/>
      <w:sz w:val="18"/>
    </w:rPr>
  </w:style>
  <w:style w:type="character" w:customStyle="1" w:styleId="TableTitleChar">
    <w:name w:val="Table Title Char"/>
    <w:link w:val="TableTitle"/>
    <w:rsid w:val="00801848"/>
    <w:rPr>
      <w:rFonts w:ascii="Arial" w:eastAsia="Microsoft YaHei" w:hAnsi="Arial"/>
      <w:i/>
      <w:sz w:val="22"/>
      <w:szCs w:val="24"/>
      <w:lang w:val="en-GB" w:eastAsia="zh-CN"/>
    </w:rPr>
  </w:style>
  <w:style w:type="character" w:customStyle="1" w:styleId="TableTextChar">
    <w:name w:val="Table Text Char"/>
    <w:link w:val="TableText"/>
    <w:locked/>
    <w:rsid w:val="00476926"/>
    <w:rPr>
      <w:rFonts w:ascii="Arial" w:eastAsia="Microsoft YaHei" w:hAnsi="Arial"/>
      <w:sz w:val="22"/>
      <w:szCs w:val="24"/>
      <w:lang w:val="en-GB" w:eastAsia="zh-CN"/>
    </w:rPr>
  </w:style>
  <w:style w:type="character" w:customStyle="1" w:styleId="BodyTextChar">
    <w:name w:val="Body Text Char"/>
    <w:aliases w:val="Body Text x Char,bt Char,Body Bullet _10 Char, Char Char1, Char Char Char,Char Char,DBody Text Char,CharirHeading 1 Char,Body Text Char Char Char,Char Char Char Char Char,Body Bullet _10 Char Char Char,Char1 Char,Body Text x1 Char Char"/>
    <w:link w:val="BodyText"/>
    <w:rsid w:val="00247825"/>
    <w:rPr>
      <w:rFonts w:ascii="Arial" w:eastAsia="Microsoft YaHei" w:hAnsi="Arial" w:cs="Arial"/>
      <w:sz w:val="22"/>
      <w:szCs w:val="22"/>
      <w:lang w:eastAsia="zh-CN"/>
    </w:rPr>
  </w:style>
  <w:style w:type="paragraph" w:customStyle="1" w:styleId="BodyText1">
    <w:name w:val="Body Text 1"/>
    <w:rsid w:val="00B44C91"/>
    <w:pPr>
      <w:spacing w:before="240"/>
      <w:jc w:val="both"/>
    </w:pPr>
    <w:rPr>
      <w:rFonts w:ascii="Arial" w:eastAsia="Microsoft YaHei" w:hAnsi="Arial"/>
      <w:sz w:val="22"/>
      <w:lang w:eastAsia="en-US"/>
    </w:rPr>
  </w:style>
  <w:style w:type="paragraph" w:styleId="BalloonText">
    <w:name w:val="Balloon Text"/>
    <w:basedOn w:val="Normal"/>
    <w:link w:val="BalloonTextChar"/>
    <w:rsid w:val="0059781D"/>
    <w:rPr>
      <w:rFonts w:ascii="Calibri Light" w:eastAsia="PMingLiU" w:hAnsi="Calibri Light"/>
      <w:sz w:val="18"/>
      <w:szCs w:val="18"/>
    </w:rPr>
  </w:style>
  <w:style w:type="character" w:customStyle="1" w:styleId="BalloonTextChar">
    <w:name w:val="Balloon Text Char"/>
    <w:link w:val="BalloonText"/>
    <w:rsid w:val="0059781D"/>
    <w:rPr>
      <w:rFonts w:ascii="Calibri Light" w:eastAsia="PMingLiU" w:hAnsi="Calibri Light" w:cs="Times New Roman"/>
      <w:sz w:val="18"/>
      <w:szCs w:val="18"/>
      <w:lang w:val="en-GB" w:eastAsia="en-US"/>
    </w:rPr>
  </w:style>
  <w:style w:type="character" w:customStyle="1" w:styleId="CoverDescriptionChar">
    <w:name w:val="Cover Description Char"/>
    <w:link w:val="CoverDescription"/>
    <w:rsid w:val="00176056"/>
    <w:rPr>
      <w:rFonts w:ascii="Arial" w:hAnsi="Arial"/>
      <w:sz w:val="22"/>
      <w:lang w:eastAsia="en-US"/>
    </w:rPr>
  </w:style>
  <w:style w:type="paragraph" w:styleId="Revision">
    <w:name w:val="Revision"/>
    <w:hidden/>
    <w:uiPriority w:val="99"/>
    <w:semiHidden/>
    <w:rsid w:val="00176056"/>
    <w:rPr>
      <w:rFonts w:ascii="Arial" w:eastAsia="Microsoft YaHei" w:hAnsi="Arial"/>
      <w:sz w:val="22"/>
      <w:lang w:eastAsia="en-US"/>
    </w:rPr>
  </w:style>
  <w:style w:type="character" w:customStyle="1" w:styleId="Heading3Char">
    <w:name w:val="Heading 3 Char"/>
    <w:aliases w:val="h3 Char,C Sub-Sub/Italic Char"/>
    <w:link w:val="Heading3"/>
    <w:rsid w:val="00176056"/>
    <w:rPr>
      <w:rFonts w:ascii="Arial" w:eastAsia="Microsoft YaHei" w:hAnsi="Arial"/>
      <w:b/>
      <w:bCs/>
      <w:i/>
      <w:iCs/>
      <w:position w:val="-4"/>
      <w:sz w:val="22"/>
      <w:szCs w:val="26"/>
    </w:rPr>
  </w:style>
  <w:style w:type="character" w:customStyle="1" w:styleId="Heading2Char">
    <w:name w:val="Heading 2 Char"/>
    <w:aliases w:val="h2 Char,B Sub/Bold Char,#Heading 2 Char"/>
    <w:link w:val="Heading2"/>
    <w:locked/>
    <w:rsid w:val="00176056"/>
    <w:rPr>
      <w:rFonts w:ascii="Arial" w:eastAsia="Microsoft YaHei" w:hAnsi="Arial"/>
      <w:b/>
      <w:bCs/>
      <w:iCs/>
      <w:sz w:val="24"/>
      <w:szCs w:val="26"/>
    </w:rPr>
  </w:style>
  <w:style w:type="character" w:customStyle="1" w:styleId="BodyText3Char">
    <w:name w:val="Body Text 3 Char"/>
    <w:link w:val="BodyText3"/>
    <w:rsid w:val="00176056"/>
    <w:rPr>
      <w:rFonts w:ascii="Arial" w:eastAsia="Microsoft YaHei" w:hAnsi="Arial"/>
      <w:sz w:val="22"/>
      <w:szCs w:val="24"/>
    </w:rPr>
  </w:style>
  <w:style w:type="paragraph" w:customStyle="1" w:styleId="Pa20">
    <w:name w:val="Pa20"/>
    <w:basedOn w:val="Normal"/>
    <w:next w:val="Normal"/>
    <w:uiPriority w:val="99"/>
    <w:rsid w:val="00C50293"/>
    <w:pPr>
      <w:autoSpaceDE w:val="0"/>
      <w:autoSpaceDN w:val="0"/>
      <w:adjustRightInd w:val="0"/>
      <w:spacing w:line="191" w:lineRule="atLeast"/>
    </w:pPr>
    <w:rPr>
      <w:rFonts w:ascii="Univers LT Std 45 Light" w:eastAsia="Calibri" w:hAnsi="Univers LT Std 45 Light"/>
      <w:sz w:val="24"/>
      <w:szCs w:val="24"/>
      <w:lang w:val="en-US"/>
    </w:rPr>
  </w:style>
  <w:style w:type="paragraph" w:styleId="Bibliography">
    <w:name w:val="Bibliography"/>
    <w:basedOn w:val="Normal"/>
    <w:next w:val="Normal"/>
    <w:uiPriority w:val="37"/>
    <w:semiHidden/>
    <w:unhideWhenUsed/>
    <w:rsid w:val="00A718C5"/>
  </w:style>
  <w:style w:type="paragraph" w:styleId="BodyTextFirstIndent">
    <w:name w:val="Body Text First Indent"/>
    <w:basedOn w:val="BodyText"/>
    <w:link w:val="BodyTextFirstIndentChar"/>
    <w:rsid w:val="00A718C5"/>
    <w:pPr>
      <w:overflowPunct/>
      <w:spacing w:before="0" w:after="120"/>
      <w:ind w:firstLine="210"/>
    </w:pPr>
    <w:rPr>
      <w:rFonts w:cs="Times New Roman"/>
      <w:szCs w:val="20"/>
      <w:lang w:val="en-GB" w:eastAsia="en-US"/>
    </w:rPr>
  </w:style>
  <w:style w:type="character" w:customStyle="1" w:styleId="BodyTextFirstIndentChar">
    <w:name w:val="Body Text First Indent Char"/>
    <w:link w:val="BodyTextFirstIndent"/>
    <w:rsid w:val="00A718C5"/>
    <w:rPr>
      <w:rFonts w:ascii="Arial" w:eastAsia="Microsoft YaHei" w:hAnsi="Arial" w:cs="Arial"/>
      <w:sz w:val="22"/>
      <w:szCs w:val="22"/>
      <w:lang w:val="en-GB" w:eastAsia="en-US"/>
    </w:rPr>
  </w:style>
  <w:style w:type="paragraph" w:styleId="BodyTextFirstIndent2">
    <w:name w:val="Body Text First Indent 2"/>
    <w:basedOn w:val="BodyTextIndent"/>
    <w:link w:val="BodyTextFirstIndent2Char"/>
    <w:rsid w:val="00A718C5"/>
    <w:pPr>
      <w:spacing w:after="120"/>
      <w:ind w:left="360" w:firstLine="210"/>
    </w:pPr>
    <w:rPr>
      <w:rFonts w:ascii="Arial" w:hAnsi="Arial"/>
      <w:b w:val="0"/>
    </w:rPr>
  </w:style>
  <w:style w:type="character" w:customStyle="1" w:styleId="BodyTextIndentChar">
    <w:name w:val="Body Text Indent Char"/>
    <w:link w:val="BodyTextIndent"/>
    <w:rsid w:val="00A718C5"/>
    <w:rPr>
      <w:rFonts w:ascii="Book Antiqua" w:eastAsia="Microsoft YaHei" w:hAnsi="Book Antiqua"/>
      <w:b/>
      <w:sz w:val="22"/>
      <w:lang w:val="en-GB" w:eastAsia="en-US"/>
    </w:rPr>
  </w:style>
  <w:style w:type="character" w:customStyle="1" w:styleId="BodyTextFirstIndent2Char">
    <w:name w:val="Body Text First Indent 2 Char"/>
    <w:link w:val="BodyTextFirstIndent2"/>
    <w:rsid w:val="00A718C5"/>
    <w:rPr>
      <w:rFonts w:ascii="Arial" w:eastAsia="Microsoft YaHei" w:hAnsi="Arial"/>
      <w:b w:val="0"/>
      <w:sz w:val="22"/>
      <w:lang w:val="en-GB" w:eastAsia="en-US"/>
    </w:rPr>
  </w:style>
  <w:style w:type="paragraph" w:styleId="Closing">
    <w:name w:val="Closing"/>
    <w:basedOn w:val="Normal"/>
    <w:link w:val="ClosingChar"/>
    <w:rsid w:val="00A718C5"/>
    <w:pPr>
      <w:ind w:left="4320"/>
    </w:pPr>
  </w:style>
  <w:style w:type="character" w:customStyle="1" w:styleId="ClosingChar">
    <w:name w:val="Closing Char"/>
    <w:link w:val="Closing"/>
    <w:rsid w:val="00A718C5"/>
    <w:rPr>
      <w:rFonts w:ascii="Arial" w:eastAsia="Microsoft YaHei" w:hAnsi="Arial"/>
      <w:sz w:val="22"/>
      <w:lang w:val="en-GB" w:eastAsia="en-US"/>
    </w:rPr>
  </w:style>
  <w:style w:type="paragraph" w:styleId="CommentSubject">
    <w:name w:val="annotation subject"/>
    <w:basedOn w:val="CommentText"/>
    <w:next w:val="CommentText"/>
    <w:link w:val="CommentSubjectChar"/>
    <w:rsid w:val="00A718C5"/>
    <w:rPr>
      <w:b/>
      <w:bCs/>
    </w:rPr>
  </w:style>
  <w:style w:type="character" w:customStyle="1" w:styleId="CommentTextChar">
    <w:name w:val="Comment Text Char"/>
    <w:link w:val="CommentText"/>
    <w:semiHidden/>
    <w:rsid w:val="00A718C5"/>
    <w:rPr>
      <w:rFonts w:ascii="Arial" w:eastAsia="Microsoft YaHei" w:hAnsi="Arial"/>
      <w:lang w:val="en-GB" w:eastAsia="en-US"/>
    </w:rPr>
  </w:style>
  <w:style w:type="character" w:customStyle="1" w:styleId="CommentSubjectChar">
    <w:name w:val="Comment Subject Char"/>
    <w:link w:val="CommentSubject"/>
    <w:rsid w:val="00A718C5"/>
    <w:rPr>
      <w:rFonts w:ascii="Arial" w:eastAsia="Microsoft YaHei" w:hAnsi="Arial"/>
      <w:b/>
      <w:bCs/>
      <w:lang w:val="en-GB" w:eastAsia="en-US"/>
    </w:rPr>
  </w:style>
  <w:style w:type="paragraph" w:styleId="DocumentMap">
    <w:name w:val="Document Map"/>
    <w:basedOn w:val="Normal"/>
    <w:link w:val="DocumentMapChar"/>
    <w:rsid w:val="00A718C5"/>
    <w:rPr>
      <w:rFonts w:ascii="Segoe UI" w:hAnsi="Segoe UI" w:cs="Segoe UI"/>
      <w:sz w:val="16"/>
      <w:szCs w:val="16"/>
    </w:rPr>
  </w:style>
  <w:style w:type="character" w:customStyle="1" w:styleId="DocumentMapChar">
    <w:name w:val="Document Map Char"/>
    <w:link w:val="DocumentMap"/>
    <w:rsid w:val="00A718C5"/>
    <w:rPr>
      <w:rFonts w:ascii="Segoe UI" w:eastAsia="Microsoft YaHei" w:hAnsi="Segoe UI" w:cs="Segoe UI"/>
      <w:sz w:val="16"/>
      <w:szCs w:val="16"/>
      <w:lang w:val="en-GB" w:eastAsia="en-US"/>
    </w:rPr>
  </w:style>
  <w:style w:type="paragraph" w:styleId="E-mailSignature">
    <w:name w:val="E-mail Signature"/>
    <w:basedOn w:val="Normal"/>
    <w:link w:val="E-mailSignatureChar"/>
    <w:rsid w:val="00A718C5"/>
  </w:style>
  <w:style w:type="character" w:customStyle="1" w:styleId="E-mailSignatureChar">
    <w:name w:val="E-mail Signature Char"/>
    <w:link w:val="E-mailSignature"/>
    <w:rsid w:val="00A718C5"/>
    <w:rPr>
      <w:rFonts w:ascii="Arial" w:eastAsia="Microsoft YaHei" w:hAnsi="Arial"/>
      <w:sz w:val="22"/>
      <w:lang w:val="en-GB" w:eastAsia="en-US"/>
    </w:rPr>
  </w:style>
  <w:style w:type="paragraph" w:styleId="EndnoteText">
    <w:name w:val="endnote text"/>
    <w:basedOn w:val="Normal"/>
    <w:link w:val="EndnoteTextChar"/>
    <w:rsid w:val="00A718C5"/>
    <w:rPr>
      <w:sz w:val="20"/>
    </w:rPr>
  </w:style>
  <w:style w:type="character" w:customStyle="1" w:styleId="EndnoteTextChar">
    <w:name w:val="Endnote Text Char"/>
    <w:link w:val="EndnoteText"/>
    <w:rsid w:val="00A718C5"/>
    <w:rPr>
      <w:rFonts w:ascii="Arial" w:eastAsia="Microsoft YaHei" w:hAnsi="Arial"/>
      <w:lang w:val="en-GB" w:eastAsia="en-US"/>
    </w:rPr>
  </w:style>
  <w:style w:type="paragraph" w:styleId="EnvelopeAddress">
    <w:name w:val="envelope address"/>
    <w:basedOn w:val="Normal"/>
    <w:rsid w:val="00A718C5"/>
    <w:pPr>
      <w:framePr w:w="7920" w:h="1980" w:hRule="exact" w:hSpace="180" w:wrap="auto" w:hAnchor="page" w:xAlign="center" w:yAlign="bottom"/>
      <w:ind w:left="2880"/>
    </w:pPr>
    <w:rPr>
      <w:rFonts w:ascii="Calibri Light" w:eastAsia="PMingLiU" w:hAnsi="Calibri Light"/>
      <w:sz w:val="24"/>
      <w:szCs w:val="24"/>
    </w:rPr>
  </w:style>
  <w:style w:type="paragraph" w:styleId="EnvelopeReturn">
    <w:name w:val="envelope return"/>
    <w:basedOn w:val="Normal"/>
    <w:rsid w:val="00A718C5"/>
    <w:rPr>
      <w:rFonts w:ascii="Calibri Light" w:eastAsia="PMingLiU" w:hAnsi="Calibri Light"/>
      <w:sz w:val="20"/>
    </w:rPr>
  </w:style>
  <w:style w:type="paragraph" w:styleId="FootnoteText">
    <w:name w:val="footnote text"/>
    <w:basedOn w:val="Normal"/>
    <w:link w:val="FootnoteTextChar"/>
    <w:rsid w:val="00A718C5"/>
    <w:rPr>
      <w:sz w:val="20"/>
    </w:rPr>
  </w:style>
  <w:style w:type="character" w:customStyle="1" w:styleId="FootnoteTextChar">
    <w:name w:val="Footnote Text Char"/>
    <w:link w:val="FootnoteText"/>
    <w:rsid w:val="00A718C5"/>
    <w:rPr>
      <w:rFonts w:ascii="Arial" w:eastAsia="Microsoft YaHei" w:hAnsi="Arial"/>
      <w:lang w:val="en-GB" w:eastAsia="en-US"/>
    </w:rPr>
  </w:style>
  <w:style w:type="paragraph" w:styleId="HTMLAddress">
    <w:name w:val="HTML Address"/>
    <w:basedOn w:val="Normal"/>
    <w:link w:val="HTMLAddressChar"/>
    <w:rsid w:val="00A718C5"/>
    <w:rPr>
      <w:i/>
      <w:iCs/>
    </w:rPr>
  </w:style>
  <w:style w:type="character" w:customStyle="1" w:styleId="HTMLAddressChar">
    <w:name w:val="HTML Address Char"/>
    <w:link w:val="HTMLAddress"/>
    <w:rsid w:val="00A718C5"/>
    <w:rPr>
      <w:rFonts w:ascii="Arial" w:eastAsia="Microsoft YaHei" w:hAnsi="Arial"/>
      <w:i/>
      <w:iCs/>
      <w:sz w:val="22"/>
      <w:lang w:val="en-GB" w:eastAsia="en-US"/>
    </w:rPr>
  </w:style>
  <w:style w:type="paragraph" w:styleId="HTMLPreformatted">
    <w:name w:val="HTML Preformatted"/>
    <w:basedOn w:val="Normal"/>
    <w:link w:val="HTMLPreformattedChar"/>
    <w:semiHidden/>
    <w:unhideWhenUsed/>
    <w:rsid w:val="00A718C5"/>
    <w:rPr>
      <w:rFonts w:ascii="Courier New" w:hAnsi="Courier New" w:cs="Courier New"/>
      <w:sz w:val="20"/>
    </w:rPr>
  </w:style>
  <w:style w:type="character" w:customStyle="1" w:styleId="HTMLPreformattedChar">
    <w:name w:val="HTML Preformatted Char"/>
    <w:link w:val="HTMLPreformatted"/>
    <w:semiHidden/>
    <w:rsid w:val="00A718C5"/>
    <w:rPr>
      <w:rFonts w:ascii="Courier New" w:eastAsia="Microsoft YaHei" w:hAnsi="Courier New" w:cs="Courier New"/>
      <w:lang w:val="en-GB" w:eastAsia="en-US"/>
    </w:rPr>
  </w:style>
  <w:style w:type="paragraph" w:styleId="Index1">
    <w:name w:val="index 1"/>
    <w:basedOn w:val="Normal"/>
    <w:next w:val="Normal"/>
    <w:autoRedefine/>
    <w:rsid w:val="00A718C5"/>
    <w:pPr>
      <w:ind w:left="220" w:hanging="220"/>
    </w:pPr>
  </w:style>
  <w:style w:type="paragraph" w:styleId="Index3">
    <w:name w:val="index 3"/>
    <w:basedOn w:val="Normal"/>
    <w:next w:val="Normal"/>
    <w:autoRedefine/>
    <w:rsid w:val="00A718C5"/>
    <w:pPr>
      <w:ind w:left="660" w:hanging="220"/>
    </w:pPr>
  </w:style>
  <w:style w:type="paragraph" w:styleId="Index4">
    <w:name w:val="index 4"/>
    <w:basedOn w:val="Normal"/>
    <w:next w:val="Normal"/>
    <w:autoRedefine/>
    <w:rsid w:val="00A718C5"/>
    <w:pPr>
      <w:ind w:left="880" w:hanging="220"/>
    </w:pPr>
  </w:style>
  <w:style w:type="paragraph" w:styleId="Index5">
    <w:name w:val="index 5"/>
    <w:basedOn w:val="Normal"/>
    <w:next w:val="Normal"/>
    <w:autoRedefine/>
    <w:rsid w:val="00A718C5"/>
    <w:pPr>
      <w:ind w:left="1100" w:hanging="220"/>
    </w:pPr>
  </w:style>
  <w:style w:type="paragraph" w:styleId="Index6">
    <w:name w:val="index 6"/>
    <w:basedOn w:val="Normal"/>
    <w:next w:val="Normal"/>
    <w:autoRedefine/>
    <w:rsid w:val="00A718C5"/>
    <w:pPr>
      <w:ind w:left="1320" w:hanging="220"/>
    </w:pPr>
  </w:style>
  <w:style w:type="paragraph" w:styleId="Index7">
    <w:name w:val="index 7"/>
    <w:basedOn w:val="Normal"/>
    <w:next w:val="Normal"/>
    <w:autoRedefine/>
    <w:rsid w:val="00A718C5"/>
    <w:pPr>
      <w:ind w:left="1540" w:hanging="220"/>
    </w:pPr>
  </w:style>
  <w:style w:type="paragraph" w:styleId="Index8">
    <w:name w:val="index 8"/>
    <w:basedOn w:val="Normal"/>
    <w:next w:val="Normal"/>
    <w:autoRedefine/>
    <w:rsid w:val="00A718C5"/>
    <w:pPr>
      <w:ind w:left="1760" w:hanging="220"/>
    </w:pPr>
  </w:style>
  <w:style w:type="paragraph" w:styleId="Index9">
    <w:name w:val="index 9"/>
    <w:basedOn w:val="Normal"/>
    <w:next w:val="Normal"/>
    <w:autoRedefine/>
    <w:rsid w:val="00A718C5"/>
    <w:pPr>
      <w:ind w:left="1980" w:hanging="220"/>
    </w:pPr>
  </w:style>
  <w:style w:type="paragraph" w:styleId="IndexHeading">
    <w:name w:val="index heading"/>
    <w:basedOn w:val="Normal"/>
    <w:next w:val="Index1"/>
    <w:rsid w:val="00A718C5"/>
    <w:rPr>
      <w:rFonts w:ascii="Calibri Light" w:eastAsia="PMingLiU" w:hAnsi="Calibri Light"/>
      <w:b/>
      <w:bCs/>
    </w:rPr>
  </w:style>
  <w:style w:type="paragraph" w:styleId="IntenseQuote">
    <w:name w:val="Intense Quote"/>
    <w:basedOn w:val="Normal"/>
    <w:next w:val="Normal"/>
    <w:link w:val="IntenseQuoteChar"/>
    <w:uiPriority w:val="30"/>
    <w:qFormat/>
    <w:rsid w:val="00A718C5"/>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A718C5"/>
    <w:rPr>
      <w:rFonts w:ascii="Arial" w:eastAsia="Microsoft YaHei" w:hAnsi="Arial"/>
      <w:i/>
      <w:iCs/>
      <w:color w:val="5B9BD5"/>
      <w:sz w:val="22"/>
      <w:lang w:val="en-GB" w:eastAsia="en-US"/>
    </w:rPr>
  </w:style>
  <w:style w:type="paragraph" w:styleId="List">
    <w:name w:val="List"/>
    <w:basedOn w:val="Normal"/>
    <w:rsid w:val="00A718C5"/>
    <w:pPr>
      <w:ind w:left="360" w:hanging="360"/>
      <w:contextualSpacing/>
    </w:pPr>
  </w:style>
  <w:style w:type="paragraph" w:styleId="List2">
    <w:name w:val="List 2"/>
    <w:basedOn w:val="Normal"/>
    <w:rsid w:val="00A718C5"/>
    <w:pPr>
      <w:ind w:left="720" w:hanging="360"/>
      <w:contextualSpacing/>
    </w:pPr>
  </w:style>
  <w:style w:type="paragraph" w:styleId="List3">
    <w:name w:val="List 3"/>
    <w:basedOn w:val="Normal"/>
    <w:rsid w:val="00A718C5"/>
    <w:pPr>
      <w:ind w:left="1080" w:hanging="360"/>
      <w:contextualSpacing/>
    </w:pPr>
  </w:style>
  <w:style w:type="paragraph" w:styleId="List4">
    <w:name w:val="List 4"/>
    <w:basedOn w:val="Normal"/>
    <w:rsid w:val="00A718C5"/>
    <w:pPr>
      <w:ind w:left="1440" w:hanging="360"/>
      <w:contextualSpacing/>
    </w:pPr>
  </w:style>
  <w:style w:type="paragraph" w:styleId="List5">
    <w:name w:val="List 5"/>
    <w:basedOn w:val="Normal"/>
    <w:rsid w:val="00A718C5"/>
    <w:pPr>
      <w:ind w:left="1800" w:hanging="360"/>
      <w:contextualSpacing/>
    </w:pPr>
  </w:style>
  <w:style w:type="paragraph" w:styleId="ListBullet">
    <w:name w:val="List Bullet"/>
    <w:basedOn w:val="Normal"/>
    <w:rsid w:val="00A718C5"/>
    <w:pPr>
      <w:numPr>
        <w:numId w:val="13"/>
      </w:numPr>
      <w:contextualSpacing/>
    </w:pPr>
  </w:style>
  <w:style w:type="paragraph" w:styleId="ListBullet3">
    <w:name w:val="List Bullet 3"/>
    <w:basedOn w:val="Normal"/>
    <w:rsid w:val="00A718C5"/>
    <w:pPr>
      <w:numPr>
        <w:numId w:val="14"/>
      </w:numPr>
      <w:contextualSpacing/>
    </w:pPr>
  </w:style>
  <w:style w:type="paragraph" w:styleId="ListBullet4">
    <w:name w:val="List Bullet 4"/>
    <w:basedOn w:val="Normal"/>
    <w:rsid w:val="00A718C5"/>
    <w:pPr>
      <w:numPr>
        <w:numId w:val="15"/>
      </w:numPr>
      <w:contextualSpacing/>
    </w:pPr>
  </w:style>
  <w:style w:type="paragraph" w:styleId="ListBullet5">
    <w:name w:val="List Bullet 5"/>
    <w:basedOn w:val="Normal"/>
    <w:rsid w:val="00A718C5"/>
    <w:pPr>
      <w:numPr>
        <w:numId w:val="12"/>
      </w:numPr>
      <w:contextualSpacing/>
    </w:pPr>
  </w:style>
  <w:style w:type="paragraph" w:styleId="ListContinue">
    <w:name w:val="List Continue"/>
    <w:basedOn w:val="Normal"/>
    <w:rsid w:val="00A718C5"/>
    <w:pPr>
      <w:spacing w:after="120"/>
      <w:ind w:left="360"/>
      <w:contextualSpacing/>
    </w:pPr>
  </w:style>
  <w:style w:type="paragraph" w:styleId="ListContinue2">
    <w:name w:val="List Continue 2"/>
    <w:basedOn w:val="Normal"/>
    <w:rsid w:val="00A718C5"/>
    <w:pPr>
      <w:spacing w:after="120"/>
      <w:ind w:left="720"/>
      <w:contextualSpacing/>
    </w:pPr>
  </w:style>
  <w:style w:type="paragraph" w:styleId="ListContinue3">
    <w:name w:val="List Continue 3"/>
    <w:basedOn w:val="Normal"/>
    <w:rsid w:val="00A718C5"/>
    <w:pPr>
      <w:spacing w:after="120"/>
      <w:ind w:left="1080"/>
      <w:contextualSpacing/>
    </w:pPr>
  </w:style>
  <w:style w:type="paragraph" w:styleId="ListContinue4">
    <w:name w:val="List Continue 4"/>
    <w:basedOn w:val="Normal"/>
    <w:rsid w:val="00A718C5"/>
    <w:pPr>
      <w:spacing w:after="120"/>
      <w:ind w:left="1440"/>
      <w:contextualSpacing/>
    </w:pPr>
  </w:style>
  <w:style w:type="paragraph" w:styleId="ListContinue5">
    <w:name w:val="List Continue 5"/>
    <w:basedOn w:val="Normal"/>
    <w:rsid w:val="00A718C5"/>
    <w:pPr>
      <w:spacing w:after="120"/>
      <w:ind w:left="1800"/>
      <w:contextualSpacing/>
    </w:pPr>
  </w:style>
  <w:style w:type="paragraph" w:styleId="ListNumber">
    <w:name w:val="List Number"/>
    <w:basedOn w:val="Normal"/>
    <w:rsid w:val="00A718C5"/>
    <w:pPr>
      <w:numPr>
        <w:numId w:val="16"/>
      </w:numPr>
      <w:contextualSpacing/>
    </w:pPr>
  </w:style>
  <w:style w:type="paragraph" w:styleId="ListNumber2">
    <w:name w:val="List Number 2"/>
    <w:basedOn w:val="Normal"/>
    <w:rsid w:val="00A718C5"/>
    <w:pPr>
      <w:numPr>
        <w:numId w:val="17"/>
      </w:numPr>
      <w:contextualSpacing/>
    </w:pPr>
  </w:style>
  <w:style w:type="paragraph" w:styleId="ListNumber3">
    <w:name w:val="List Number 3"/>
    <w:basedOn w:val="Normal"/>
    <w:rsid w:val="00A718C5"/>
    <w:pPr>
      <w:numPr>
        <w:numId w:val="18"/>
      </w:numPr>
      <w:contextualSpacing/>
    </w:pPr>
  </w:style>
  <w:style w:type="paragraph" w:styleId="ListNumber4">
    <w:name w:val="List Number 4"/>
    <w:basedOn w:val="Normal"/>
    <w:rsid w:val="00A718C5"/>
    <w:pPr>
      <w:numPr>
        <w:numId w:val="19"/>
      </w:numPr>
      <w:contextualSpacing/>
    </w:pPr>
  </w:style>
  <w:style w:type="paragraph" w:styleId="ListNumber5">
    <w:name w:val="List Number 5"/>
    <w:basedOn w:val="Normal"/>
    <w:rsid w:val="00A718C5"/>
    <w:pPr>
      <w:numPr>
        <w:numId w:val="20"/>
      </w:numPr>
      <w:contextualSpacing/>
    </w:pPr>
  </w:style>
  <w:style w:type="paragraph" w:styleId="ListParagraph">
    <w:name w:val="List Paragraph"/>
    <w:basedOn w:val="Normal"/>
    <w:uiPriority w:val="34"/>
    <w:qFormat/>
    <w:rsid w:val="00A718C5"/>
    <w:pPr>
      <w:ind w:left="720"/>
    </w:pPr>
  </w:style>
  <w:style w:type="paragraph" w:styleId="MacroText">
    <w:name w:val="macro"/>
    <w:link w:val="MacroTextChar"/>
    <w:rsid w:val="00A718C5"/>
    <w:pPr>
      <w:tabs>
        <w:tab w:val="left" w:pos="480"/>
        <w:tab w:val="left" w:pos="960"/>
        <w:tab w:val="left" w:pos="1440"/>
        <w:tab w:val="left" w:pos="1920"/>
        <w:tab w:val="left" w:pos="2400"/>
        <w:tab w:val="left" w:pos="2880"/>
        <w:tab w:val="left" w:pos="3360"/>
        <w:tab w:val="left" w:pos="3840"/>
        <w:tab w:val="left" w:pos="4320"/>
      </w:tabs>
    </w:pPr>
    <w:rPr>
      <w:rFonts w:ascii="Courier New" w:eastAsia="Microsoft YaHei" w:hAnsi="Courier New" w:cs="Courier New"/>
      <w:lang w:eastAsia="en-US"/>
    </w:rPr>
  </w:style>
  <w:style w:type="character" w:customStyle="1" w:styleId="MacroTextChar">
    <w:name w:val="Macro Text Char"/>
    <w:link w:val="MacroText"/>
    <w:rsid w:val="00A718C5"/>
    <w:rPr>
      <w:rFonts w:ascii="Courier New" w:eastAsia="Microsoft YaHei" w:hAnsi="Courier New" w:cs="Courier New"/>
      <w:lang w:val="en-GB" w:eastAsia="en-US"/>
    </w:rPr>
  </w:style>
  <w:style w:type="paragraph" w:styleId="MessageHeader">
    <w:name w:val="Message Header"/>
    <w:basedOn w:val="Normal"/>
    <w:link w:val="MessageHeaderChar"/>
    <w:rsid w:val="00A718C5"/>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PMingLiU" w:hAnsi="Calibri Light"/>
      <w:sz w:val="24"/>
      <w:szCs w:val="24"/>
    </w:rPr>
  </w:style>
  <w:style w:type="character" w:customStyle="1" w:styleId="MessageHeaderChar">
    <w:name w:val="Message Header Char"/>
    <w:link w:val="MessageHeader"/>
    <w:rsid w:val="00A718C5"/>
    <w:rPr>
      <w:rFonts w:ascii="Calibri Light" w:eastAsia="PMingLiU" w:hAnsi="Calibri Light" w:cs="Times New Roman"/>
      <w:sz w:val="24"/>
      <w:szCs w:val="24"/>
      <w:shd w:val="pct20" w:color="auto" w:fill="auto"/>
      <w:lang w:val="en-GB" w:eastAsia="en-US"/>
    </w:rPr>
  </w:style>
  <w:style w:type="paragraph" w:styleId="NoSpacing">
    <w:name w:val="No Spacing"/>
    <w:uiPriority w:val="1"/>
    <w:qFormat/>
    <w:rsid w:val="00A718C5"/>
    <w:rPr>
      <w:rFonts w:ascii="Arial" w:eastAsia="Microsoft YaHei" w:hAnsi="Arial"/>
      <w:sz w:val="22"/>
      <w:lang w:eastAsia="en-US"/>
    </w:rPr>
  </w:style>
  <w:style w:type="paragraph" w:styleId="NormalWeb">
    <w:name w:val="Normal (Web)"/>
    <w:basedOn w:val="Normal"/>
    <w:rsid w:val="00A718C5"/>
    <w:rPr>
      <w:rFonts w:ascii="Times New Roman" w:hAnsi="Times New Roman"/>
      <w:sz w:val="24"/>
      <w:szCs w:val="24"/>
    </w:rPr>
  </w:style>
  <w:style w:type="paragraph" w:styleId="NormalIndent">
    <w:name w:val="Normal Indent"/>
    <w:basedOn w:val="Normal"/>
    <w:rsid w:val="00A718C5"/>
    <w:pPr>
      <w:ind w:left="720"/>
    </w:pPr>
  </w:style>
  <w:style w:type="paragraph" w:styleId="NoteHeading">
    <w:name w:val="Note Heading"/>
    <w:basedOn w:val="Normal"/>
    <w:next w:val="Normal"/>
    <w:link w:val="NoteHeadingChar"/>
    <w:rsid w:val="00A718C5"/>
  </w:style>
  <w:style w:type="character" w:customStyle="1" w:styleId="NoteHeadingChar">
    <w:name w:val="Note Heading Char"/>
    <w:link w:val="NoteHeading"/>
    <w:rsid w:val="00A718C5"/>
    <w:rPr>
      <w:rFonts w:ascii="Arial" w:eastAsia="Microsoft YaHei" w:hAnsi="Arial"/>
      <w:sz w:val="22"/>
      <w:lang w:val="en-GB" w:eastAsia="en-US"/>
    </w:rPr>
  </w:style>
  <w:style w:type="paragraph" w:styleId="PlainText">
    <w:name w:val="Plain Text"/>
    <w:basedOn w:val="Normal"/>
    <w:link w:val="PlainTextChar"/>
    <w:rsid w:val="00A718C5"/>
    <w:rPr>
      <w:rFonts w:ascii="Courier New" w:hAnsi="Courier New" w:cs="Courier New"/>
      <w:sz w:val="20"/>
    </w:rPr>
  </w:style>
  <w:style w:type="character" w:customStyle="1" w:styleId="PlainTextChar">
    <w:name w:val="Plain Text Char"/>
    <w:link w:val="PlainText"/>
    <w:rsid w:val="00A718C5"/>
    <w:rPr>
      <w:rFonts w:ascii="Courier New" w:eastAsia="Microsoft YaHei" w:hAnsi="Courier New" w:cs="Courier New"/>
      <w:lang w:val="en-GB" w:eastAsia="en-US"/>
    </w:rPr>
  </w:style>
  <w:style w:type="paragraph" w:styleId="Quote">
    <w:name w:val="Quote"/>
    <w:basedOn w:val="Normal"/>
    <w:next w:val="Normal"/>
    <w:link w:val="QuoteChar"/>
    <w:uiPriority w:val="29"/>
    <w:qFormat/>
    <w:rsid w:val="00A718C5"/>
    <w:pPr>
      <w:spacing w:before="200" w:after="160"/>
      <w:ind w:left="864" w:right="864"/>
      <w:jc w:val="center"/>
    </w:pPr>
    <w:rPr>
      <w:i/>
      <w:iCs/>
      <w:color w:val="404040"/>
    </w:rPr>
  </w:style>
  <w:style w:type="character" w:customStyle="1" w:styleId="QuoteChar">
    <w:name w:val="Quote Char"/>
    <w:link w:val="Quote"/>
    <w:uiPriority w:val="29"/>
    <w:rsid w:val="00A718C5"/>
    <w:rPr>
      <w:rFonts w:ascii="Arial" w:eastAsia="Microsoft YaHei" w:hAnsi="Arial"/>
      <w:i/>
      <w:iCs/>
      <w:color w:val="404040"/>
      <w:sz w:val="22"/>
      <w:lang w:val="en-GB" w:eastAsia="en-US"/>
    </w:rPr>
  </w:style>
  <w:style w:type="paragraph" w:styleId="Salutation">
    <w:name w:val="Salutation"/>
    <w:basedOn w:val="Normal"/>
    <w:next w:val="Normal"/>
    <w:link w:val="SalutationChar"/>
    <w:rsid w:val="00A718C5"/>
  </w:style>
  <w:style w:type="character" w:customStyle="1" w:styleId="SalutationChar">
    <w:name w:val="Salutation Char"/>
    <w:link w:val="Salutation"/>
    <w:rsid w:val="00A718C5"/>
    <w:rPr>
      <w:rFonts w:ascii="Arial" w:eastAsia="Microsoft YaHei" w:hAnsi="Arial"/>
      <w:sz w:val="22"/>
      <w:lang w:val="en-GB" w:eastAsia="en-US"/>
    </w:rPr>
  </w:style>
  <w:style w:type="paragraph" w:styleId="Signature">
    <w:name w:val="Signature"/>
    <w:basedOn w:val="Normal"/>
    <w:link w:val="SignatureChar"/>
    <w:rsid w:val="00A718C5"/>
    <w:pPr>
      <w:ind w:left="4320"/>
    </w:pPr>
  </w:style>
  <w:style w:type="character" w:customStyle="1" w:styleId="SignatureChar">
    <w:name w:val="Signature Char"/>
    <w:link w:val="Signature"/>
    <w:rsid w:val="00A718C5"/>
    <w:rPr>
      <w:rFonts w:ascii="Arial" w:eastAsia="Microsoft YaHei" w:hAnsi="Arial"/>
      <w:sz w:val="22"/>
      <w:lang w:val="en-GB" w:eastAsia="en-US"/>
    </w:rPr>
  </w:style>
  <w:style w:type="paragraph" w:styleId="Subtitle">
    <w:name w:val="Subtitle"/>
    <w:basedOn w:val="Normal"/>
    <w:next w:val="Normal"/>
    <w:link w:val="SubtitleChar"/>
    <w:qFormat/>
    <w:rsid w:val="00A718C5"/>
    <w:pPr>
      <w:spacing w:after="60"/>
      <w:jc w:val="center"/>
      <w:outlineLvl w:val="1"/>
    </w:pPr>
    <w:rPr>
      <w:rFonts w:ascii="Calibri Light" w:eastAsia="PMingLiU" w:hAnsi="Calibri Light"/>
      <w:sz w:val="24"/>
      <w:szCs w:val="24"/>
    </w:rPr>
  </w:style>
  <w:style w:type="character" w:customStyle="1" w:styleId="SubtitleChar">
    <w:name w:val="Subtitle Char"/>
    <w:link w:val="Subtitle"/>
    <w:rsid w:val="00A718C5"/>
    <w:rPr>
      <w:rFonts w:ascii="Calibri Light" w:eastAsia="PMingLiU" w:hAnsi="Calibri Light" w:cs="Times New Roman"/>
      <w:sz w:val="24"/>
      <w:szCs w:val="24"/>
      <w:lang w:val="en-GB" w:eastAsia="en-US"/>
    </w:rPr>
  </w:style>
  <w:style w:type="paragraph" w:styleId="TableofAuthorities">
    <w:name w:val="table of authorities"/>
    <w:basedOn w:val="Normal"/>
    <w:next w:val="Normal"/>
    <w:rsid w:val="00A718C5"/>
    <w:pPr>
      <w:ind w:left="220" w:hanging="220"/>
    </w:pPr>
  </w:style>
  <w:style w:type="paragraph" w:styleId="Title">
    <w:name w:val="Title"/>
    <w:basedOn w:val="Normal"/>
    <w:next w:val="Normal"/>
    <w:link w:val="TitleChar"/>
    <w:qFormat/>
    <w:rsid w:val="00A718C5"/>
    <w:pPr>
      <w:spacing w:before="240" w:after="60"/>
      <w:jc w:val="center"/>
      <w:outlineLvl w:val="0"/>
    </w:pPr>
    <w:rPr>
      <w:rFonts w:ascii="Calibri Light" w:eastAsia="PMingLiU" w:hAnsi="Calibri Light"/>
      <w:b/>
      <w:bCs/>
      <w:kern w:val="28"/>
      <w:sz w:val="32"/>
      <w:szCs w:val="32"/>
    </w:rPr>
  </w:style>
  <w:style w:type="character" w:customStyle="1" w:styleId="TitleChar">
    <w:name w:val="Title Char"/>
    <w:link w:val="Title"/>
    <w:rsid w:val="00A718C5"/>
    <w:rPr>
      <w:rFonts w:ascii="Calibri Light" w:eastAsia="PMingLiU" w:hAnsi="Calibri Light" w:cs="Times New Roman"/>
      <w:b/>
      <w:bCs/>
      <w:kern w:val="28"/>
      <w:sz w:val="32"/>
      <w:szCs w:val="32"/>
      <w:lang w:val="en-GB" w:eastAsia="en-US"/>
    </w:rPr>
  </w:style>
  <w:style w:type="paragraph" w:styleId="TOAHeading">
    <w:name w:val="toa heading"/>
    <w:basedOn w:val="Normal"/>
    <w:next w:val="Normal"/>
    <w:rsid w:val="00A718C5"/>
    <w:pPr>
      <w:spacing w:before="120"/>
    </w:pPr>
    <w:rPr>
      <w:rFonts w:ascii="Calibri Light" w:eastAsia="PMingLiU" w:hAnsi="Calibri Light"/>
      <w:b/>
      <w:bCs/>
      <w:sz w:val="24"/>
      <w:szCs w:val="24"/>
    </w:rPr>
  </w:style>
  <w:style w:type="paragraph" w:styleId="TOCHeading">
    <w:name w:val="TOC Heading"/>
    <w:basedOn w:val="Heading1"/>
    <w:next w:val="Normal"/>
    <w:uiPriority w:val="39"/>
    <w:semiHidden/>
    <w:unhideWhenUsed/>
    <w:qFormat/>
    <w:rsid w:val="00A718C5"/>
    <w:pPr>
      <w:keepNext/>
      <w:pageBreakBefore w:val="0"/>
      <w:overflowPunct/>
      <w:spacing w:after="60"/>
      <w:outlineLvl w:val="9"/>
    </w:pPr>
    <w:rPr>
      <w:rFonts w:ascii="Calibri Light" w:eastAsia="PMingLiU" w:hAnsi="Calibri Light"/>
      <w:b/>
      <w:iCs w:val="0"/>
      <w:kern w:val="32"/>
      <w:sz w:val="32"/>
      <w:szCs w:val="3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PMingLiU" w:hAnsi="New York" w:cs="Times New Roman"/>
        <w:lang w:val="en-GB"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Body Text"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 Lis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E76"/>
    <w:rPr>
      <w:rFonts w:ascii="Arial" w:eastAsia="Microsoft YaHei" w:hAnsi="Arial"/>
      <w:sz w:val="22"/>
      <w:lang w:eastAsia="en-US"/>
    </w:rPr>
  </w:style>
  <w:style w:type="paragraph" w:styleId="Heading1">
    <w:name w:val="heading 1"/>
    <w:aliases w:val="h1"/>
    <w:next w:val="BodyText"/>
    <w:qFormat/>
    <w:rsid w:val="00801848"/>
    <w:pPr>
      <w:pageBreakBefore/>
      <w:overflowPunct w:val="0"/>
      <w:spacing w:before="240"/>
      <w:outlineLvl w:val="0"/>
    </w:pPr>
    <w:rPr>
      <w:rFonts w:ascii="Arial" w:eastAsia="Microsoft YaHei" w:hAnsi="Arial"/>
      <w:bCs/>
      <w:iCs/>
      <w:sz w:val="34"/>
      <w:szCs w:val="44"/>
    </w:rPr>
  </w:style>
  <w:style w:type="paragraph" w:styleId="Heading2">
    <w:name w:val="heading 2"/>
    <w:aliases w:val="h2,B Sub/Bold,#Heading 2"/>
    <w:next w:val="BodyText"/>
    <w:link w:val="Heading2Char"/>
    <w:qFormat/>
    <w:rsid w:val="002D6FF3"/>
    <w:pPr>
      <w:overflowPunct w:val="0"/>
      <w:spacing w:before="240"/>
      <w:ind w:hanging="567"/>
      <w:outlineLvl w:val="1"/>
    </w:pPr>
    <w:rPr>
      <w:rFonts w:ascii="Arial" w:eastAsia="Microsoft YaHei" w:hAnsi="Arial"/>
      <w:b/>
      <w:bCs/>
      <w:iCs/>
      <w:sz w:val="24"/>
      <w:szCs w:val="26"/>
    </w:rPr>
  </w:style>
  <w:style w:type="paragraph" w:styleId="Heading3">
    <w:name w:val="heading 3"/>
    <w:aliases w:val="h3,C Sub-Sub/Italic"/>
    <w:basedOn w:val="Heading2"/>
    <w:next w:val="BodyText"/>
    <w:link w:val="Heading3Char"/>
    <w:qFormat/>
    <w:rsid w:val="00801848"/>
    <w:pPr>
      <w:outlineLvl w:val="2"/>
    </w:pPr>
    <w:rPr>
      <w:i/>
      <w:position w:val="-4"/>
      <w:sz w:val="22"/>
    </w:rPr>
  </w:style>
  <w:style w:type="paragraph" w:styleId="Heading4">
    <w:name w:val="heading 4"/>
    <w:basedOn w:val="Normal"/>
    <w:next w:val="Body"/>
    <w:qFormat/>
    <w:pPr>
      <w:tabs>
        <w:tab w:val="left" w:pos="0"/>
      </w:tabs>
      <w:spacing w:after="240" w:line="240" w:lineRule="exact"/>
      <w:outlineLvl w:val="3"/>
    </w:pPr>
    <w:rPr>
      <w:i/>
    </w:rPr>
  </w:style>
  <w:style w:type="paragraph" w:styleId="Heading5">
    <w:name w:val="heading 5"/>
    <w:basedOn w:val="Normal"/>
    <w:next w:val="Normal"/>
    <w:qFormat/>
    <w:pPr>
      <w:keepNext/>
      <w:ind w:left="1418"/>
      <w:outlineLvl w:val="4"/>
    </w:pPr>
    <w:rPr>
      <w:rFonts w:ascii="Helvetica" w:hAnsi="Helvetica"/>
      <w:b/>
    </w:rPr>
  </w:style>
  <w:style w:type="paragraph" w:styleId="Heading6">
    <w:name w:val="heading 6"/>
    <w:basedOn w:val="Normal"/>
    <w:next w:val="Normal"/>
    <w:qFormat/>
    <w:pPr>
      <w:spacing w:before="240" w:after="60"/>
      <w:outlineLvl w:val="5"/>
    </w:pPr>
    <w:rPr>
      <w:i/>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y"/>
    <w:basedOn w:val="Normal"/>
    <w:rsid w:val="009D68D1"/>
  </w:style>
  <w:style w:type="paragraph" w:customStyle="1" w:styleId="Bullet">
    <w:name w:val="Bullet"/>
    <w:basedOn w:val="Normal"/>
    <w:pPr>
      <w:numPr>
        <w:numId w:val="1"/>
      </w:numPr>
      <w:tabs>
        <w:tab w:val="clear" w:pos="720"/>
        <w:tab w:val="num" w:pos="851"/>
      </w:tabs>
      <w:spacing w:after="260" w:line="260" w:lineRule="exact"/>
      <w:ind w:left="851" w:hanging="851"/>
    </w:pPr>
  </w:style>
  <w:style w:type="paragraph" w:styleId="Header">
    <w:name w:val="header"/>
    <w:basedOn w:val="Normal"/>
    <w:next w:val="Normal"/>
    <w:pPr>
      <w:tabs>
        <w:tab w:val="center" w:pos="4320"/>
        <w:tab w:val="right" w:pos="8640"/>
      </w:tabs>
    </w:pPr>
    <w:rPr>
      <w:rFonts w:ascii="Times" w:hAnsi="Times"/>
      <w:sz w:val="20"/>
    </w:rPr>
  </w:style>
  <w:style w:type="paragraph" w:styleId="Footer">
    <w:name w:val="footer"/>
    <w:basedOn w:val="Normal"/>
    <w:pPr>
      <w:tabs>
        <w:tab w:val="center" w:pos="4153"/>
        <w:tab w:val="right" w:pos="8306"/>
      </w:tabs>
    </w:pPr>
  </w:style>
  <w:style w:type="paragraph" w:customStyle="1" w:styleId="Graphic">
    <w:name w:val="Graphic"/>
    <w:basedOn w:val="Normal"/>
    <w:pPr>
      <w:pBdr>
        <w:top w:val="single" w:sz="6" w:space="6" w:color="auto"/>
        <w:left w:val="single" w:sz="6" w:space="0" w:color="auto"/>
        <w:bottom w:val="single" w:sz="6" w:space="6" w:color="auto"/>
        <w:right w:val="single" w:sz="6" w:space="0" w:color="auto"/>
      </w:pBdr>
      <w:spacing w:before="260" w:after="260" w:line="260" w:lineRule="atLeast"/>
      <w:jc w:val="center"/>
    </w:pPr>
  </w:style>
  <w:style w:type="paragraph" w:styleId="TOC1">
    <w:name w:val="toc 1"/>
    <w:basedOn w:val="Normal"/>
    <w:next w:val="BodyText"/>
    <w:autoRedefine/>
    <w:semiHidden/>
    <w:rsid w:val="00D44F48"/>
    <w:pPr>
      <w:tabs>
        <w:tab w:val="left" w:pos="4140"/>
        <w:tab w:val="right" w:pos="9994"/>
      </w:tabs>
      <w:spacing w:after="240"/>
      <w:ind w:left="3960" w:right="806" w:hanging="533"/>
    </w:pPr>
    <w:rPr>
      <w:rFonts w:ascii="Univers 45 Light" w:hAnsi="Univers 45 Light"/>
      <w:noProof/>
      <w:szCs w:val="24"/>
      <w:lang w:eastAsia="zh-CN"/>
    </w:rPr>
  </w:style>
  <w:style w:type="paragraph" w:styleId="TOC2">
    <w:name w:val="toc 2"/>
    <w:basedOn w:val="Normal"/>
    <w:next w:val="BodyText"/>
    <w:semiHidden/>
    <w:pPr>
      <w:tabs>
        <w:tab w:val="right" w:pos="9086"/>
      </w:tabs>
      <w:spacing w:after="240"/>
      <w:ind w:left="1267" w:right="432"/>
    </w:pPr>
    <w:rPr>
      <w:noProof/>
    </w:rPr>
  </w:style>
  <w:style w:type="paragraph" w:customStyle="1" w:styleId="Point">
    <w:name w:val="Point"/>
    <w:basedOn w:val="Normal"/>
    <w:autoRedefine/>
    <w:pPr>
      <w:spacing w:after="260" w:line="260" w:lineRule="exact"/>
      <w:ind w:left="851" w:hanging="851"/>
    </w:pPr>
    <w:rPr>
      <w:b/>
    </w:rPr>
  </w:style>
  <w:style w:type="paragraph" w:customStyle="1" w:styleId="Subpoint">
    <w:name w:val="Subpoint"/>
    <w:basedOn w:val="Normal"/>
    <w:pPr>
      <w:numPr>
        <w:numId w:val="4"/>
      </w:numPr>
      <w:tabs>
        <w:tab w:val="clear" w:pos="1440"/>
        <w:tab w:val="left" w:pos="1701"/>
      </w:tabs>
      <w:suppressAutoHyphens/>
      <w:spacing w:after="260" w:line="260" w:lineRule="exact"/>
      <w:ind w:left="1702" w:hanging="851"/>
    </w:pPr>
  </w:style>
  <w:style w:type="paragraph" w:customStyle="1" w:styleId="Nheading1">
    <w:name w:val="Nheading1"/>
    <w:basedOn w:val="Body"/>
    <w:pPr>
      <w:numPr>
        <w:numId w:val="2"/>
      </w:numPr>
      <w:spacing w:line="260" w:lineRule="exact"/>
    </w:pPr>
    <w:rPr>
      <w:b/>
    </w:rPr>
  </w:style>
  <w:style w:type="paragraph" w:customStyle="1" w:styleId="Nheading2">
    <w:name w:val="Nheading2"/>
    <w:basedOn w:val="Nheading1"/>
    <w:pPr>
      <w:numPr>
        <w:ilvl w:val="1"/>
        <w:numId w:val="3"/>
      </w:numPr>
    </w:pPr>
    <w:rPr>
      <w:b w:val="0"/>
    </w:rPr>
  </w:style>
  <w:style w:type="paragraph" w:customStyle="1" w:styleId="Text-2">
    <w:name w:val="Text-2"/>
    <w:basedOn w:val="Body"/>
    <w:pPr>
      <w:ind w:left="851"/>
    </w:pPr>
  </w:style>
  <w:style w:type="paragraph" w:customStyle="1" w:styleId="Address">
    <w:name w:val="Address"/>
    <w:basedOn w:val="Normal"/>
    <w:pPr>
      <w:tabs>
        <w:tab w:val="right" w:pos="7116"/>
        <w:tab w:val="left" w:pos="7343"/>
      </w:tabs>
      <w:spacing w:line="260" w:lineRule="exact"/>
      <w:ind w:right="-1353"/>
    </w:pPr>
  </w:style>
  <w:style w:type="paragraph" w:customStyle="1" w:styleId="ClosingSalutation">
    <w:name w:val="Closing Salutation"/>
    <w:basedOn w:val="Normal"/>
    <w:next w:val="Normal"/>
    <w:pPr>
      <w:spacing w:after="1040" w:line="260" w:lineRule="exact"/>
    </w:pPr>
  </w:style>
  <w:style w:type="paragraph" w:styleId="Date">
    <w:name w:val="Date"/>
    <w:basedOn w:val="Normal"/>
    <w:next w:val="Normal"/>
    <w:link w:val="DateChar"/>
    <w:pPr>
      <w:spacing w:before="520" w:after="520" w:line="260" w:lineRule="exact"/>
    </w:pPr>
  </w:style>
  <w:style w:type="paragraph" w:customStyle="1" w:styleId="distributionlist">
    <w:name w:val="distribution list"/>
    <w:basedOn w:val="Normal"/>
    <w:pPr>
      <w:pageBreakBefore/>
      <w:spacing w:after="260" w:line="260" w:lineRule="exact"/>
    </w:pPr>
    <w:rPr>
      <w:i/>
    </w:rPr>
  </w:style>
  <w:style w:type="paragraph" w:customStyle="1" w:styleId="Enclosure">
    <w:name w:val="Enclosure"/>
    <w:basedOn w:val="Body"/>
    <w:pPr>
      <w:tabs>
        <w:tab w:val="left" w:pos="1418"/>
      </w:tabs>
      <w:ind w:left="1400" w:hanging="1400"/>
    </w:pPr>
  </w:style>
  <w:style w:type="paragraph" w:customStyle="1" w:styleId="JobTitle">
    <w:name w:val="Job Title"/>
    <w:basedOn w:val="Normal"/>
    <w:next w:val="Normal"/>
    <w:pPr>
      <w:spacing w:after="520" w:line="260" w:lineRule="exact"/>
    </w:pPr>
    <w:rPr>
      <w:i/>
    </w:rPr>
  </w:style>
  <w:style w:type="paragraph" w:customStyle="1" w:styleId="OpeningSalutation">
    <w:name w:val="Opening Salutation"/>
    <w:basedOn w:val="Normal"/>
    <w:pPr>
      <w:spacing w:after="260"/>
    </w:pPr>
  </w:style>
  <w:style w:type="paragraph" w:customStyle="1" w:styleId="PageNo">
    <w:name w:val="PageNo"/>
    <w:basedOn w:val="Body"/>
    <w:pPr>
      <w:spacing w:before="260"/>
    </w:pPr>
  </w:style>
  <w:style w:type="paragraph" w:customStyle="1" w:styleId="Subject">
    <w:name w:val="Subject"/>
    <w:basedOn w:val="Normal"/>
    <w:next w:val="Body"/>
    <w:pPr>
      <w:spacing w:after="260" w:line="260" w:lineRule="exact"/>
    </w:pPr>
    <w:rPr>
      <w:b/>
    </w:rPr>
  </w:style>
  <w:style w:type="character" w:styleId="PageNumber">
    <w:name w:val="page number"/>
    <w:basedOn w:val="DefaultParagraphFont"/>
  </w:style>
  <w:style w:type="paragraph" w:styleId="BodyTextIndent">
    <w:name w:val="Body Text Indent"/>
    <w:basedOn w:val="Normal"/>
    <w:link w:val="BodyTextIndentChar"/>
    <w:pPr>
      <w:ind w:left="1418"/>
    </w:pPr>
    <w:rPr>
      <w:rFonts w:ascii="Book Antiqua" w:hAnsi="Book Antiqua"/>
      <w:b/>
    </w:rPr>
  </w:style>
  <w:style w:type="paragraph" w:customStyle="1" w:styleId="IndentBullet">
    <w:name w:val="Indent Bullet"/>
    <w:basedOn w:val="Normal"/>
    <w:autoRedefine/>
    <w:pPr>
      <w:numPr>
        <w:numId w:val="5"/>
      </w:numPr>
      <w:spacing w:before="130" w:line="260" w:lineRule="exact"/>
      <w:ind w:right="14"/>
    </w:pPr>
  </w:style>
  <w:style w:type="paragraph" w:customStyle="1" w:styleId="CoverClientName">
    <w:name w:val="Cover Client Name"/>
    <w:basedOn w:val="Normal"/>
    <w:pPr>
      <w:framePr w:w="5999" w:hSpace="180" w:vSpace="180" w:wrap="auto" w:vAnchor="page" w:hAnchor="text" w:xAlign="center" w:y="3841"/>
      <w:tabs>
        <w:tab w:val="left" w:pos="-140"/>
      </w:tabs>
      <w:spacing w:before="80" w:after="520"/>
      <w:ind w:left="1134"/>
    </w:pPr>
    <w:rPr>
      <w:b/>
      <w:sz w:val="26"/>
    </w:rPr>
  </w:style>
  <w:style w:type="paragraph" w:customStyle="1" w:styleId="CoverTitle">
    <w:name w:val="Cover Title"/>
    <w:basedOn w:val="Normal"/>
    <w:pPr>
      <w:framePr w:w="5999" w:hSpace="180" w:vSpace="180" w:wrap="auto" w:vAnchor="page" w:hAnchor="text" w:xAlign="center" w:y="3797"/>
      <w:spacing w:line="440" w:lineRule="exact"/>
      <w:ind w:left="1134"/>
    </w:pPr>
    <w:rPr>
      <w:sz w:val="36"/>
    </w:rPr>
  </w:style>
  <w:style w:type="paragraph" w:customStyle="1" w:styleId="CoverInformation">
    <w:name w:val="Cover Information"/>
    <w:basedOn w:val="Normal"/>
    <w:pPr>
      <w:framePr w:w="4536" w:hSpace="180" w:vSpace="180" w:wrap="auto" w:vAnchor="page" w:hAnchor="page" w:x="3601" w:y="14422"/>
      <w:spacing w:line="260" w:lineRule="exact"/>
    </w:pPr>
  </w:style>
  <w:style w:type="paragraph" w:customStyle="1" w:styleId="ContentsHeader">
    <w:name w:val="Contents Header"/>
    <w:basedOn w:val="Heading1"/>
    <w:autoRedefine/>
    <w:rsid w:val="00291B99"/>
    <w:pPr>
      <w:spacing w:before="0" w:after="1300"/>
      <w:ind w:left="3514"/>
      <w:outlineLvl w:val="9"/>
    </w:pPr>
    <w:rPr>
      <w:b/>
    </w:rPr>
  </w:style>
  <w:style w:type="paragraph" w:customStyle="1" w:styleId="ReportText">
    <w:name w:val="Report Text"/>
    <w:basedOn w:val="Normal"/>
    <w:link w:val="ReportTextChar"/>
    <w:pPr>
      <w:spacing w:before="130" w:line="260" w:lineRule="exact"/>
      <w:ind w:left="20"/>
    </w:pPr>
  </w:style>
  <w:style w:type="paragraph" w:styleId="Index2">
    <w:name w:val="index 2"/>
    <w:basedOn w:val="Normal"/>
    <w:autoRedefine/>
    <w:semiHidden/>
    <w:pPr>
      <w:jc w:val="center"/>
    </w:pPr>
    <w:rPr>
      <w:b/>
      <w:bCs/>
      <w:sz w:val="44"/>
    </w:rPr>
  </w:style>
  <w:style w:type="paragraph" w:customStyle="1" w:styleId="AppendixHead1">
    <w:name w:val="Appendix Head 1"/>
    <w:next w:val="BodyText"/>
    <w:rsid w:val="00247825"/>
    <w:pPr>
      <w:overflowPunct w:val="0"/>
    </w:pPr>
    <w:rPr>
      <w:rFonts w:ascii="Arial" w:eastAsia="Microsoft YaHei" w:hAnsi="Arial"/>
      <w:i/>
      <w:sz w:val="24"/>
      <w:szCs w:val="44"/>
      <w:lang w:val="en-US"/>
    </w:rPr>
  </w:style>
  <w:style w:type="paragraph" w:customStyle="1" w:styleId="RunningTitle">
    <w:name w:val="Running Title"/>
    <w:basedOn w:val="Normal"/>
    <w:pPr>
      <w:tabs>
        <w:tab w:val="right" w:pos="8460"/>
      </w:tabs>
      <w:spacing w:line="220" w:lineRule="exact"/>
    </w:pPr>
    <w:rPr>
      <w:i/>
      <w:sz w:val="18"/>
    </w:rPr>
  </w:style>
  <w:style w:type="paragraph" w:styleId="BodyTextIndent2">
    <w:name w:val="Body Text Indent 2"/>
    <w:basedOn w:val="Normal"/>
    <w:pPr>
      <w:ind w:left="1701"/>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3">
    <w:name w:val="Body Text Indent 3"/>
    <w:basedOn w:val="Normal"/>
    <w:pPr>
      <w:keepNext/>
      <w:keepLines/>
      <w:ind w:left="1701" w:firstLine="1"/>
    </w:pPr>
  </w:style>
  <w:style w:type="paragraph" w:styleId="BodyText">
    <w:name w:val="Body Text"/>
    <w:aliases w:val="Body Text x,bt,Body Bullet _10, Char, Char Char,Char,DBody Text,CharirHeading 1,Body Text Char Char,Char Char Char Char,Body Bullet _10 Char Char,Char1,Body Text x1 Char,Body Text x1,Char Char Char,BT,letter title,bt wide,b,body,b10pt,B,byA,Ch"/>
    <w:basedOn w:val="Normal"/>
    <w:link w:val="BodyTextChar"/>
    <w:qFormat/>
    <w:rsid w:val="00247825"/>
    <w:pPr>
      <w:overflowPunct w:val="0"/>
      <w:spacing w:before="240"/>
    </w:pPr>
    <w:rPr>
      <w:rFonts w:cs="Arial"/>
      <w:szCs w:val="22"/>
      <w:lang w:val="en-US" w:eastAsia="zh-CN"/>
    </w:rPr>
  </w:style>
  <w:style w:type="paragraph" w:styleId="BodyText2">
    <w:name w:val="Body Text 2"/>
    <w:next w:val="BodyText"/>
    <w:link w:val="BodyText2Char"/>
    <w:rsid w:val="00E114B2"/>
    <w:pPr>
      <w:overflowPunct w:val="0"/>
      <w:spacing w:before="240"/>
      <w:ind w:hanging="567"/>
    </w:pPr>
    <w:rPr>
      <w:rFonts w:ascii="Arial" w:eastAsia="Microsoft YaHei" w:hAnsi="Arial"/>
      <w:sz w:val="22"/>
      <w:szCs w:val="26"/>
      <w:lang w:val="en-US"/>
    </w:rPr>
  </w:style>
  <w:style w:type="paragraph" w:styleId="BodyText3">
    <w:name w:val="Body Text 3"/>
    <w:link w:val="BodyText3Char"/>
    <w:rsid w:val="00D10341"/>
    <w:pPr>
      <w:numPr>
        <w:numId w:val="7"/>
      </w:numPr>
      <w:tabs>
        <w:tab w:val="left" w:pos="425"/>
      </w:tabs>
      <w:overflowPunct w:val="0"/>
      <w:spacing w:before="240"/>
    </w:pPr>
    <w:rPr>
      <w:rFonts w:ascii="Arial" w:eastAsia="Microsoft YaHei" w:hAnsi="Arial"/>
      <w:sz w:val="22"/>
      <w:szCs w:val="24"/>
      <w:lang w:val="en-US"/>
    </w:rPr>
  </w:style>
  <w:style w:type="paragraph" w:styleId="Caption">
    <w:name w:val="caption"/>
    <w:basedOn w:val="Normal"/>
    <w:next w:val="Normal"/>
    <w:qFormat/>
    <w:pPr>
      <w:jc w:val="center"/>
    </w:pPr>
    <w:rPr>
      <w:b/>
      <w:sz w:val="32"/>
    </w:rPr>
  </w:style>
  <w:style w:type="paragraph" w:styleId="TableofFigures">
    <w:name w:val="table of figures"/>
    <w:basedOn w:val="Normal"/>
    <w:next w:val="Normal"/>
    <w:semiHidden/>
    <w:pPr>
      <w:ind w:left="480" w:hanging="480"/>
    </w:pPr>
  </w:style>
  <w:style w:type="character" w:styleId="Hyperlink">
    <w:name w:val="Hyperlink"/>
    <w:rsid w:val="004C1CA5"/>
    <w:rPr>
      <w:rFonts w:ascii="Univers 45 Light" w:eastAsia="STKaiti" w:hAnsi="Univers 45 Light"/>
      <w:color w:val="003399"/>
      <w:sz w:val="26"/>
      <w:u w:val="none"/>
      <w:bdr w:val="none" w:sz="0" w:space="0" w:color="auto"/>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rPr>
  </w:style>
  <w:style w:type="paragraph" w:styleId="ListBullet2">
    <w:name w:val="List Bullet 2"/>
    <w:basedOn w:val="Normal"/>
    <w:autoRedefine/>
    <w:pPr>
      <w:numPr>
        <w:numId w:val="6"/>
      </w:numPr>
    </w:pPr>
  </w:style>
  <w:style w:type="paragraph" w:customStyle="1" w:styleId="InsideAddress">
    <w:name w:val="Inside Address"/>
    <w:basedOn w:val="Normal"/>
  </w:style>
  <w:style w:type="paragraph" w:customStyle="1" w:styleId="ReferenceLine">
    <w:name w:val="Reference Line"/>
    <w:basedOn w:val="BodyText"/>
  </w:style>
  <w:style w:type="paragraph" w:customStyle="1" w:styleId="AHeading2">
    <w:name w:val="AHeading 2"/>
    <w:basedOn w:val="BlockText"/>
    <w:pPr>
      <w:spacing w:before="200" w:after="100"/>
      <w:ind w:left="1701"/>
    </w:pPr>
    <w:rPr>
      <w:rFonts w:ascii="Univers 45 Light" w:hAnsi="Univers 45 Light"/>
      <w:b/>
    </w:rPr>
  </w:style>
  <w:style w:type="paragraph" w:styleId="BlockText">
    <w:name w:val="Block Text"/>
    <w:basedOn w:val="Normal"/>
    <w:pPr>
      <w:tabs>
        <w:tab w:val="right" w:pos="9020"/>
      </w:tabs>
      <w:spacing w:after="200" w:line="260" w:lineRule="exact"/>
      <w:ind w:left="1429" w:right="-788"/>
    </w:pPr>
    <w:rPr>
      <w:rFonts w:eastAsia="SimSun"/>
      <w:sz w:val="20"/>
      <w:lang w:eastAsia="zh-CN"/>
    </w:rPr>
  </w:style>
  <w:style w:type="paragraph" w:customStyle="1" w:styleId="ABodytext">
    <w:name w:val="ABody text"/>
    <w:basedOn w:val="BlockText"/>
    <w:pPr>
      <w:spacing w:line="280" w:lineRule="exact"/>
      <w:ind w:right="-851"/>
    </w:pPr>
    <w:rPr>
      <w:lang w:val="en-US"/>
    </w:rPr>
  </w:style>
  <w:style w:type="character" w:customStyle="1" w:styleId="bodycopy1">
    <w:name w:val="bodycopy1"/>
    <w:rPr>
      <w:rFonts w:ascii="Arial" w:hAnsi="Arial" w:cs="Arial" w:hint="default"/>
      <w:b w:val="0"/>
      <w:bCs w:val="0"/>
      <w:i w:val="0"/>
      <w:iCs w:val="0"/>
      <w:caps w:val="0"/>
      <w:smallCaps w:val="0"/>
      <w:color w:val="000000"/>
      <w:spacing w:val="0"/>
      <w:sz w:val="16"/>
      <w:szCs w:val="16"/>
      <w:vertAlign w:val="baseline"/>
    </w:rPr>
  </w:style>
  <w:style w:type="paragraph" w:customStyle="1" w:styleId="Text">
    <w:name w:val="Text"/>
    <w:basedOn w:val="Normal"/>
    <w:pPr>
      <w:tabs>
        <w:tab w:val="left" w:pos="284"/>
      </w:tabs>
      <w:overflowPunct w:val="0"/>
      <w:autoSpaceDE w:val="0"/>
      <w:autoSpaceDN w:val="0"/>
      <w:adjustRightInd w:val="0"/>
      <w:spacing w:after="260"/>
      <w:textAlignment w:val="baseline"/>
    </w:pPr>
    <w:rPr>
      <w:rFonts w:eastAsia="Times New Roman"/>
      <w:lang w:eastAsia="zh-CN"/>
    </w:rPr>
  </w:style>
  <w:style w:type="paragraph" w:customStyle="1" w:styleId="21sectionsub">
    <w:name w:val="21sectionsub"/>
    <w:pPr>
      <w:overflowPunct w:val="0"/>
      <w:autoSpaceDE w:val="0"/>
      <w:autoSpaceDN w:val="0"/>
      <w:adjustRightInd w:val="0"/>
      <w:spacing w:before="120" w:after="120"/>
      <w:jc w:val="both"/>
      <w:textAlignment w:val="baseline"/>
    </w:pPr>
    <w:rPr>
      <w:rFonts w:ascii="Arial Narrow" w:eastAsia="Times New Roman" w:hAnsi="Arial Narrow"/>
      <w:sz w:val="28"/>
      <w:lang w:eastAsia="en-US"/>
    </w:rPr>
  </w:style>
  <w:style w:type="paragraph" w:customStyle="1" w:styleId="30body">
    <w:name w:val="30body"/>
    <w:pPr>
      <w:overflowPunct w:val="0"/>
      <w:autoSpaceDE w:val="0"/>
      <w:autoSpaceDN w:val="0"/>
      <w:adjustRightInd w:val="0"/>
      <w:spacing w:after="120" w:line="260" w:lineRule="exact"/>
      <w:jc w:val="both"/>
      <w:textAlignment w:val="baseline"/>
    </w:pPr>
    <w:rPr>
      <w:rFonts w:ascii="Times New Roman" w:eastAsia="Times New Roman" w:hAnsi="Times New Roman"/>
      <w:lang w:eastAsia="en-US"/>
    </w:rPr>
  </w:style>
  <w:style w:type="paragraph" w:customStyle="1" w:styleId="Column6">
    <w:name w:val="Column 6"/>
    <w:basedOn w:val="Normal"/>
    <w:pPr>
      <w:keepNext/>
      <w:keepLines/>
      <w:tabs>
        <w:tab w:val="left" w:pos="284"/>
        <w:tab w:val="left" w:pos="567"/>
        <w:tab w:val="left" w:pos="851"/>
        <w:tab w:val="center" w:pos="2693"/>
        <w:tab w:val="decimal" w:pos="4253"/>
        <w:tab w:val="decimal" w:pos="5103"/>
        <w:tab w:val="decimal" w:pos="5954"/>
        <w:tab w:val="decimal" w:pos="6804"/>
        <w:tab w:val="decimal" w:pos="7655"/>
        <w:tab w:val="decimal" w:pos="8505"/>
      </w:tabs>
      <w:overflowPunct w:val="0"/>
      <w:autoSpaceDE w:val="0"/>
      <w:autoSpaceDN w:val="0"/>
      <w:adjustRightInd w:val="0"/>
      <w:textAlignment w:val="baseline"/>
    </w:pPr>
    <w:rPr>
      <w:rFonts w:eastAsia="Times New Roman"/>
    </w:rPr>
  </w:style>
  <w:style w:type="paragraph" w:customStyle="1" w:styleId="BodyText4">
    <w:name w:val="Body Text 4"/>
    <w:basedOn w:val="BodyText3"/>
    <w:rsid w:val="00476926"/>
    <w:pPr>
      <w:numPr>
        <w:numId w:val="8"/>
      </w:numPr>
      <w:tabs>
        <w:tab w:val="clear" w:pos="425"/>
        <w:tab w:val="left" w:pos="851"/>
      </w:tabs>
    </w:pPr>
    <w:rPr>
      <w:lang w:val="en-GB"/>
    </w:rPr>
  </w:style>
  <w:style w:type="paragraph" w:customStyle="1" w:styleId="Heading2nonumbering">
    <w:name w:val="Heading 2 (no numbering)"/>
    <w:basedOn w:val="Heading2"/>
    <w:next w:val="BodyText"/>
    <w:rsid w:val="004A5F34"/>
    <w:pPr>
      <w:ind w:firstLine="0"/>
    </w:pPr>
  </w:style>
  <w:style w:type="paragraph" w:customStyle="1" w:styleId="TableBullets">
    <w:name w:val="Table Bullets"/>
    <w:rsid w:val="00F62747"/>
    <w:pPr>
      <w:numPr>
        <w:numId w:val="11"/>
      </w:numPr>
      <w:overflowPunct w:val="0"/>
      <w:spacing w:before="240"/>
    </w:pPr>
    <w:rPr>
      <w:rFonts w:ascii="Arial" w:eastAsia="Microsoft YaHei" w:hAnsi="Arial"/>
      <w:sz w:val="22"/>
      <w:szCs w:val="24"/>
    </w:rPr>
  </w:style>
  <w:style w:type="paragraph" w:customStyle="1" w:styleId="TableBullets2">
    <w:name w:val="Table Bullets 2"/>
    <w:rsid w:val="00F62747"/>
    <w:pPr>
      <w:numPr>
        <w:numId w:val="9"/>
      </w:numPr>
      <w:tabs>
        <w:tab w:val="clear" w:pos="274"/>
        <w:tab w:val="left" w:pos="142"/>
      </w:tabs>
      <w:overflowPunct w:val="0"/>
      <w:ind w:left="284" w:hanging="284"/>
    </w:pPr>
    <w:rPr>
      <w:rFonts w:ascii="Arial" w:eastAsia="Microsoft YaHei" w:hAnsi="Arial"/>
      <w:sz w:val="22"/>
      <w:szCs w:val="24"/>
    </w:rPr>
  </w:style>
  <w:style w:type="paragraph" w:customStyle="1" w:styleId="Tablespace">
    <w:name w:val="Table space"/>
    <w:basedOn w:val="BodyText"/>
    <w:next w:val="BodyText"/>
    <w:rsid w:val="00247825"/>
    <w:pPr>
      <w:spacing w:before="0"/>
    </w:pPr>
  </w:style>
  <w:style w:type="paragraph" w:customStyle="1" w:styleId="TableText">
    <w:name w:val="Table Text"/>
    <w:link w:val="TableTextChar"/>
    <w:qFormat/>
    <w:rsid w:val="00476926"/>
    <w:pPr>
      <w:overflowPunct w:val="0"/>
      <w:ind w:left="142" w:hanging="142"/>
    </w:pPr>
    <w:rPr>
      <w:rFonts w:ascii="Arial" w:eastAsia="Microsoft YaHei" w:hAnsi="Arial"/>
      <w:sz w:val="22"/>
      <w:szCs w:val="24"/>
    </w:rPr>
  </w:style>
  <w:style w:type="paragraph" w:customStyle="1" w:styleId="TableTitle">
    <w:name w:val="Table Title"/>
    <w:link w:val="TableTitleChar"/>
    <w:qFormat/>
    <w:rsid w:val="00801848"/>
    <w:pPr>
      <w:overflowPunct w:val="0"/>
      <w:ind w:right="72"/>
      <w:jc w:val="right"/>
    </w:pPr>
    <w:rPr>
      <w:rFonts w:ascii="Arial" w:eastAsia="Microsoft YaHei" w:hAnsi="Arial"/>
      <w:i/>
      <w:sz w:val="22"/>
      <w:szCs w:val="24"/>
    </w:rPr>
  </w:style>
  <w:style w:type="paragraph" w:customStyle="1" w:styleId="Heading3nonumbering">
    <w:name w:val="Heading 3(no numbering)"/>
    <w:next w:val="BodyText"/>
    <w:rsid w:val="00247825"/>
    <w:pPr>
      <w:overflowPunct w:val="0"/>
      <w:spacing w:before="240"/>
    </w:pPr>
    <w:rPr>
      <w:rFonts w:ascii="Arial" w:eastAsia="Microsoft YaHei" w:hAnsi="Arial"/>
      <w:b/>
      <w:bCs/>
      <w:i/>
      <w:iCs/>
      <w:position w:val="-4"/>
      <w:sz w:val="22"/>
      <w:szCs w:val="26"/>
    </w:rPr>
  </w:style>
  <w:style w:type="paragraph" w:customStyle="1" w:styleId="TableBullets3">
    <w:name w:val="Table Bullets 3"/>
    <w:basedOn w:val="TableBullets2"/>
    <w:rsid w:val="00F62747"/>
    <w:pPr>
      <w:numPr>
        <w:numId w:val="10"/>
      </w:numPr>
      <w:tabs>
        <w:tab w:val="clear" w:pos="142"/>
        <w:tab w:val="clear" w:pos="547"/>
        <w:tab w:val="left" w:pos="284"/>
      </w:tabs>
      <w:ind w:left="426" w:hanging="284"/>
    </w:pPr>
  </w:style>
  <w:style w:type="paragraph" w:customStyle="1" w:styleId="Style1">
    <w:name w:val="Style1"/>
    <w:basedOn w:val="ContentsHeader"/>
    <w:rsid w:val="00EE3272"/>
    <w:rPr>
      <w:color w:val="0C2D83"/>
    </w:rPr>
  </w:style>
  <w:style w:type="paragraph" w:customStyle="1" w:styleId="Style2">
    <w:name w:val="Style2"/>
    <w:basedOn w:val="Heading2"/>
    <w:rsid w:val="008B7727"/>
    <w:rPr>
      <w:color w:val="0C2D83"/>
      <w:szCs w:val="28"/>
    </w:rPr>
  </w:style>
  <w:style w:type="paragraph" w:customStyle="1" w:styleId="Style3">
    <w:name w:val="Style3"/>
    <w:basedOn w:val="Heading3"/>
    <w:rsid w:val="008B7727"/>
    <w:rPr>
      <w:color w:val="0C2D83"/>
    </w:rPr>
  </w:style>
  <w:style w:type="character" w:customStyle="1" w:styleId="BodyText2Char">
    <w:name w:val="Body Text 2 Char"/>
    <w:link w:val="BodyText2"/>
    <w:rsid w:val="00E114B2"/>
    <w:rPr>
      <w:rFonts w:ascii="Arial" w:eastAsia="Microsoft YaHei" w:hAnsi="Arial"/>
      <w:sz w:val="22"/>
      <w:szCs w:val="26"/>
      <w:lang w:eastAsia="zh-CN"/>
    </w:rPr>
  </w:style>
  <w:style w:type="paragraph" w:customStyle="1" w:styleId="zreportaddinfo">
    <w:name w:val="zreport addinfo"/>
    <w:basedOn w:val="Normal"/>
    <w:semiHidden/>
    <w:rsid w:val="002C77B9"/>
    <w:pPr>
      <w:framePr w:wrap="around" w:hAnchor="margin" w:xAlign="center" w:yAlign="bottom"/>
      <w:spacing w:line="240" w:lineRule="exact"/>
      <w:jc w:val="center"/>
    </w:pPr>
    <w:rPr>
      <w:noProof/>
      <w:sz w:val="20"/>
      <w:szCs w:val="26"/>
    </w:rPr>
  </w:style>
  <w:style w:type="paragraph" w:customStyle="1" w:styleId="StyleBodyTextLeft238">
    <w:name w:val="Style Body Text + Left:  2.38&quot;"/>
    <w:basedOn w:val="BodyText"/>
    <w:rsid w:val="0004083B"/>
    <w:pPr>
      <w:ind w:left="3427"/>
    </w:pPr>
    <w:rPr>
      <w:rFonts w:cs="SimSun"/>
    </w:rPr>
  </w:style>
  <w:style w:type="paragraph" w:customStyle="1" w:styleId="MainheadingBlue">
    <w:name w:val="Main heading (Blue)"/>
    <w:basedOn w:val="Normal"/>
    <w:rsid w:val="00291B99"/>
    <w:pPr>
      <w:keepNext/>
      <w:spacing w:after="360" w:line="540" w:lineRule="exact"/>
      <w:ind w:left="3402"/>
      <w:outlineLvl w:val="1"/>
    </w:pPr>
    <w:rPr>
      <w:rFonts w:ascii="STKaiti" w:hAnsi="STKaiti"/>
      <w:color w:val="0C2D83"/>
      <w:sz w:val="54"/>
      <w:szCs w:val="54"/>
      <w:lang w:val="en-US" w:eastAsia="zh-CN"/>
    </w:rPr>
  </w:style>
  <w:style w:type="paragraph" w:customStyle="1" w:styleId="CharCharCharCharCharCharCharCharCharCharChar">
    <w:name w:val="Char Char Char Char Char Char Char Char Char Char Char"/>
    <w:basedOn w:val="Normal"/>
    <w:autoRedefine/>
    <w:rsid w:val="003B755A"/>
    <w:pPr>
      <w:widowControl w:val="0"/>
      <w:spacing w:line="360" w:lineRule="auto"/>
      <w:ind w:leftChars="1260" w:left="2520"/>
    </w:pPr>
    <w:rPr>
      <w:rFonts w:ascii="Tahoma" w:eastAsia="SimSun" w:hAnsi="Tahoma"/>
      <w:kern w:val="2"/>
      <w:szCs w:val="24"/>
      <w:lang w:val="en-US" w:eastAsia="zh-CN"/>
    </w:rPr>
  </w:style>
  <w:style w:type="paragraph" w:customStyle="1" w:styleId="CharCharCharCharCharCharChar">
    <w:name w:val="Char Char Char Char Char Char Char"/>
    <w:basedOn w:val="Normal"/>
    <w:rsid w:val="00985FCF"/>
    <w:pPr>
      <w:spacing w:after="160" w:line="240" w:lineRule="exact"/>
    </w:pPr>
    <w:rPr>
      <w:rFonts w:ascii="Verdana" w:eastAsia="Times New Roman" w:hAnsi="Verdana"/>
      <w:sz w:val="20"/>
      <w:lang w:val="en-US"/>
    </w:rPr>
  </w:style>
  <w:style w:type="table" w:styleId="TableGrid">
    <w:name w:val="Table Grid"/>
    <w:basedOn w:val="TableNormal"/>
    <w:rsid w:val="00B554ED"/>
    <w:rPr>
      <w:rFonts w:ascii="Times New Roman" w:eastAsia="STKaiti" w:hAnsi="Times New Roman"/>
    </w:rPr>
    <w:tblPr/>
    <w:tcPr>
      <w:vAlign w:val="bottom"/>
    </w:tcPr>
  </w:style>
  <w:style w:type="paragraph" w:customStyle="1" w:styleId="StyleHeading3nonumberingLeft0Hanging038">
    <w:name w:val="Style Heading 3(no numbering) + Left:  0&quot; Hanging:  0.38&quot;"/>
    <w:basedOn w:val="Heading3nonumbering"/>
    <w:rsid w:val="009532D3"/>
    <w:pPr>
      <w:ind w:left="533" w:hanging="533"/>
    </w:pPr>
    <w:rPr>
      <w:rFonts w:cs="SimSun"/>
      <w:bCs w:val="0"/>
      <w:iCs w:val="0"/>
      <w:szCs w:val="20"/>
    </w:rPr>
  </w:style>
  <w:style w:type="paragraph" w:customStyle="1" w:styleId="CoverDescription">
    <w:name w:val="Cover Description"/>
    <w:basedOn w:val="Normal"/>
    <w:link w:val="CoverDescriptionChar"/>
    <w:rsid w:val="001369F0"/>
    <w:pPr>
      <w:framePr w:w="5947" w:hSpace="180" w:vSpace="180" w:wrap="auto" w:vAnchor="page" w:hAnchor="text" w:xAlign="center" w:y="6918"/>
      <w:overflowPunct w:val="0"/>
      <w:autoSpaceDE w:val="0"/>
      <w:autoSpaceDN w:val="0"/>
      <w:adjustRightInd w:val="0"/>
      <w:spacing w:line="260" w:lineRule="atLeast"/>
      <w:jc w:val="center"/>
      <w:textAlignment w:val="baseline"/>
    </w:pPr>
    <w:rPr>
      <w:rFonts w:eastAsia="PMingLiU"/>
    </w:rPr>
  </w:style>
  <w:style w:type="character" w:customStyle="1" w:styleId="ReportTextChar">
    <w:name w:val="Report Text Char"/>
    <w:link w:val="ReportText"/>
    <w:locked/>
    <w:rsid w:val="006607BF"/>
    <w:rPr>
      <w:rFonts w:eastAsia="STKaiti"/>
      <w:sz w:val="26"/>
      <w:lang w:val="en-GB" w:eastAsia="en-US" w:bidi="ar-SA"/>
    </w:rPr>
  </w:style>
  <w:style w:type="paragraph" w:customStyle="1" w:styleId="Main">
    <w:name w:val="Main"/>
    <w:basedOn w:val="Normal"/>
    <w:link w:val="MainChar"/>
    <w:rsid w:val="002C4F51"/>
    <w:pPr>
      <w:tabs>
        <w:tab w:val="left" w:pos="440"/>
        <w:tab w:val="left" w:pos="900"/>
        <w:tab w:val="left" w:pos="1340"/>
      </w:tabs>
      <w:overflowPunct w:val="0"/>
      <w:autoSpaceDE w:val="0"/>
      <w:autoSpaceDN w:val="0"/>
      <w:adjustRightInd w:val="0"/>
      <w:ind w:right="18"/>
      <w:textAlignment w:val="baseline"/>
    </w:pPr>
    <w:rPr>
      <w:rFonts w:eastAsia="PMingLiU"/>
    </w:rPr>
  </w:style>
  <w:style w:type="character" w:customStyle="1" w:styleId="MainChar">
    <w:name w:val="Main Char"/>
    <w:link w:val="Main"/>
    <w:locked/>
    <w:rsid w:val="002C4F51"/>
    <w:rPr>
      <w:rFonts w:eastAsia="PMingLiU"/>
      <w:sz w:val="24"/>
      <w:lang w:val="en-GB" w:eastAsia="en-US" w:bidi="ar-SA"/>
    </w:rPr>
  </w:style>
  <w:style w:type="paragraph" w:customStyle="1" w:styleId="Figure">
    <w:name w:val="Figure"/>
    <w:aliases w:val="f"/>
    <w:basedOn w:val="Normal"/>
    <w:link w:val="FigureChar"/>
    <w:rsid w:val="002C4F51"/>
    <w:pPr>
      <w:tabs>
        <w:tab w:val="decimal" w:pos="1080"/>
      </w:tabs>
      <w:overflowPunct w:val="0"/>
      <w:autoSpaceDE w:val="0"/>
      <w:autoSpaceDN w:val="0"/>
      <w:adjustRightInd w:val="0"/>
      <w:textAlignment w:val="baseline"/>
    </w:pPr>
    <w:rPr>
      <w:rFonts w:eastAsia="PMingLiU"/>
    </w:rPr>
  </w:style>
  <w:style w:type="character" w:customStyle="1" w:styleId="FigureChar">
    <w:name w:val="Figure Char"/>
    <w:aliases w:val="f Char"/>
    <w:link w:val="Figure"/>
    <w:rsid w:val="002C4F51"/>
    <w:rPr>
      <w:rFonts w:eastAsia="PMingLiU"/>
      <w:sz w:val="24"/>
      <w:lang w:val="en-GB" w:eastAsia="en-US" w:bidi="ar-SA"/>
    </w:rPr>
  </w:style>
  <w:style w:type="paragraph" w:customStyle="1" w:styleId="StyleTableText">
    <w:name w:val="Style Table Text +"/>
    <w:basedOn w:val="TableText"/>
    <w:rsid w:val="00E31F17"/>
    <w:rPr>
      <w:rFonts w:cs="SimSun"/>
      <w:szCs w:val="20"/>
    </w:rPr>
  </w:style>
  <w:style w:type="paragraph" w:customStyle="1" w:styleId="StyleTableText1">
    <w:name w:val="Style Table Text +1"/>
    <w:basedOn w:val="TableText"/>
    <w:rsid w:val="00E31F17"/>
    <w:rPr>
      <w:rFonts w:cs="SimSun"/>
      <w:szCs w:val="20"/>
    </w:rPr>
  </w:style>
  <w:style w:type="paragraph" w:customStyle="1" w:styleId="Note">
    <w:name w:val="Note"/>
    <w:basedOn w:val="Normal"/>
    <w:rsid w:val="0083768F"/>
    <w:pPr>
      <w:overflowPunct w:val="0"/>
      <w:autoSpaceDE w:val="0"/>
      <w:autoSpaceDN w:val="0"/>
      <w:adjustRightInd w:val="0"/>
      <w:jc w:val="right"/>
      <w:textAlignment w:val="baseline"/>
    </w:pPr>
    <w:rPr>
      <w:rFonts w:eastAsia="PMingLiU"/>
    </w:rPr>
  </w:style>
  <w:style w:type="paragraph" w:customStyle="1" w:styleId="DirectorSign">
    <w:name w:val="Director Sign"/>
    <w:basedOn w:val="Normal"/>
    <w:rsid w:val="00FA2F2B"/>
    <w:pPr>
      <w:tabs>
        <w:tab w:val="left" w:pos="4680"/>
        <w:tab w:val="left" w:pos="5040"/>
        <w:tab w:val="center" w:pos="10800"/>
      </w:tabs>
      <w:overflowPunct w:val="0"/>
      <w:autoSpaceDE w:val="0"/>
      <w:autoSpaceDN w:val="0"/>
      <w:adjustRightInd w:val="0"/>
      <w:ind w:right="18"/>
      <w:textAlignment w:val="baseline"/>
    </w:pPr>
    <w:rPr>
      <w:rFonts w:eastAsia="PMingLiU"/>
    </w:rPr>
  </w:style>
  <w:style w:type="character" w:styleId="FollowedHyperlink">
    <w:name w:val="FollowedHyperlink"/>
    <w:rsid w:val="00E9437D"/>
    <w:rPr>
      <w:color w:val="606420"/>
      <w:u w:val="single"/>
    </w:rPr>
  </w:style>
  <w:style w:type="paragraph" w:customStyle="1" w:styleId="StyleBodyby8ptRight-014">
    <w:name w:val="Style Bodyby + 8 pt Right:  -0.14&quot;"/>
    <w:basedOn w:val="Body"/>
    <w:rsid w:val="009D68D1"/>
    <w:pPr>
      <w:ind w:right="-202"/>
    </w:pPr>
    <w:rPr>
      <w:sz w:val="16"/>
    </w:rPr>
  </w:style>
  <w:style w:type="paragraph" w:customStyle="1" w:styleId="Heading41">
    <w:name w:val="Heading 41"/>
    <w:basedOn w:val="ReportText"/>
    <w:next w:val="ReportText"/>
    <w:rsid w:val="008653CD"/>
    <w:pPr>
      <w:overflowPunct w:val="0"/>
      <w:autoSpaceDE w:val="0"/>
      <w:autoSpaceDN w:val="0"/>
      <w:adjustRightInd w:val="0"/>
      <w:spacing w:line="260" w:lineRule="atLeast"/>
      <w:ind w:left="0" w:hanging="835"/>
      <w:textAlignment w:val="baseline"/>
    </w:pPr>
    <w:rPr>
      <w:rFonts w:eastAsia="PMingLiU"/>
    </w:rPr>
  </w:style>
  <w:style w:type="character" w:customStyle="1" w:styleId="DateChar">
    <w:name w:val="Date Char"/>
    <w:link w:val="Date"/>
    <w:locked/>
    <w:rsid w:val="000B4768"/>
    <w:rPr>
      <w:rFonts w:eastAsia="STKaiti"/>
      <w:sz w:val="24"/>
      <w:lang w:val="en-GB" w:eastAsia="en-US" w:bidi="ar-SA"/>
    </w:rPr>
  </w:style>
  <w:style w:type="paragraph" w:customStyle="1" w:styleId="StyleTableBullets2Right-008">
    <w:name w:val="Style Table Bullets 2 + Right:  -0.08&quot;"/>
    <w:basedOn w:val="TableBullets2"/>
    <w:rsid w:val="00147191"/>
    <w:pPr>
      <w:ind w:right="-115"/>
    </w:pPr>
    <w:rPr>
      <w:szCs w:val="20"/>
    </w:rPr>
  </w:style>
  <w:style w:type="paragraph" w:customStyle="1" w:styleId="StyleTableTextRight005">
    <w:name w:val="Style Table Text + Right:  0.05&quot;"/>
    <w:basedOn w:val="TableText"/>
    <w:rsid w:val="00147191"/>
    <w:pPr>
      <w:ind w:left="173" w:right="72" w:hanging="173"/>
    </w:pPr>
    <w:rPr>
      <w:szCs w:val="20"/>
    </w:rPr>
  </w:style>
  <w:style w:type="paragraph" w:customStyle="1" w:styleId="FigureHead">
    <w:name w:val="FigureHead"/>
    <w:basedOn w:val="Normal"/>
    <w:rsid w:val="005C3608"/>
    <w:pPr>
      <w:overflowPunct w:val="0"/>
      <w:autoSpaceDE w:val="0"/>
      <w:autoSpaceDN w:val="0"/>
      <w:adjustRightInd w:val="0"/>
      <w:ind w:right="180"/>
      <w:jc w:val="right"/>
      <w:textAlignment w:val="baseline"/>
    </w:pPr>
    <w:rPr>
      <w:rFonts w:eastAsia="PMingLiU"/>
      <w:i/>
    </w:rPr>
  </w:style>
  <w:style w:type="paragraph" w:customStyle="1" w:styleId="RunTitleWide">
    <w:name w:val="RunTitleWide"/>
    <w:basedOn w:val="Normal"/>
    <w:rsid w:val="0030726A"/>
    <w:pPr>
      <w:overflowPunct w:val="0"/>
      <w:autoSpaceDE w:val="0"/>
      <w:autoSpaceDN w:val="0"/>
      <w:adjustRightInd w:val="0"/>
      <w:spacing w:line="220" w:lineRule="exact"/>
      <w:jc w:val="right"/>
      <w:textAlignment w:val="baseline"/>
    </w:pPr>
    <w:rPr>
      <w:rFonts w:eastAsia="方正楷体_GBK"/>
      <w:i/>
      <w:sz w:val="18"/>
    </w:rPr>
  </w:style>
  <w:style w:type="character" w:customStyle="1" w:styleId="TableTitleChar">
    <w:name w:val="Table Title Char"/>
    <w:link w:val="TableTitle"/>
    <w:rsid w:val="00801848"/>
    <w:rPr>
      <w:rFonts w:ascii="Arial" w:eastAsia="Microsoft YaHei" w:hAnsi="Arial"/>
      <w:i/>
      <w:sz w:val="22"/>
      <w:szCs w:val="24"/>
      <w:lang w:val="en-GB" w:eastAsia="zh-CN"/>
    </w:rPr>
  </w:style>
  <w:style w:type="character" w:customStyle="1" w:styleId="TableTextChar">
    <w:name w:val="Table Text Char"/>
    <w:link w:val="TableText"/>
    <w:locked/>
    <w:rsid w:val="00476926"/>
    <w:rPr>
      <w:rFonts w:ascii="Arial" w:eastAsia="Microsoft YaHei" w:hAnsi="Arial"/>
      <w:sz w:val="22"/>
      <w:szCs w:val="24"/>
      <w:lang w:val="en-GB" w:eastAsia="zh-CN"/>
    </w:rPr>
  </w:style>
  <w:style w:type="character" w:customStyle="1" w:styleId="BodyTextChar">
    <w:name w:val="Body Text Char"/>
    <w:aliases w:val="Body Text x Char,bt Char,Body Bullet _10 Char, Char Char1, Char Char Char,Char Char,DBody Text Char,CharirHeading 1 Char,Body Text Char Char Char,Char Char Char Char Char,Body Bullet _10 Char Char Char,Char1 Char,Body Text x1 Char Char"/>
    <w:link w:val="BodyText"/>
    <w:rsid w:val="00247825"/>
    <w:rPr>
      <w:rFonts w:ascii="Arial" w:eastAsia="Microsoft YaHei" w:hAnsi="Arial" w:cs="Arial"/>
      <w:sz w:val="22"/>
      <w:szCs w:val="22"/>
      <w:lang w:eastAsia="zh-CN"/>
    </w:rPr>
  </w:style>
  <w:style w:type="paragraph" w:customStyle="1" w:styleId="BodyText1">
    <w:name w:val="Body Text 1"/>
    <w:rsid w:val="00B44C91"/>
    <w:pPr>
      <w:spacing w:before="240"/>
      <w:jc w:val="both"/>
    </w:pPr>
    <w:rPr>
      <w:rFonts w:ascii="Arial" w:eastAsia="Microsoft YaHei" w:hAnsi="Arial"/>
      <w:sz w:val="22"/>
      <w:lang w:eastAsia="en-US"/>
    </w:rPr>
  </w:style>
  <w:style w:type="paragraph" w:styleId="BalloonText">
    <w:name w:val="Balloon Text"/>
    <w:basedOn w:val="Normal"/>
    <w:link w:val="BalloonTextChar"/>
    <w:rsid w:val="0059781D"/>
    <w:rPr>
      <w:rFonts w:ascii="Calibri Light" w:eastAsia="PMingLiU" w:hAnsi="Calibri Light"/>
      <w:sz w:val="18"/>
      <w:szCs w:val="18"/>
    </w:rPr>
  </w:style>
  <w:style w:type="character" w:customStyle="1" w:styleId="BalloonTextChar">
    <w:name w:val="Balloon Text Char"/>
    <w:link w:val="BalloonText"/>
    <w:rsid w:val="0059781D"/>
    <w:rPr>
      <w:rFonts w:ascii="Calibri Light" w:eastAsia="PMingLiU" w:hAnsi="Calibri Light" w:cs="Times New Roman"/>
      <w:sz w:val="18"/>
      <w:szCs w:val="18"/>
      <w:lang w:val="en-GB" w:eastAsia="en-US"/>
    </w:rPr>
  </w:style>
  <w:style w:type="character" w:customStyle="1" w:styleId="CoverDescriptionChar">
    <w:name w:val="Cover Description Char"/>
    <w:link w:val="CoverDescription"/>
    <w:rsid w:val="00176056"/>
    <w:rPr>
      <w:rFonts w:ascii="Arial" w:hAnsi="Arial"/>
      <w:sz w:val="22"/>
      <w:lang w:eastAsia="en-US"/>
    </w:rPr>
  </w:style>
  <w:style w:type="paragraph" w:styleId="Revision">
    <w:name w:val="Revision"/>
    <w:hidden/>
    <w:uiPriority w:val="99"/>
    <w:semiHidden/>
    <w:rsid w:val="00176056"/>
    <w:rPr>
      <w:rFonts w:ascii="Arial" w:eastAsia="Microsoft YaHei" w:hAnsi="Arial"/>
      <w:sz w:val="22"/>
      <w:lang w:eastAsia="en-US"/>
    </w:rPr>
  </w:style>
  <w:style w:type="character" w:customStyle="1" w:styleId="Heading3Char">
    <w:name w:val="Heading 3 Char"/>
    <w:aliases w:val="h3 Char,C Sub-Sub/Italic Char"/>
    <w:link w:val="Heading3"/>
    <w:rsid w:val="00176056"/>
    <w:rPr>
      <w:rFonts w:ascii="Arial" w:eastAsia="Microsoft YaHei" w:hAnsi="Arial"/>
      <w:b/>
      <w:bCs/>
      <w:i/>
      <w:iCs/>
      <w:position w:val="-4"/>
      <w:sz w:val="22"/>
      <w:szCs w:val="26"/>
    </w:rPr>
  </w:style>
  <w:style w:type="character" w:customStyle="1" w:styleId="Heading2Char">
    <w:name w:val="Heading 2 Char"/>
    <w:aliases w:val="h2 Char,B Sub/Bold Char,#Heading 2 Char"/>
    <w:link w:val="Heading2"/>
    <w:locked/>
    <w:rsid w:val="00176056"/>
    <w:rPr>
      <w:rFonts w:ascii="Arial" w:eastAsia="Microsoft YaHei" w:hAnsi="Arial"/>
      <w:b/>
      <w:bCs/>
      <w:iCs/>
      <w:sz w:val="24"/>
      <w:szCs w:val="26"/>
    </w:rPr>
  </w:style>
  <w:style w:type="character" w:customStyle="1" w:styleId="BodyText3Char">
    <w:name w:val="Body Text 3 Char"/>
    <w:link w:val="BodyText3"/>
    <w:rsid w:val="00176056"/>
    <w:rPr>
      <w:rFonts w:ascii="Arial" w:eastAsia="Microsoft YaHei" w:hAnsi="Arial"/>
      <w:sz w:val="22"/>
      <w:szCs w:val="24"/>
    </w:rPr>
  </w:style>
  <w:style w:type="paragraph" w:customStyle="1" w:styleId="Pa20">
    <w:name w:val="Pa20"/>
    <w:basedOn w:val="Normal"/>
    <w:next w:val="Normal"/>
    <w:uiPriority w:val="99"/>
    <w:rsid w:val="00C50293"/>
    <w:pPr>
      <w:autoSpaceDE w:val="0"/>
      <w:autoSpaceDN w:val="0"/>
      <w:adjustRightInd w:val="0"/>
      <w:spacing w:line="191" w:lineRule="atLeast"/>
    </w:pPr>
    <w:rPr>
      <w:rFonts w:ascii="Univers LT Std 45 Light" w:eastAsia="Calibri" w:hAnsi="Univers LT Std 45 Light"/>
      <w:sz w:val="24"/>
      <w:szCs w:val="24"/>
      <w:lang w:val="en-US"/>
    </w:rPr>
  </w:style>
  <w:style w:type="paragraph" w:styleId="Bibliography">
    <w:name w:val="Bibliography"/>
    <w:basedOn w:val="Normal"/>
    <w:next w:val="Normal"/>
    <w:uiPriority w:val="37"/>
    <w:semiHidden/>
    <w:unhideWhenUsed/>
    <w:rsid w:val="00A718C5"/>
  </w:style>
  <w:style w:type="paragraph" w:styleId="BodyTextFirstIndent">
    <w:name w:val="Body Text First Indent"/>
    <w:basedOn w:val="BodyText"/>
    <w:link w:val="BodyTextFirstIndentChar"/>
    <w:rsid w:val="00A718C5"/>
    <w:pPr>
      <w:overflowPunct/>
      <w:spacing w:before="0" w:after="120"/>
      <w:ind w:firstLine="210"/>
    </w:pPr>
    <w:rPr>
      <w:rFonts w:cs="Times New Roman"/>
      <w:szCs w:val="20"/>
      <w:lang w:val="en-GB" w:eastAsia="en-US"/>
    </w:rPr>
  </w:style>
  <w:style w:type="character" w:customStyle="1" w:styleId="BodyTextFirstIndentChar">
    <w:name w:val="Body Text First Indent Char"/>
    <w:link w:val="BodyTextFirstIndent"/>
    <w:rsid w:val="00A718C5"/>
    <w:rPr>
      <w:rFonts w:ascii="Arial" w:eastAsia="Microsoft YaHei" w:hAnsi="Arial" w:cs="Arial"/>
      <w:sz w:val="22"/>
      <w:szCs w:val="22"/>
      <w:lang w:val="en-GB" w:eastAsia="en-US"/>
    </w:rPr>
  </w:style>
  <w:style w:type="paragraph" w:styleId="BodyTextFirstIndent2">
    <w:name w:val="Body Text First Indent 2"/>
    <w:basedOn w:val="BodyTextIndent"/>
    <w:link w:val="BodyTextFirstIndent2Char"/>
    <w:rsid w:val="00A718C5"/>
    <w:pPr>
      <w:spacing w:after="120"/>
      <w:ind w:left="360" w:firstLine="210"/>
    </w:pPr>
    <w:rPr>
      <w:rFonts w:ascii="Arial" w:hAnsi="Arial"/>
      <w:b w:val="0"/>
    </w:rPr>
  </w:style>
  <w:style w:type="character" w:customStyle="1" w:styleId="BodyTextIndentChar">
    <w:name w:val="Body Text Indent Char"/>
    <w:link w:val="BodyTextIndent"/>
    <w:rsid w:val="00A718C5"/>
    <w:rPr>
      <w:rFonts w:ascii="Book Antiqua" w:eastAsia="Microsoft YaHei" w:hAnsi="Book Antiqua"/>
      <w:b/>
      <w:sz w:val="22"/>
      <w:lang w:val="en-GB" w:eastAsia="en-US"/>
    </w:rPr>
  </w:style>
  <w:style w:type="character" w:customStyle="1" w:styleId="BodyTextFirstIndent2Char">
    <w:name w:val="Body Text First Indent 2 Char"/>
    <w:link w:val="BodyTextFirstIndent2"/>
    <w:rsid w:val="00A718C5"/>
    <w:rPr>
      <w:rFonts w:ascii="Arial" w:eastAsia="Microsoft YaHei" w:hAnsi="Arial"/>
      <w:b w:val="0"/>
      <w:sz w:val="22"/>
      <w:lang w:val="en-GB" w:eastAsia="en-US"/>
    </w:rPr>
  </w:style>
  <w:style w:type="paragraph" w:styleId="Closing">
    <w:name w:val="Closing"/>
    <w:basedOn w:val="Normal"/>
    <w:link w:val="ClosingChar"/>
    <w:rsid w:val="00A718C5"/>
    <w:pPr>
      <w:ind w:left="4320"/>
    </w:pPr>
  </w:style>
  <w:style w:type="character" w:customStyle="1" w:styleId="ClosingChar">
    <w:name w:val="Closing Char"/>
    <w:link w:val="Closing"/>
    <w:rsid w:val="00A718C5"/>
    <w:rPr>
      <w:rFonts w:ascii="Arial" w:eastAsia="Microsoft YaHei" w:hAnsi="Arial"/>
      <w:sz w:val="22"/>
      <w:lang w:val="en-GB" w:eastAsia="en-US"/>
    </w:rPr>
  </w:style>
  <w:style w:type="paragraph" w:styleId="CommentSubject">
    <w:name w:val="annotation subject"/>
    <w:basedOn w:val="CommentText"/>
    <w:next w:val="CommentText"/>
    <w:link w:val="CommentSubjectChar"/>
    <w:rsid w:val="00A718C5"/>
    <w:rPr>
      <w:b/>
      <w:bCs/>
    </w:rPr>
  </w:style>
  <w:style w:type="character" w:customStyle="1" w:styleId="CommentTextChar">
    <w:name w:val="Comment Text Char"/>
    <w:link w:val="CommentText"/>
    <w:semiHidden/>
    <w:rsid w:val="00A718C5"/>
    <w:rPr>
      <w:rFonts w:ascii="Arial" w:eastAsia="Microsoft YaHei" w:hAnsi="Arial"/>
      <w:lang w:val="en-GB" w:eastAsia="en-US"/>
    </w:rPr>
  </w:style>
  <w:style w:type="character" w:customStyle="1" w:styleId="CommentSubjectChar">
    <w:name w:val="Comment Subject Char"/>
    <w:link w:val="CommentSubject"/>
    <w:rsid w:val="00A718C5"/>
    <w:rPr>
      <w:rFonts w:ascii="Arial" w:eastAsia="Microsoft YaHei" w:hAnsi="Arial"/>
      <w:b/>
      <w:bCs/>
      <w:lang w:val="en-GB" w:eastAsia="en-US"/>
    </w:rPr>
  </w:style>
  <w:style w:type="paragraph" w:styleId="DocumentMap">
    <w:name w:val="Document Map"/>
    <w:basedOn w:val="Normal"/>
    <w:link w:val="DocumentMapChar"/>
    <w:rsid w:val="00A718C5"/>
    <w:rPr>
      <w:rFonts w:ascii="Segoe UI" w:hAnsi="Segoe UI" w:cs="Segoe UI"/>
      <w:sz w:val="16"/>
      <w:szCs w:val="16"/>
    </w:rPr>
  </w:style>
  <w:style w:type="character" w:customStyle="1" w:styleId="DocumentMapChar">
    <w:name w:val="Document Map Char"/>
    <w:link w:val="DocumentMap"/>
    <w:rsid w:val="00A718C5"/>
    <w:rPr>
      <w:rFonts w:ascii="Segoe UI" w:eastAsia="Microsoft YaHei" w:hAnsi="Segoe UI" w:cs="Segoe UI"/>
      <w:sz w:val="16"/>
      <w:szCs w:val="16"/>
      <w:lang w:val="en-GB" w:eastAsia="en-US"/>
    </w:rPr>
  </w:style>
  <w:style w:type="paragraph" w:styleId="E-mailSignature">
    <w:name w:val="E-mail Signature"/>
    <w:basedOn w:val="Normal"/>
    <w:link w:val="E-mailSignatureChar"/>
    <w:rsid w:val="00A718C5"/>
  </w:style>
  <w:style w:type="character" w:customStyle="1" w:styleId="E-mailSignatureChar">
    <w:name w:val="E-mail Signature Char"/>
    <w:link w:val="E-mailSignature"/>
    <w:rsid w:val="00A718C5"/>
    <w:rPr>
      <w:rFonts w:ascii="Arial" w:eastAsia="Microsoft YaHei" w:hAnsi="Arial"/>
      <w:sz w:val="22"/>
      <w:lang w:val="en-GB" w:eastAsia="en-US"/>
    </w:rPr>
  </w:style>
  <w:style w:type="paragraph" w:styleId="EndnoteText">
    <w:name w:val="endnote text"/>
    <w:basedOn w:val="Normal"/>
    <w:link w:val="EndnoteTextChar"/>
    <w:rsid w:val="00A718C5"/>
    <w:rPr>
      <w:sz w:val="20"/>
    </w:rPr>
  </w:style>
  <w:style w:type="character" w:customStyle="1" w:styleId="EndnoteTextChar">
    <w:name w:val="Endnote Text Char"/>
    <w:link w:val="EndnoteText"/>
    <w:rsid w:val="00A718C5"/>
    <w:rPr>
      <w:rFonts w:ascii="Arial" w:eastAsia="Microsoft YaHei" w:hAnsi="Arial"/>
      <w:lang w:val="en-GB" w:eastAsia="en-US"/>
    </w:rPr>
  </w:style>
  <w:style w:type="paragraph" w:styleId="EnvelopeAddress">
    <w:name w:val="envelope address"/>
    <w:basedOn w:val="Normal"/>
    <w:rsid w:val="00A718C5"/>
    <w:pPr>
      <w:framePr w:w="7920" w:h="1980" w:hRule="exact" w:hSpace="180" w:wrap="auto" w:hAnchor="page" w:xAlign="center" w:yAlign="bottom"/>
      <w:ind w:left="2880"/>
    </w:pPr>
    <w:rPr>
      <w:rFonts w:ascii="Calibri Light" w:eastAsia="PMingLiU" w:hAnsi="Calibri Light"/>
      <w:sz w:val="24"/>
      <w:szCs w:val="24"/>
    </w:rPr>
  </w:style>
  <w:style w:type="paragraph" w:styleId="EnvelopeReturn">
    <w:name w:val="envelope return"/>
    <w:basedOn w:val="Normal"/>
    <w:rsid w:val="00A718C5"/>
    <w:rPr>
      <w:rFonts w:ascii="Calibri Light" w:eastAsia="PMingLiU" w:hAnsi="Calibri Light"/>
      <w:sz w:val="20"/>
    </w:rPr>
  </w:style>
  <w:style w:type="paragraph" w:styleId="FootnoteText">
    <w:name w:val="footnote text"/>
    <w:basedOn w:val="Normal"/>
    <w:link w:val="FootnoteTextChar"/>
    <w:rsid w:val="00A718C5"/>
    <w:rPr>
      <w:sz w:val="20"/>
    </w:rPr>
  </w:style>
  <w:style w:type="character" w:customStyle="1" w:styleId="FootnoteTextChar">
    <w:name w:val="Footnote Text Char"/>
    <w:link w:val="FootnoteText"/>
    <w:rsid w:val="00A718C5"/>
    <w:rPr>
      <w:rFonts w:ascii="Arial" w:eastAsia="Microsoft YaHei" w:hAnsi="Arial"/>
      <w:lang w:val="en-GB" w:eastAsia="en-US"/>
    </w:rPr>
  </w:style>
  <w:style w:type="paragraph" w:styleId="HTMLAddress">
    <w:name w:val="HTML Address"/>
    <w:basedOn w:val="Normal"/>
    <w:link w:val="HTMLAddressChar"/>
    <w:rsid w:val="00A718C5"/>
    <w:rPr>
      <w:i/>
      <w:iCs/>
    </w:rPr>
  </w:style>
  <w:style w:type="character" w:customStyle="1" w:styleId="HTMLAddressChar">
    <w:name w:val="HTML Address Char"/>
    <w:link w:val="HTMLAddress"/>
    <w:rsid w:val="00A718C5"/>
    <w:rPr>
      <w:rFonts w:ascii="Arial" w:eastAsia="Microsoft YaHei" w:hAnsi="Arial"/>
      <w:i/>
      <w:iCs/>
      <w:sz w:val="22"/>
      <w:lang w:val="en-GB" w:eastAsia="en-US"/>
    </w:rPr>
  </w:style>
  <w:style w:type="paragraph" w:styleId="HTMLPreformatted">
    <w:name w:val="HTML Preformatted"/>
    <w:basedOn w:val="Normal"/>
    <w:link w:val="HTMLPreformattedChar"/>
    <w:semiHidden/>
    <w:unhideWhenUsed/>
    <w:rsid w:val="00A718C5"/>
    <w:rPr>
      <w:rFonts w:ascii="Courier New" w:hAnsi="Courier New" w:cs="Courier New"/>
      <w:sz w:val="20"/>
    </w:rPr>
  </w:style>
  <w:style w:type="character" w:customStyle="1" w:styleId="HTMLPreformattedChar">
    <w:name w:val="HTML Preformatted Char"/>
    <w:link w:val="HTMLPreformatted"/>
    <w:semiHidden/>
    <w:rsid w:val="00A718C5"/>
    <w:rPr>
      <w:rFonts w:ascii="Courier New" w:eastAsia="Microsoft YaHei" w:hAnsi="Courier New" w:cs="Courier New"/>
      <w:lang w:val="en-GB" w:eastAsia="en-US"/>
    </w:rPr>
  </w:style>
  <w:style w:type="paragraph" w:styleId="Index1">
    <w:name w:val="index 1"/>
    <w:basedOn w:val="Normal"/>
    <w:next w:val="Normal"/>
    <w:autoRedefine/>
    <w:rsid w:val="00A718C5"/>
    <w:pPr>
      <w:ind w:left="220" w:hanging="220"/>
    </w:pPr>
  </w:style>
  <w:style w:type="paragraph" w:styleId="Index3">
    <w:name w:val="index 3"/>
    <w:basedOn w:val="Normal"/>
    <w:next w:val="Normal"/>
    <w:autoRedefine/>
    <w:rsid w:val="00A718C5"/>
    <w:pPr>
      <w:ind w:left="660" w:hanging="220"/>
    </w:pPr>
  </w:style>
  <w:style w:type="paragraph" w:styleId="Index4">
    <w:name w:val="index 4"/>
    <w:basedOn w:val="Normal"/>
    <w:next w:val="Normal"/>
    <w:autoRedefine/>
    <w:rsid w:val="00A718C5"/>
    <w:pPr>
      <w:ind w:left="880" w:hanging="220"/>
    </w:pPr>
  </w:style>
  <w:style w:type="paragraph" w:styleId="Index5">
    <w:name w:val="index 5"/>
    <w:basedOn w:val="Normal"/>
    <w:next w:val="Normal"/>
    <w:autoRedefine/>
    <w:rsid w:val="00A718C5"/>
    <w:pPr>
      <w:ind w:left="1100" w:hanging="220"/>
    </w:pPr>
  </w:style>
  <w:style w:type="paragraph" w:styleId="Index6">
    <w:name w:val="index 6"/>
    <w:basedOn w:val="Normal"/>
    <w:next w:val="Normal"/>
    <w:autoRedefine/>
    <w:rsid w:val="00A718C5"/>
    <w:pPr>
      <w:ind w:left="1320" w:hanging="220"/>
    </w:pPr>
  </w:style>
  <w:style w:type="paragraph" w:styleId="Index7">
    <w:name w:val="index 7"/>
    <w:basedOn w:val="Normal"/>
    <w:next w:val="Normal"/>
    <w:autoRedefine/>
    <w:rsid w:val="00A718C5"/>
    <w:pPr>
      <w:ind w:left="1540" w:hanging="220"/>
    </w:pPr>
  </w:style>
  <w:style w:type="paragraph" w:styleId="Index8">
    <w:name w:val="index 8"/>
    <w:basedOn w:val="Normal"/>
    <w:next w:val="Normal"/>
    <w:autoRedefine/>
    <w:rsid w:val="00A718C5"/>
    <w:pPr>
      <w:ind w:left="1760" w:hanging="220"/>
    </w:pPr>
  </w:style>
  <w:style w:type="paragraph" w:styleId="Index9">
    <w:name w:val="index 9"/>
    <w:basedOn w:val="Normal"/>
    <w:next w:val="Normal"/>
    <w:autoRedefine/>
    <w:rsid w:val="00A718C5"/>
    <w:pPr>
      <w:ind w:left="1980" w:hanging="220"/>
    </w:pPr>
  </w:style>
  <w:style w:type="paragraph" w:styleId="IndexHeading">
    <w:name w:val="index heading"/>
    <w:basedOn w:val="Normal"/>
    <w:next w:val="Index1"/>
    <w:rsid w:val="00A718C5"/>
    <w:rPr>
      <w:rFonts w:ascii="Calibri Light" w:eastAsia="PMingLiU" w:hAnsi="Calibri Light"/>
      <w:b/>
      <w:bCs/>
    </w:rPr>
  </w:style>
  <w:style w:type="paragraph" w:styleId="IntenseQuote">
    <w:name w:val="Intense Quote"/>
    <w:basedOn w:val="Normal"/>
    <w:next w:val="Normal"/>
    <w:link w:val="IntenseQuoteChar"/>
    <w:uiPriority w:val="30"/>
    <w:qFormat/>
    <w:rsid w:val="00A718C5"/>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link w:val="IntenseQuote"/>
    <w:uiPriority w:val="30"/>
    <w:rsid w:val="00A718C5"/>
    <w:rPr>
      <w:rFonts w:ascii="Arial" w:eastAsia="Microsoft YaHei" w:hAnsi="Arial"/>
      <w:i/>
      <w:iCs/>
      <w:color w:val="5B9BD5"/>
      <w:sz w:val="22"/>
      <w:lang w:val="en-GB" w:eastAsia="en-US"/>
    </w:rPr>
  </w:style>
  <w:style w:type="paragraph" w:styleId="List">
    <w:name w:val="List"/>
    <w:basedOn w:val="Normal"/>
    <w:rsid w:val="00A718C5"/>
    <w:pPr>
      <w:ind w:left="360" w:hanging="360"/>
      <w:contextualSpacing/>
    </w:pPr>
  </w:style>
  <w:style w:type="paragraph" w:styleId="List2">
    <w:name w:val="List 2"/>
    <w:basedOn w:val="Normal"/>
    <w:rsid w:val="00A718C5"/>
    <w:pPr>
      <w:ind w:left="720" w:hanging="360"/>
      <w:contextualSpacing/>
    </w:pPr>
  </w:style>
  <w:style w:type="paragraph" w:styleId="List3">
    <w:name w:val="List 3"/>
    <w:basedOn w:val="Normal"/>
    <w:rsid w:val="00A718C5"/>
    <w:pPr>
      <w:ind w:left="1080" w:hanging="360"/>
      <w:contextualSpacing/>
    </w:pPr>
  </w:style>
  <w:style w:type="paragraph" w:styleId="List4">
    <w:name w:val="List 4"/>
    <w:basedOn w:val="Normal"/>
    <w:rsid w:val="00A718C5"/>
    <w:pPr>
      <w:ind w:left="1440" w:hanging="360"/>
      <w:contextualSpacing/>
    </w:pPr>
  </w:style>
  <w:style w:type="paragraph" w:styleId="List5">
    <w:name w:val="List 5"/>
    <w:basedOn w:val="Normal"/>
    <w:rsid w:val="00A718C5"/>
    <w:pPr>
      <w:ind w:left="1800" w:hanging="360"/>
      <w:contextualSpacing/>
    </w:pPr>
  </w:style>
  <w:style w:type="paragraph" w:styleId="ListBullet">
    <w:name w:val="List Bullet"/>
    <w:basedOn w:val="Normal"/>
    <w:rsid w:val="00A718C5"/>
    <w:pPr>
      <w:numPr>
        <w:numId w:val="13"/>
      </w:numPr>
      <w:contextualSpacing/>
    </w:pPr>
  </w:style>
  <w:style w:type="paragraph" w:styleId="ListBullet3">
    <w:name w:val="List Bullet 3"/>
    <w:basedOn w:val="Normal"/>
    <w:rsid w:val="00A718C5"/>
    <w:pPr>
      <w:numPr>
        <w:numId w:val="14"/>
      </w:numPr>
      <w:contextualSpacing/>
    </w:pPr>
  </w:style>
  <w:style w:type="paragraph" w:styleId="ListBullet4">
    <w:name w:val="List Bullet 4"/>
    <w:basedOn w:val="Normal"/>
    <w:rsid w:val="00A718C5"/>
    <w:pPr>
      <w:numPr>
        <w:numId w:val="15"/>
      </w:numPr>
      <w:contextualSpacing/>
    </w:pPr>
  </w:style>
  <w:style w:type="paragraph" w:styleId="ListBullet5">
    <w:name w:val="List Bullet 5"/>
    <w:basedOn w:val="Normal"/>
    <w:rsid w:val="00A718C5"/>
    <w:pPr>
      <w:numPr>
        <w:numId w:val="12"/>
      </w:numPr>
      <w:contextualSpacing/>
    </w:pPr>
  </w:style>
  <w:style w:type="paragraph" w:styleId="ListContinue">
    <w:name w:val="List Continue"/>
    <w:basedOn w:val="Normal"/>
    <w:rsid w:val="00A718C5"/>
    <w:pPr>
      <w:spacing w:after="120"/>
      <w:ind w:left="360"/>
      <w:contextualSpacing/>
    </w:pPr>
  </w:style>
  <w:style w:type="paragraph" w:styleId="ListContinue2">
    <w:name w:val="List Continue 2"/>
    <w:basedOn w:val="Normal"/>
    <w:rsid w:val="00A718C5"/>
    <w:pPr>
      <w:spacing w:after="120"/>
      <w:ind w:left="720"/>
      <w:contextualSpacing/>
    </w:pPr>
  </w:style>
  <w:style w:type="paragraph" w:styleId="ListContinue3">
    <w:name w:val="List Continue 3"/>
    <w:basedOn w:val="Normal"/>
    <w:rsid w:val="00A718C5"/>
    <w:pPr>
      <w:spacing w:after="120"/>
      <w:ind w:left="1080"/>
      <w:contextualSpacing/>
    </w:pPr>
  </w:style>
  <w:style w:type="paragraph" w:styleId="ListContinue4">
    <w:name w:val="List Continue 4"/>
    <w:basedOn w:val="Normal"/>
    <w:rsid w:val="00A718C5"/>
    <w:pPr>
      <w:spacing w:after="120"/>
      <w:ind w:left="1440"/>
      <w:contextualSpacing/>
    </w:pPr>
  </w:style>
  <w:style w:type="paragraph" w:styleId="ListContinue5">
    <w:name w:val="List Continue 5"/>
    <w:basedOn w:val="Normal"/>
    <w:rsid w:val="00A718C5"/>
    <w:pPr>
      <w:spacing w:after="120"/>
      <w:ind w:left="1800"/>
      <w:contextualSpacing/>
    </w:pPr>
  </w:style>
  <w:style w:type="paragraph" w:styleId="ListNumber">
    <w:name w:val="List Number"/>
    <w:basedOn w:val="Normal"/>
    <w:rsid w:val="00A718C5"/>
    <w:pPr>
      <w:numPr>
        <w:numId w:val="16"/>
      </w:numPr>
      <w:contextualSpacing/>
    </w:pPr>
  </w:style>
  <w:style w:type="paragraph" w:styleId="ListNumber2">
    <w:name w:val="List Number 2"/>
    <w:basedOn w:val="Normal"/>
    <w:rsid w:val="00A718C5"/>
    <w:pPr>
      <w:numPr>
        <w:numId w:val="17"/>
      </w:numPr>
      <w:contextualSpacing/>
    </w:pPr>
  </w:style>
  <w:style w:type="paragraph" w:styleId="ListNumber3">
    <w:name w:val="List Number 3"/>
    <w:basedOn w:val="Normal"/>
    <w:rsid w:val="00A718C5"/>
    <w:pPr>
      <w:numPr>
        <w:numId w:val="18"/>
      </w:numPr>
      <w:contextualSpacing/>
    </w:pPr>
  </w:style>
  <w:style w:type="paragraph" w:styleId="ListNumber4">
    <w:name w:val="List Number 4"/>
    <w:basedOn w:val="Normal"/>
    <w:rsid w:val="00A718C5"/>
    <w:pPr>
      <w:numPr>
        <w:numId w:val="19"/>
      </w:numPr>
      <w:contextualSpacing/>
    </w:pPr>
  </w:style>
  <w:style w:type="paragraph" w:styleId="ListNumber5">
    <w:name w:val="List Number 5"/>
    <w:basedOn w:val="Normal"/>
    <w:rsid w:val="00A718C5"/>
    <w:pPr>
      <w:numPr>
        <w:numId w:val="20"/>
      </w:numPr>
      <w:contextualSpacing/>
    </w:pPr>
  </w:style>
  <w:style w:type="paragraph" w:styleId="ListParagraph">
    <w:name w:val="List Paragraph"/>
    <w:basedOn w:val="Normal"/>
    <w:uiPriority w:val="34"/>
    <w:qFormat/>
    <w:rsid w:val="00A718C5"/>
    <w:pPr>
      <w:ind w:left="720"/>
    </w:pPr>
  </w:style>
  <w:style w:type="paragraph" w:styleId="MacroText">
    <w:name w:val="macro"/>
    <w:link w:val="MacroTextChar"/>
    <w:rsid w:val="00A718C5"/>
    <w:pPr>
      <w:tabs>
        <w:tab w:val="left" w:pos="480"/>
        <w:tab w:val="left" w:pos="960"/>
        <w:tab w:val="left" w:pos="1440"/>
        <w:tab w:val="left" w:pos="1920"/>
        <w:tab w:val="left" w:pos="2400"/>
        <w:tab w:val="left" w:pos="2880"/>
        <w:tab w:val="left" w:pos="3360"/>
        <w:tab w:val="left" w:pos="3840"/>
        <w:tab w:val="left" w:pos="4320"/>
      </w:tabs>
    </w:pPr>
    <w:rPr>
      <w:rFonts w:ascii="Courier New" w:eastAsia="Microsoft YaHei" w:hAnsi="Courier New" w:cs="Courier New"/>
      <w:lang w:eastAsia="en-US"/>
    </w:rPr>
  </w:style>
  <w:style w:type="character" w:customStyle="1" w:styleId="MacroTextChar">
    <w:name w:val="Macro Text Char"/>
    <w:link w:val="MacroText"/>
    <w:rsid w:val="00A718C5"/>
    <w:rPr>
      <w:rFonts w:ascii="Courier New" w:eastAsia="Microsoft YaHei" w:hAnsi="Courier New" w:cs="Courier New"/>
      <w:lang w:val="en-GB" w:eastAsia="en-US"/>
    </w:rPr>
  </w:style>
  <w:style w:type="paragraph" w:styleId="MessageHeader">
    <w:name w:val="Message Header"/>
    <w:basedOn w:val="Normal"/>
    <w:link w:val="MessageHeaderChar"/>
    <w:rsid w:val="00A718C5"/>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PMingLiU" w:hAnsi="Calibri Light"/>
      <w:sz w:val="24"/>
      <w:szCs w:val="24"/>
    </w:rPr>
  </w:style>
  <w:style w:type="character" w:customStyle="1" w:styleId="MessageHeaderChar">
    <w:name w:val="Message Header Char"/>
    <w:link w:val="MessageHeader"/>
    <w:rsid w:val="00A718C5"/>
    <w:rPr>
      <w:rFonts w:ascii="Calibri Light" w:eastAsia="PMingLiU" w:hAnsi="Calibri Light" w:cs="Times New Roman"/>
      <w:sz w:val="24"/>
      <w:szCs w:val="24"/>
      <w:shd w:val="pct20" w:color="auto" w:fill="auto"/>
      <w:lang w:val="en-GB" w:eastAsia="en-US"/>
    </w:rPr>
  </w:style>
  <w:style w:type="paragraph" w:styleId="NoSpacing">
    <w:name w:val="No Spacing"/>
    <w:uiPriority w:val="1"/>
    <w:qFormat/>
    <w:rsid w:val="00A718C5"/>
    <w:rPr>
      <w:rFonts w:ascii="Arial" w:eastAsia="Microsoft YaHei" w:hAnsi="Arial"/>
      <w:sz w:val="22"/>
      <w:lang w:eastAsia="en-US"/>
    </w:rPr>
  </w:style>
  <w:style w:type="paragraph" w:styleId="NormalWeb">
    <w:name w:val="Normal (Web)"/>
    <w:basedOn w:val="Normal"/>
    <w:rsid w:val="00A718C5"/>
    <w:rPr>
      <w:rFonts w:ascii="Times New Roman" w:hAnsi="Times New Roman"/>
      <w:sz w:val="24"/>
      <w:szCs w:val="24"/>
    </w:rPr>
  </w:style>
  <w:style w:type="paragraph" w:styleId="NormalIndent">
    <w:name w:val="Normal Indent"/>
    <w:basedOn w:val="Normal"/>
    <w:rsid w:val="00A718C5"/>
    <w:pPr>
      <w:ind w:left="720"/>
    </w:pPr>
  </w:style>
  <w:style w:type="paragraph" w:styleId="NoteHeading">
    <w:name w:val="Note Heading"/>
    <w:basedOn w:val="Normal"/>
    <w:next w:val="Normal"/>
    <w:link w:val="NoteHeadingChar"/>
    <w:rsid w:val="00A718C5"/>
  </w:style>
  <w:style w:type="character" w:customStyle="1" w:styleId="NoteHeadingChar">
    <w:name w:val="Note Heading Char"/>
    <w:link w:val="NoteHeading"/>
    <w:rsid w:val="00A718C5"/>
    <w:rPr>
      <w:rFonts w:ascii="Arial" w:eastAsia="Microsoft YaHei" w:hAnsi="Arial"/>
      <w:sz w:val="22"/>
      <w:lang w:val="en-GB" w:eastAsia="en-US"/>
    </w:rPr>
  </w:style>
  <w:style w:type="paragraph" w:styleId="PlainText">
    <w:name w:val="Plain Text"/>
    <w:basedOn w:val="Normal"/>
    <w:link w:val="PlainTextChar"/>
    <w:rsid w:val="00A718C5"/>
    <w:rPr>
      <w:rFonts w:ascii="Courier New" w:hAnsi="Courier New" w:cs="Courier New"/>
      <w:sz w:val="20"/>
    </w:rPr>
  </w:style>
  <w:style w:type="character" w:customStyle="1" w:styleId="PlainTextChar">
    <w:name w:val="Plain Text Char"/>
    <w:link w:val="PlainText"/>
    <w:rsid w:val="00A718C5"/>
    <w:rPr>
      <w:rFonts w:ascii="Courier New" w:eastAsia="Microsoft YaHei" w:hAnsi="Courier New" w:cs="Courier New"/>
      <w:lang w:val="en-GB" w:eastAsia="en-US"/>
    </w:rPr>
  </w:style>
  <w:style w:type="paragraph" w:styleId="Quote">
    <w:name w:val="Quote"/>
    <w:basedOn w:val="Normal"/>
    <w:next w:val="Normal"/>
    <w:link w:val="QuoteChar"/>
    <w:uiPriority w:val="29"/>
    <w:qFormat/>
    <w:rsid w:val="00A718C5"/>
    <w:pPr>
      <w:spacing w:before="200" w:after="160"/>
      <w:ind w:left="864" w:right="864"/>
      <w:jc w:val="center"/>
    </w:pPr>
    <w:rPr>
      <w:i/>
      <w:iCs/>
      <w:color w:val="404040"/>
    </w:rPr>
  </w:style>
  <w:style w:type="character" w:customStyle="1" w:styleId="QuoteChar">
    <w:name w:val="Quote Char"/>
    <w:link w:val="Quote"/>
    <w:uiPriority w:val="29"/>
    <w:rsid w:val="00A718C5"/>
    <w:rPr>
      <w:rFonts w:ascii="Arial" w:eastAsia="Microsoft YaHei" w:hAnsi="Arial"/>
      <w:i/>
      <w:iCs/>
      <w:color w:val="404040"/>
      <w:sz w:val="22"/>
      <w:lang w:val="en-GB" w:eastAsia="en-US"/>
    </w:rPr>
  </w:style>
  <w:style w:type="paragraph" w:styleId="Salutation">
    <w:name w:val="Salutation"/>
    <w:basedOn w:val="Normal"/>
    <w:next w:val="Normal"/>
    <w:link w:val="SalutationChar"/>
    <w:rsid w:val="00A718C5"/>
  </w:style>
  <w:style w:type="character" w:customStyle="1" w:styleId="SalutationChar">
    <w:name w:val="Salutation Char"/>
    <w:link w:val="Salutation"/>
    <w:rsid w:val="00A718C5"/>
    <w:rPr>
      <w:rFonts w:ascii="Arial" w:eastAsia="Microsoft YaHei" w:hAnsi="Arial"/>
      <w:sz w:val="22"/>
      <w:lang w:val="en-GB" w:eastAsia="en-US"/>
    </w:rPr>
  </w:style>
  <w:style w:type="paragraph" w:styleId="Signature">
    <w:name w:val="Signature"/>
    <w:basedOn w:val="Normal"/>
    <w:link w:val="SignatureChar"/>
    <w:rsid w:val="00A718C5"/>
    <w:pPr>
      <w:ind w:left="4320"/>
    </w:pPr>
  </w:style>
  <w:style w:type="character" w:customStyle="1" w:styleId="SignatureChar">
    <w:name w:val="Signature Char"/>
    <w:link w:val="Signature"/>
    <w:rsid w:val="00A718C5"/>
    <w:rPr>
      <w:rFonts w:ascii="Arial" w:eastAsia="Microsoft YaHei" w:hAnsi="Arial"/>
      <w:sz w:val="22"/>
      <w:lang w:val="en-GB" w:eastAsia="en-US"/>
    </w:rPr>
  </w:style>
  <w:style w:type="paragraph" w:styleId="Subtitle">
    <w:name w:val="Subtitle"/>
    <w:basedOn w:val="Normal"/>
    <w:next w:val="Normal"/>
    <w:link w:val="SubtitleChar"/>
    <w:qFormat/>
    <w:rsid w:val="00A718C5"/>
    <w:pPr>
      <w:spacing w:after="60"/>
      <w:jc w:val="center"/>
      <w:outlineLvl w:val="1"/>
    </w:pPr>
    <w:rPr>
      <w:rFonts w:ascii="Calibri Light" w:eastAsia="PMingLiU" w:hAnsi="Calibri Light"/>
      <w:sz w:val="24"/>
      <w:szCs w:val="24"/>
    </w:rPr>
  </w:style>
  <w:style w:type="character" w:customStyle="1" w:styleId="SubtitleChar">
    <w:name w:val="Subtitle Char"/>
    <w:link w:val="Subtitle"/>
    <w:rsid w:val="00A718C5"/>
    <w:rPr>
      <w:rFonts w:ascii="Calibri Light" w:eastAsia="PMingLiU" w:hAnsi="Calibri Light" w:cs="Times New Roman"/>
      <w:sz w:val="24"/>
      <w:szCs w:val="24"/>
      <w:lang w:val="en-GB" w:eastAsia="en-US"/>
    </w:rPr>
  </w:style>
  <w:style w:type="paragraph" w:styleId="TableofAuthorities">
    <w:name w:val="table of authorities"/>
    <w:basedOn w:val="Normal"/>
    <w:next w:val="Normal"/>
    <w:rsid w:val="00A718C5"/>
    <w:pPr>
      <w:ind w:left="220" w:hanging="220"/>
    </w:pPr>
  </w:style>
  <w:style w:type="paragraph" w:styleId="Title">
    <w:name w:val="Title"/>
    <w:basedOn w:val="Normal"/>
    <w:next w:val="Normal"/>
    <w:link w:val="TitleChar"/>
    <w:qFormat/>
    <w:rsid w:val="00A718C5"/>
    <w:pPr>
      <w:spacing w:before="240" w:after="60"/>
      <w:jc w:val="center"/>
      <w:outlineLvl w:val="0"/>
    </w:pPr>
    <w:rPr>
      <w:rFonts w:ascii="Calibri Light" w:eastAsia="PMingLiU" w:hAnsi="Calibri Light"/>
      <w:b/>
      <w:bCs/>
      <w:kern w:val="28"/>
      <w:sz w:val="32"/>
      <w:szCs w:val="32"/>
    </w:rPr>
  </w:style>
  <w:style w:type="character" w:customStyle="1" w:styleId="TitleChar">
    <w:name w:val="Title Char"/>
    <w:link w:val="Title"/>
    <w:rsid w:val="00A718C5"/>
    <w:rPr>
      <w:rFonts w:ascii="Calibri Light" w:eastAsia="PMingLiU" w:hAnsi="Calibri Light" w:cs="Times New Roman"/>
      <w:b/>
      <w:bCs/>
      <w:kern w:val="28"/>
      <w:sz w:val="32"/>
      <w:szCs w:val="32"/>
      <w:lang w:val="en-GB" w:eastAsia="en-US"/>
    </w:rPr>
  </w:style>
  <w:style w:type="paragraph" w:styleId="TOAHeading">
    <w:name w:val="toa heading"/>
    <w:basedOn w:val="Normal"/>
    <w:next w:val="Normal"/>
    <w:rsid w:val="00A718C5"/>
    <w:pPr>
      <w:spacing w:before="120"/>
    </w:pPr>
    <w:rPr>
      <w:rFonts w:ascii="Calibri Light" w:eastAsia="PMingLiU" w:hAnsi="Calibri Light"/>
      <w:b/>
      <w:bCs/>
      <w:sz w:val="24"/>
      <w:szCs w:val="24"/>
    </w:rPr>
  </w:style>
  <w:style w:type="paragraph" w:styleId="TOCHeading">
    <w:name w:val="TOC Heading"/>
    <w:basedOn w:val="Heading1"/>
    <w:next w:val="Normal"/>
    <w:uiPriority w:val="39"/>
    <w:semiHidden/>
    <w:unhideWhenUsed/>
    <w:qFormat/>
    <w:rsid w:val="00A718C5"/>
    <w:pPr>
      <w:keepNext/>
      <w:pageBreakBefore w:val="0"/>
      <w:overflowPunct/>
      <w:spacing w:after="60"/>
      <w:outlineLvl w:val="9"/>
    </w:pPr>
    <w:rPr>
      <w:rFonts w:ascii="Calibri Light" w:eastAsia="PMingLiU" w:hAnsi="Calibri Light"/>
      <w:b/>
      <w:iCs w:val="0"/>
      <w:kern w:val="32"/>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971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0567D680447B4D9DF130F298123751" ma:contentTypeVersion="" ma:contentTypeDescription="Create a new document." ma:contentTypeScope="" ma:versionID="d412e031cfdc5816a0c7a61f7ee847d5">
  <xsd:schema xmlns:xsd="http://www.w3.org/2001/XMLSchema" xmlns:xs="http://www.w3.org/2001/XMLSchema" xmlns:p="http://schemas.microsoft.com/office/2006/metadata/properties" xmlns:ns1="http://schemas.microsoft.com/sharepoint/v3" xmlns:ns2="61c59613-fa3d-49ac-a488-29be1c5cd5ec" targetNamespace="http://schemas.microsoft.com/office/2006/metadata/properties" ma:root="true" ma:fieldsID="facab81b0f108df44d0d1ce77558c797" ns1:_="" ns2:_="">
    <xsd:import namespace="http://schemas.microsoft.com/sharepoint/v3"/>
    <xsd:import namespace="61c59613-fa3d-49ac-a488-29be1c5cd5ec"/>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4"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5"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1c59613-fa3d-49ac-a488-29be1c5cd5e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2345-5B4F-45E0-90C1-3F47444ABFB7}">
  <ds:schemaRefs>
    <ds:schemaRef ds:uri="http://schemas.microsoft.com/sharepoint/v3/contenttype/forms"/>
  </ds:schemaRefs>
</ds:datastoreItem>
</file>

<file path=customXml/itemProps2.xml><?xml version="1.0" encoding="utf-8"?>
<ds:datastoreItem xmlns:ds="http://schemas.openxmlformats.org/officeDocument/2006/customXml" ds:itemID="{87EF2105-A6BA-4624-8A5A-F3BD468D2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c59613-fa3d-49ac-a488-29be1c5cd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C5E2FD-DC27-45BA-AF7E-EB505D526333}">
  <ds:schemaRef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metadata/properties"/>
    <ds:schemaRef ds:uri="http://schemas.microsoft.com/office/2006/documentManagement/types"/>
    <ds:schemaRef ds:uri="61c59613-fa3d-49ac-a488-29be1c5cd5ec"/>
    <ds:schemaRef ds:uri="http://schemas.microsoft.com/sharepoint/v3"/>
    <ds:schemaRef ds:uri="http://www.w3.org/XML/1998/namespace"/>
  </ds:schemaRefs>
</ds:datastoreItem>
</file>

<file path=customXml/itemProps4.xml><?xml version="1.0" encoding="utf-8"?>
<ds:datastoreItem xmlns:ds="http://schemas.openxmlformats.org/officeDocument/2006/customXml" ds:itemID="{1EC2AC8C-6F26-437B-9597-CF15B0A97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35</Pages>
  <Words>9330</Words>
  <Characters>56464</Characters>
  <Application>Microsoft Office Word</Application>
  <DocSecurity>0</DocSecurity>
  <Lines>470</Lines>
  <Paragraphs>131</Paragraphs>
  <ScaleCrop>false</ScaleCrop>
  <HeadingPairs>
    <vt:vector size="2" baseType="variant">
      <vt:variant>
        <vt:lpstr>Title</vt:lpstr>
      </vt:variant>
      <vt:variant>
        <vt:i4>1</vt:i4>
      </vt:variant>
    </vt:vector>
  </HeadingPairs>
  <TitlesOfParts>
    <vt:vector size="1" baseType="lpstr">
      <vt:lpstr>P(BLUE)(13 PT)</vt:lpstr>
    </vt:vector>
  </TitlesOfParts>
  <Company>PEAT MARWICK</Company>
  <LinksUpToDate>false</LinksUpToDate>
  <CharactersWithSpaces>65663</CharactersWithSpaces>
  <SharedDoc>false</SharedDoc>
  <HyperlinkBase>ABS</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P(BLUE)(13 PT)</dc:title>
  <dc:creator>Hung, Celia (HK/ACT)</dc:creator>
  <cp:lastModifiedBy>Mak, Brian HL</cp:lastModifiedBy>
  <cp:revision>7</cp:revision>
  <cp:lastPrinted>2021-04-25T10:15:00Z</cp:lastPrinted>
  <dcterms:created xsi:type="dcterms:W3CDTF">2022-06-07T01:50:00Z</dcterms:created>
  <dcterms:modified xsi:type="dcterms:W3CDTF">2022-06-07T02:55:00Z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0x010100560567D680447B4D9DF130F298123751</vt:lpwstr>
  </property>
</Properties>
</file>